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ED774" w14:textId="2945A275" w:rsidR="006816FD" w:rsidRPr="00A0236E" w:rsidRDefault="006816FD" w:rsidP="009C2A9A">
      <w:pPr>
        <w:rPr>
          <w:b/>
          <w:bCs/>
          <w:lang w:val="en-GB"/>
        </w:rPr>
      </w:pPr>
      <w:r w:rsidRPr="00A0236E">
        <w:rPr>
          <w:b/>
          <w:bCs/>
          <w:lang w:val="en-GB"/>
        </w:rPr>
        <w:t>Title</w:t>
      </w:r>
    </w:p>
    <w:p w14:paraId="71044EC1" w14:textId="7D1C3424" w:rsidR="006816FD" w:rsidRDefault="009A507F" w:rsidP="009C2A9A">
      <w:pPr>
        <w:rPr>
          <w:ins w:id="0" w:author="Manuel Steinbauer" w:date="2020-07-16T11:34:00Z"/>
          <w:lang w:val="en-GB"/>
        </w:rPr>
      </w:pPr>
      <w:commentRangeStart w:id="1"/>
      <w:r>
        <w:rPr>
          <w:lang w:val="en-GB"/>
        </w:rPr>
        <w:t xml:space="preserve">Marine </w:t>
      </w:r>
      <w:r w:rsidR="00F41CDD">
        <w:rPr>
          <w:lang w:val="en-GB"/>
        </w:rPr>
        <w:t>origination rates</w:t>
      </w:r>
      <w:r w:rsidR="00D0128F" w:rsidRPr="00A0236E">
        <w:rPr>
          <w:lang w:val="en-GB"/>
        </w:rPr>
        <w:t xml:space="preserve"> linked to interactions of past temperature trends with short-term climate change</w:t>
      </w:r>
      <w:commentRangeEnd w:id="1"/>
      <w:r w:rsidR="00E81F92">
        <w:rPr>
          <w:rStyle w:val="Kommentarzeichen"/>
        </w:rPr>
        <w:commentReference w:id="1"/>
      </w:r>
    </w:p>
    <w:p w14:paraId="6800D757" w14:textId="4DEF35BA" w:rsidR="00E81F92" w:rsidRDefault="00E81F92" w:rsidP="009C2A9A">
      <w:pPr>
        <w:rPr>
          <w:ins w:id="2" w:author="Manuel Steinbauer" w:date="2020-07-16T11:35:00Z"/>
          <w:lang w:val="en-GB"/>
        </w:rPr>
      </w:pPr>
      <w:ins w:id="3" w:author="Manuel Steinbauer" w:date="2020-07-16T11:35:00Z">
        <w:r>
          <w:rPr>
            <w:lang w:val="en-GB"/>
          </w:rPr>
          <w:t xml:space="preserve">Past climate determines if climate change boosts evolutionary dynamics of marine organisms. </w:t>
        </w:r>
      </w:ins>
    </w:p>
    <w:p w14:paraId="3E095160" w14:textId="58A5F2F5" w:rsidR="00E81F92" w:rsidRPr="00A0236E" w:rsidDel="00E81F92" w:rsidRDefault="00E81F92" w:rsidP="009C2A9A">
      <w:pPr>
        <w:rPr>
          <w:del w:id="4" w:author="Manuel Steinbauer" w:date="2020-07-16T11:35:00Z"/>
          <w:lang w:val="en-GB"/>
        </w:rPr>
      </w:pPr>
    </w:p>
    <w:p w14:paraId="14EE6047" w14:textId="7D697942" w:rsidR="00926262" w:rsidRPr="00A0236E" w:rsidRDefault="00926262" w:rsidP="00F83E29">
      <w:pPr>
        <w:tabs>
          <w:tab w:val="left" w:pos="2005"/>
        </w:tabs>
        <w:rPr>
          <w:b/>
          <w:bCs/>
          <w:lang w:val="en-GB"/>
        </w:rPr>
      </w:pPr>
      <w:r w:rsidRPr="00A0236E">
        <w:rPr>
          <w:b/>
          <w:bCs/>
          <w:lang w:val="en-GB"/>
        </w:rPr>
        <w:t>Abstract</w:t>
      </w:r>
      <w:r w:rsidR="00F83E29">
        <w:rPr>
          <w:b/>
          <w:bCs/>
          <w:lang w:val="en-GB"/>
        </w:rPr>
        <w:tab/>
      </w:r>
    </w:p>
    <w:p w14:paraId="797EB5F4" w14:textId="3850AEC4" w:rsidR="00926262" w:rsidRPr="00A0236E" w:rsidRDefault="005A2854" w:rsidP="009C2A9A">
      <w:pPr>
        <w:rPr>
          <w:lang w:val="en-GB"/>
        </w:rPr>
      </w:pPr>
      <w:r w:rsidRPr="00A0236E">
        <w:rPr>
          <w:lang w:val="en-GB"/>
        </w:rPr>
        <w:t xml:space="preserve">Biodiversity </w:t>
      </w:r>
      <w:r w:rsidR="00CE5657">
        <w:rPr>
          <w:lang w:val="en-GB"/>
        </w:rPr>
        <w:t>dynamics are</w:t>
      </w:r>
      <w:r w:rsidRPr="00A0236E">
        <w:rPr>
          <w:lang w:val="en-GB"/>
        </w:rPr>
        <w:t xml:space="preserve"> shaped by </w:t>
      </w:r>
      <w:r w:rsidR="00CE5657">
        <w:rPr>
          <w:lang w:val="en-GB"/>
        </w:rPr>
        <w:t>a complex</w:t>
      </w:r>
      <w:r w:rsidRPr="00A0236E">
        <w:rPr>
          <w:lang w:val="en-GB"/>
        </w:rPr>
        <w:t xml:space="preserve"> interplay </w:t>
      </w:r>
      <w:r w:rsidR="00CE5657">
        <w:rPr>
          <w:lang w:val="en-GB"/>
        </w:rPr>
        <w:t>between current conditions</w:t>
      </w:r>
      <w:r w:rsidRPr="00A0236E">
        <w:rPr>
          <w:lang w:val="en-GB"/>
        </w:rPr>
        <w:t xml:space="preserve"> and </w:t>
      </w:r>
      <w:r w:rsidR="00CE5657">
        <w:rPr>
          <w:lang w:val="en-GB"/>
        </w:rPr>
        <w:t>historic legacy</w:t>
      </w:r>
      <w:r w:rsidRPr="00A0236E">
        <w:rPr>
          <w:lang w:val="en-GB"/>
        </w:rPr>
        <w:t xml:space="preserve">. </w:t>
      </w:r>
      <w:r w:rsidR="00976A3D" w:rsidRPr="00976A3D">
        <w:rPr>
          <w:lang w:val="en-GB"/>
        </w:rPr>
        <w:t xml:space="preserve">While a simple relationship is often used to link evolution with temperature, short-term climate change likely interacts with previous temperature trends when influencing the pace of origination. Such </w:t>
      </w:r>
      <w:proofErr w:type="spellStart"/>
      <w:r w:rsidR="00976A3D" w:rsidRPr="00976A3D">
        <w:rPr>
          <w:lang w:val="en-GB"/>
        </w:rPr>
        <w:t>palaeoclimate</w:t>
      </w:r>
      <w:proofErr w:type="spellEnd"/>
      <w:r w:rsidR="00976A3D" w:rsidRPr="00976A3D">
        <w:rPr>
          <w:lang w:val="en-GB"/>
        </w:rPr>
        <w:t xml:space="preserve"> interactions ha</w:t>
      </w:r>
      <w:r w:rsidR="00976A3D">
        <w:rPr>
          <w:lang w:val="en-GB"/>
        </w:rPr>
        <w:t>ve</w:t>
      </w:r>
      <w:r w:rsidR="00976A3D" w:rsidRPr="00976A3D">
        <w:rPr>
          <w:lang w:val="en-GB"/>
        </w:rPr>
        <w:t xml:space="preserve"> been demonstrated for extinction</w:t>
      </w:r>
      <w:r w:rsidR="00976A3D">
        <w:rPr>
          <w:lang w:val="en-GB"/>
        </w:rPr>
        <w:t xml:space="preserve"> </w:t>
      </w:r>
      <w:r w:rsidR="00976A3D" w:rsidRPr="00976A3D">
        <w:rPr>
          <w:lang w:val="en-GB"/>
        </w:rPr>
        <w:t>risk</w:t>
      </w:r>
      <w:r w:rsidR="00976A3D">
        <w:rPr>
          <w:lang w:val="en-GB"/>
        </w:rPr>
        <w:t xml:space="preserve">, </w:t>
      </w:r>
      <w:r w:rsidR="00976A3D" w:rsidRPr="00976A3D">
        <w:rPr>
          <w:lang w:val="en-GB"/>
        </w:rPr>
        <w:t>but the effect on evolutionary dynamics is untested</w:t>
      </w:r>
      <w:r w:rsidRPr="00A0236E">
        <w:rPr>
          <w:lang w:val="en-GB"/>
        </w:rPr>
        <w:t xml:space="preserve">. </w:t>
      </w:r>
      <w:r w:rsidR="00AD6364" w:rsidRPr="00A0236E">
        <w:rPr>
          <w:lang w:val="en-GB"/>
        </w:rPr>
        <w:t xml:space="preserve">Here we show that origination probability </w:t>
      </w:r>
      <w:r w:rsidR="00CA7533" w:rsidRPr="00A0236E">
        <w:rPr>
          <w:lang w:val="en-GB"/>
        </w:rPr>
        <w:t xml:space="preserve">in marine fossil groups </w:t>
      </w:r>
      <w:r w:rsidR="00AD6364" w:rsidRPr="00A0236E">
        <w:rPr>
          <w:lang w:val="en-GB"/>
        </w:rPr>
        <w:t xml:space="preserve">is largely affected </w:t>
      </w:r>
      <w:r w:rsidRPr="00A0236E">
        <w:rPr>
          <w:lang w:val="en-GB"/>
        </w:rPr>
        <w:t xml:space="preserve">by </w:t>
      </w:r>
      <w:proofErr w:type="spellStart"/>
      <w:r w:rsidRPr="00A0236E">
        <w:rPr>
          <w:lang w:val="en-GB"/>
        </w:rPr>
        <w:t>palaeoclimate</w:t>
      </w:r>
      <w:proofErr w:type="spellEnd"/>
      <w:r w:rsidRPr="00A0236E">
        <w:rPr>
          <w:lang w:val="en-GB"/>
        </w:rPr>
        <w:t xml:space="preserve"> interactions. </w:t>
      </w:r>
      <w:r w:rsidR="00CA7533" w:rsidRPr="00A0236E">
        <w:rPr>
          <w:lang w:val="en-GB"/>
        </w:rPr>
        <w:t xml:space="preserve">Short-term cooling adding to a long-term cooling trend increases the origination probability by 23.7%. This large effect is consistent through time and all studied groups. </w:t>
      </w:r>
      <w:r w:rsidR="00320087" w:rsidRPr="00A0236E">
        <w:rPr>
          <w:lang w:val="en-GB"/>
        </w:rPr>
        <w:t>Our results demonstrate that biodiversity is controlled by a complex array of ecological and evolutionary factors, with mutual interactions.</w:t>
      </w:r>
      <w:r w:rsidR="003C6F52" w:rsidRPr="00A0236E">
        <w:rPr>
          <w:lang w:val="en-GB"/>
        </w:rPr>
        <w:t xml:space="preserve"> </w:t>
      </w:r>
      <w:r w:rsidR="009A507F">
        <w:rPr>
          <w:lang w:val="en-GB"/>
        </w:rPr>
        <w:t>The mechanism</w:t>
      </w:r>
      <w:r w:rsidR="005E1AC2">
        <w:rPr>
          <w:lang w:val="en-GB"/>
        </w:rPr>
        <w:t>s</w:t>
      </w:r>
      <w:r w:rsidR="00034028">
        <w:rPr>
          <w:lang w:val="en-GB"/>
        </w:rPr>
        <w:t xml:space="preserve"> of </w:t>
      </w:r>
      <w:r w:rsidR="00034028" w:rsidRPr="00A0236E">
        <w:rPr>
          <w:lang w:val="en-GB"/>
        </w:rPr>
        <w:t>the detected effect might be manifold</w:t>
      </w:r>
      <w:r w:rsidR="00034028">
        <w:rPr>
          <w:lang w:val="en-GB"/>
        </w:rPr>
        <w:t xml:space="preserve"> </w:t>
      </w:r>
      <w:r w:rsidR="00034028" w:rsidRPr="00A0236E">
        <w:rPr>
          <w:lang w:val="en-GB"/>
        </w:rPr>
        <w:t xml:space="preserve">but are likely connected to eustatic sea level </w:t>
      </w:r>
      <w:r w:rsidR="009A507F">
        <w:rPr>
          <w:lang w:val="en-GB"/>
        </w:rPr>
        <w:t>drop</w:t>
      </w:r>
      <w:r w:rsidR="00034028" w:rsidRPr="00A0236E">
        <w:rPr>
          <w:lang w:val="en-GB"/>
        </w:rPr>
        <w:t xml:space="preserve"> caused by </w:t>
      </w:r>
      <w:r w:rsidR="00034028">
        <w:rPr>
          <w:lang w:val="en-GB"/>
        </w:rPr>
        <w:t xml:space="preserve">cumulative </w:t>
      </w:r>
      <w:r w:rsidR="00034028" w:rsidRPr="00A0236E">
        <w:rPr>
          <w:lang w:val="en-GB"/>
        </w:rPr>
        <w:t>global cooling</w:t>
      </w:r>
      <w:r w:rsidR="00034028">
        <w:rPr>
          <w:lang w:val="en-GB"/>
        </w:rPr>
        <w:t xml:space="preserve">. </w:t>
      </w:r>
      <w:r w:rsidR="00320087" w:rsidRPr="00A0236E">
        <w:rPr>
          <w:lang w:val="en-GB"/>
        </w:rPr>
        <w:t xml:space="preserve">Accounting for </w:t>
      </w:r>
      <w:r w:rsidR="00034028" w:rsidRPr="00A0236E">
        <w:rPr>
          <w:lang w:val="en-GB"/>
        </w:rPr>
        <w:t xml:space="preserve">complex </w:t>
      </w:r>
      <w:r w:rsidR="00320087" w:rsidRPr="00A0236E">
        <w:rPr>
          <w:lang w:val="en-GB"/>
        </w:rPr>
        <w:t>interactions</w:t>
      </w:r>
      <w:r w:rsidR="00D16E88" w:rsidRPr="00A0236E">
        <w:rPr>
          <w:lang w:val="en-GB"/>
        </w:rPr>
        <w:t xml:space="preserve"> using a </w:t>
      </w:r>
      <w:r w:rsidR="00F41CDD">
        <w:rPr>
          <w:lang w:val="en-GB"/>
        </w:rPr>
        <w:t>dynamic</w:t>
      </w:r>
      <w:r w:rsidR="00D16E88" w:rsidRPr="00A0236E">
        <w:rPr>
          <w:lang w:val="en-GB"/>
        </w:rPr>
        <w:t xml:space="preserve"> modelling approach</w:t>
      </w:r>
      <w:r w:rsidR="00320087" w:rsidRPr="00A0236E">
        <w:rPr>
          <w:lang w:val="en-GB"/>
        </w:rPr>
        <w:t xml:space="preserve"> improves existing models and enables a better mechanistic discernment of </w:t>
      </w:r>
      <w:r w:rsidR="00DA3272" w:rsidRPr="00A0236E">
        <w:rPr>
          <w:lang w:val="en-GB"/>
        </w:rPr>
        <w:t xml:space="preserve">processes that </w:t>
      </w:r>
      <w:commentRangeStart w:id="5"/>
      <w:del w:id="6" w:author="Manuel Steinbauer" w:date="2020-07-16T11:39:00Z">
        <w:r w:rsidR="00DA3272" w:rsidRPr="00A0236E" w:rsidDel="00B65D39">
          <w:rPr>
            <w:lang w:val="en-GB"/>
          </w:rPr>
          <w:delText xml:space="preserve">control </w:delText>
        </w:r>
      </w:del>
      <w:ins w:id="7" w:author="Manuel Steinbauer" w:date="2020-07-16T11:39:00Z">
        <w:r w:rsidR="00B65D39">
          <w:rPr>
            <w:lang w:val="en-GB"/>
          </w:rPr>
          <w:t>generate and maintain</w:t>
        </w:r>
        <w:commentRangeEnd w:id="5"/>
        <w:r w:rsidR="00B65D39">
          <w:rPr>
            <w:rStyle w:val="Kommentarzeichen"/>
          </w:rPr>
          <w:commentReference w:id="5"/>
        </w:r>
        <w:r w:rsidR="00B65D39" w:rsidRPr="00A0236E">
          <w:rPr>
            <w:lang w:val="en-GB"/>
          </w:rPr>
          <w:t xml:space="preserve"> </w:t>
        </w:r>
      </w:ins>
      <w:r w:rsidR="00DA3272" w:rsidRPr="00A0236E">
        <w:rPr>
          <w:lang w:val="en-GB"/>
        </w:rPr>
        <w:t>biodiversity</w:t>
      </w:r>
      <w:ins w:id="8" w:author="Manuel Steinbauer" w:date="2020-07-16T11:38:00Z">
        <w:r w:rsidR="00B65D39">
          <w:rPr>
            <w:lang w:val="en-GB"/>
          </w:rPr>
          <w:t xml:space="preserve"> through time</w:t>
        </w:r>
      </w:ins>
      <w:r w:rsidR="00D16E88" w:rsidRPr="00A0236E">
        <w:rPr>
          <w:lang w:val="en-GB"/>
        </w:rPr>
        <w:t xml:space="preserve">. </w:t>
      </w:r>
    </w:p>
    <w:p w14:paraId="51B342BE" w14:textId="5A9B7DA6" w:rsidR="00523CBE" w:rsidRPr="0063555F" w:rsidRDefault="009332E0" w:rsidP="009C2A9A">
      <w:pPr>
        <w:rPr>
          <w:b/>
          <w:bCs/>
          <w:lang w:val="en-GB"/>
        </w:rPr>
      </w:pPr>
      <w:r w:rsidRPr="00A0236E">
        <w:rPr>
          <w:b/>
          <w:bCs/>
          <w:lang w:val="en-GB"/>
        </w:rPr>
        <w:t>Introduction</w:t>
      </w:r>
    </w:p>
    <w:p w14:paraId="57179535" w14:textId="501E77DA" w:rsidR="008E1036" w:rsidRDefault="009C2A9A" w:rsidP="008366CF">
      <w:pPr>
        <w:rPr>
          <w:lang w:val="en-GB"/>
        </w:rPr>
      </w:pPr>
      <w:commentRangeStart w:id="9"/>
      <w:del w:id="10" w:author="Manuel Steinbauer" w:date="2020-07-16T11:40:00Z">
        <w:r w:rsidRPr="00A0236E" w:rsidDel="000E3A32">
          <w:rPr>
            <w:lang w:val="en-GB"/>
          </w:rPr>
          <w:delText xml:space="preserve">Deciphering the relationship between temperature and </w:delText>
        </w:r>
        <w:r w:rsidR="00582584" w:rsidRPr="00A0236E" w:rsidDel="000E3A32">
          <w:rPr>
            <w:lang w:val="en-GB"/>
          </w:rPr>
          <w:delText xml:space="preserve">life on Earth </w:delText>
        </w:r>
        <w:r w:rsidRPr="00A0236E" w:rsidDel="000E3A32">
          <w:rPr>
            <w:lang w:val="en-GB"/>
          </w:rPr>
          <w:delText xml:space="preserve">is a major goal of </w:delText>
        </w:r>
        <w:r w:rsidR="00074CE9" w:rsidRPr="00A0236E" w:rsidDel="000E3A32">
          <w:rPr>
            <w:lang w:val="en-GB"/>
          </w:rPr>
          <w:delText>natur</w:delText>
        </w:r>
        <w:r w:rsidR="00F41CDD" w:rsidDel="000E3A32">
          <w:rPr>
            <w:lang w:val="en-GB"/>
          </w:rPr>
          <w:delText>al</w:delText>
        </w:r>
        <w:r w:rsidR="00074CE9" w:rsidRPr="00A0236E" w:rsidDel="000E3A32">
          <w:rPr>
            <w:lang w:val="en-GB"/>
          </w:rPr>
          <w:delText xml:space="preserve"> </w:delText>
        </w:r>
        <w:r w:rsidRPr="00A0236E" w:rsidDel="000E3A32">
          <w:rPr>
            <w:lang w:val="en-GB"/>
          </w:rPr>
          <w:delText>science</w:delText>
        </w:r>
        <w:r w:rsidR="00074CE9" w:rsidRPr="00A0236E" w:rsidDel="000E3A32">
          <w:rPr>
            <w:lang w:val="en-GB"/>
          </w:rPr>
          <w:delText>s</w:delText>
        </w:r>
        <w:r w:rsidR="00430721" w:rsidDel="000E3A32">
          <w:rPr>
            <w:lang w:val="en-GB"/>
          </w:rPr>
          <w:delText xml:space="preserve"> </w:delText>
        </w:r>
      </w:del>
      <w:customXmlDelRangeStart w:id="11" w:author="Manuel Steinbauer" w:date="2020-07-16T11:40:00Z"/>
      <w:sdt>
        <w:sdtPr>
          <w:rPr>
            <w:lang w:val="en-GB"/>
          </w:rPr>
          <w:alias w:val="Don't edit this field"/>
          <w:tag w:val="CitaviPlaceholder#81640126-e48e-4ee8-b8d0-d418ebc6e65b"/>
          <w:id w:val="-9678592"/>
          <w:placeholder>
            <w:docPart w:val="DefaultPlaceholder_-1854013440"/>
          </w:placeholder>
        </w:sdtPr>
        <w:sdtContent>
          <w:customXmlDelRangeEnd w:id="11"/>
          <w:del w:id="12" w:author="Manuel Steinbauer" w:date="2020-07-16T11:40:00Z">
            <w:r w:rsidR="00430721" w:rsidDel="000E3A32">
              <w:rPr>
                <w:lang w:val="en-GB"/>
              </w:rPr>
              <w:fldChar w:fldCharType="begin"/>
            </w:r>
            <w:r w:rsidR="00C3790B" w:rsidDel="000E3A32">
              <w:rPr>
                <w:lang w:val="en-GB"/>
              </w:rPr>
              <w:delInstrText>ADDIN CitaviPlaceholder{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2MzMyIiwiT3JnYW5pemF0aW9ucyI6W10sIk90aGVyc0ludm9sdmVkIjpbXSwiUGVyaW9kaWNhbCI6eyIkaWQiOiI0Ni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0seyIkaWQiOiI1NS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}</w:delInstrText>
            </w:r>
            <w:r w:rsidR="00430721" w:rsidDel="000E3A32">
              <w:rPr>
                <w:lang w:val="en-GB"/>
              </w:rPr>
              <w:fldChar w:fldCharType="separate"/>
            </w:r>
            <w:r w:rsidR="00C3790B" w:rsidDel="000E3A32">
              <w:rPr>
                <w:lang w:val="en-GB"/>
              </w:rPr>
              <w:delText>(Pecl et al. 2017; Dietl et al. 2015; Humboldt 1808)</w:delText>
            </w:r>
            <w:r w:rsidR="00430721" w:rsidDel="000E3A32">
              <w:rPr>
                <w:lang w:val="en-GB"/>
              </w:rPr>
              <w:fldChar w:fldCharType="end"/>
            </w:r>
          </w:del>
          <w:customXmlDelRangeStart w:id="13" w:author="Manuel Steinbauer" w:date="2020-07-16T11:40:00Z"/>
        </w:sdtContent>
      </w:sdt>
      <w:customXmlDelRangeEnd w:id="13"/>
      <w:del w:id="14" w:author="Manuel Steinbauer" w:date="2020-07-16T11:40:00Z">
        <w:r w:rsidRPr="00A0236E" w:rsidDel="000E3A32">
          <w:rPr>
            <w:lang w:val="en-GB"/>
          </w:rPr>
          <w:delText xml:space="preserve">. </w:delText>
        </w:r>
        <w:r w:rsidR="005E1AC2" w:rsidDel="000E3A32">
          <w:rPr>
            <w:lang w:val="en-GB"/>
          </w:rPr>
          <w:delText>Current n</w:delText>
        </w:r>
        <w:r w:rsidR="0063555F" w:rsidDel="000E3A32">
          <w:rPr>
            <w:lang w:val="en-GB"/>
          </w:rPr>
          <w:delText>eontological studies show</w:delText>
        </w:r>
        <w:r w:rsidR="00523CBE" w:rsidDel="000E3A32">
          <w:rPr>
            <w:lang w:val="en-GB"/>
          </w:rPr>
          <w:delText xml:space="preserve"> that biodiversity </w:delText>
        </w:r>
      </w:del>
      <w:ins w:id="15" w:author="Manuel Steinbauer" w:date="2020-07-16T11:40:00Z">
        <w:r w:rsidR="000E3A32">
          <w:rPr>
            <w:lang w:val="en-GB"/>
          </w:rPr>
          <w:t xml:space="preserve">Biodiversity </w:t>
        </w:r>
        <w:commentRangeEnd w:id="9"/>
        <w:r w:rsidR="000E3A32">
          <w:rPr>
            <w:rStyle w:val="Kommentarzeichen"/>
          </w:rPr>
          <w:commentReference w:id="9"/>
        </w:r>
      </w:ins>
      <w:r w:rsidR="00523CBE">
        <w:rPr>
          <w:lang w:val="en-GB"/>
        </w:rPr>
        <w:t xml:space="preserve">responses to </w:t>
      </w:r>
      <w:r w:rsidR="0063555F">
        <w:rPr>
          <w:lang w:val="en-GB"/>
        </w:rPr>
        <w:t xml:space="preserve">modern </w:t>
      </w:r>
      <w:r w:rsidR="00523CBE">
        <w:rPr>
          <w:lang w:val="en-GB"/>
        </w:rPr>
        <w:t xml:space="preserve">climate change </w:t>
      </w:r>
      <w:del w:id="16" w:author="Manuel Steinbauer" w:date="2020-07-16T11:42:00Z">
        <w:r w:rsidR="00523CBE" w:rsidDel="000E3A32">
          <w:rPr>
            <w:lang w:val="en-GB"/>
          </w:rPr>
          <w:delText>are</w:delText>
        </w:r>
        <w:r w:rsidR="00523CBE" w:rsidRPr="006E4CB5" w:rsidDel="000E3A32">
          <w:rPr>
            <w:lang w:val="en-GB"/>
          </w:rPr>
          <w:delText xml:space="preserve"> </w:delText>
        </w:r>
      </w:del>
      <w:r w:rsidR="00430721">
        <w:rPr>
          <w:lang w:val="en-GB"/>
        </w:rPr>
        <w:t xml:space="preserve">dependent on </w:t>
      </w:r>
      <w:r w:rsidR="008E1036">
        <w:rPr>
          <w:lang w:val="en-GB"/>
        </w:rPr>
        <w:t>past</w:t>
      </w:r>
      <w:r w:rsidR="00CF6F93">
        <w:rPr>
          <w:lang w:val="en-GB"/>
        </w:rPr>
        <w:t xml:space="preserve"> climate </w:t>
      </w:r>
      <w:sdt>
        <w:sdtPr>
          <w:rPr>
            <w:lang w:val="en-GB"/>
          </w:rPr>
          <w:alias w:val="Don't edit this field"/>
          <w:tag w:val="CitaviPlaceholder#55e802a6-fff3-4633-bf60-8280cfeea664"/>
          <w:id w:val="-1386484428"/>
          <w:placeholder>
            <w:docPart w:val="DefaultPlaceholder_-1854013440"/>
          </w:placeholder>
        </w:sdtPr>
        <w:sdtContent>
          <w:r w:rsidR="00523CBE">
            <w:rPr>
              <w:lang w:val="en-GB"/>
            </w:rPr>
            <w:fldChar w:fldCharType="begin"/>
          </w:r>
          <w:r w:rsidR="00C3790B">
            <w:rPr>
              <w:lang w:val="en-GB"/>
            </w:rPr>
            <w:instrText>ADDIN CitaviPlaceholder{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}</w:instrText>
          </w:r>
          <w:r w:rsidR="00523CBE">
            <w:rPr>
              <w:lang w:val="en-GB"/>
            </w:rPr>
            <w:fldChar w:fldCharType="separate"/>
          </w:r>
          <w:r w:rsidR="00C3790B">
            <w:rPr>
              <w:lang w:val="en-GB"/>
            </w:rPr>
            <w:t>(Antão et al. 2020; Svenning et al. 2015)</w:t>
          </w:r>
          <w:r w:rsidR="00523CBE">
            <w:rPr>
              <w:lang w:val="en-GB"/>
            </w:rPr>
            <w:fldChar w:fldCharType="end"/>
          </w:r>
        </w:sdtContent>
      </w:sdt>
      <w:r w:rsidR="00523CBE">
        <w:rPr>
          <w:lang w:val="en-GB"/>
        </w:rPr>
        <w:t xml:space="preserve">. The effect of </w:t>
      </w:r>
      <w:r w:rsidR="008E1036">
        <w:rPr>
          <w:lang w:val="en-GB"/>
        </w:rPr>
        <w:t>past</w:t>
      </w:r>
      <w:r w:rsidR="00523CBE">
        <w:rPr>
          <w:lang w:val="en-GB"/>
        </w:rPr>
        <w:t xml:space="preserve"> climate on evolutionary dynamics in </w:t>
      </w:r>
      <w:r w:rsidR="00AE55D0">
        <w:rPr>
          <w:lang w:val="en-GB"/>
        </w:rPr>
        <w:t>deep time</w:t>
      </w:r>
      <w:r w:rsidR="00523CBE">
        <w:rPr>
          <w:lang w:val="en-GB"/>
        </w:rPr>
        <w:t xml:space="preserve">, however, </w:t>
      </w:r>
      <w:r w:rsidR="00CF6F93">
        <w:rPr>
          <w:lang w:val="en-GB"/>
        </w:rPr>
        <w:t>is</w:t>
      </w:r>
      <w:r w:rsidR="0063555F">
        <w:rPr>
          <w:lang w:val="en-GB"/>
        </w:rPr>
        <w:t xml:space="preserve"> unknown</w:t>
      </w:r>
      <w:r w:rsidR="00EE5E53">
        <w:rPr>
          <w:lang w:val="en-GB"/>
        </w:rPr>
        <w:t xml:space="preserve">. </w:t>
      </w:r>
    </w:p>
    <w:p w14:paraId="2032DED6" w14:textId="0A5EBDA6" w:rsidR="0063555F" w:rsidRDefault="00CF6F93" w:rsidP="008366CF">
      <w:pPr>
        <w:rPr>
          <w:lang w:val="en-GB"/>
        </w:rPr>
      </w:pPr>
      <w:r w:rsidRPr="00A0236E">
        <w:rPr>
          <w:lang w:val="en-GB"/>
        </w:rPr>
        <w:t>Palae</w:t>
      </w:r>
      <w:r w:rsidR="0063555F">
        <w:rPr>
          <w:lang w:val="en-GB"/>
        </w:rPr>
        <w:t>ont</w:t>
      </w:r>
      <w:r w:rsidRPr="00A0236E">
        <w:rPr>
          <w:lang w:val="en-GB"/>
        </w:rPr>
        <w:t xml:space="preserve">ological models generally test first- or second-order relationships between Phanerozoic marine diversity and climate </w:t>
      </w:r>
      <w:sdt>
        <w:sdtPr>
          <w:rPr>
            <w:lang w:val="en-GB"/>
          </w:rPr>
          <w:alias w:val="Don't edit this field"/>
          <w:tag w:val="CitaviPlaceholder#f09230fb-8968-4a24-8937-800491d8eb1b"/>
          <w:id w:val="-1359963401"/>
          <w:placeholder>
            <w:docPart w:val="85C8A4B3408541D7A734E752C377B003"/>
          </w:placeholder>
        </w:sdtPr>
        <w:sdtContent>
          <w:r w:rsidRPr="00A0236E">
            <w:rPr>
              <w:lang w:val="en-GB"/>
            </w:rPr>
            <w:fldChar w:fldCharType="begin"/>
          </w:r>
          <w:r w:rsidR="00C3790B">
            <w:rPr>
              <w:lang w:val="en-GB"/>
            </w:rPr>
            <w:instrText>ADDIN CitaviPlaceholder{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NyIsIkZpcnN0TmFtZSI6IkphbWVzIiwiTGFzdE5hbWUiOiJWYWxlbnRpbmUiLCJNaWRkbGVOYW1lIjoiVy4iLCJQcm90ZWN0ZWQiOmZhbHNlLCJTZXgiOjIsIkNyZWF0ZWRCeSI6Il9HbWF0aCIsIkNyZWF0ZWRPbiI6IjIwMjAtMDMtMDNUMTM6MTk6MjgiLCJNb2RpZmllZEJ5IjoiX0dtYXRoIiwiSWQiOiJmNDY4ZmIxOC05MzM2LTRjYWYtOTg4YS0xMzZjYmQyMDExYzgiLCJNb2RpZmllZE9uIjoiMjAyMC0wMy0wM1QxMzoxOTozMSIsIlByb2plY3QiOnsiJHJlZiI6IjUifX0seyIkaWQiOiI4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OS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i0yNlQxNjo1NzoxMCIsIlByb2plY3QiOnsiJHJlZiI6IjUifX0sIlVzZU51bWJlcmluZ1R5cGVPZlBhcmVudERvY3VtZW50IjpmYWxzZX0seyIkaWQiOiIxMCIsIklkIjoiZTNlZjMyZjYtMDIzYS00YTI0LTg3YzEtODA4NTVlMjRlNjE4IiwiUmFuZ2VTdGFydCI6MTcsIlJhbmdlTGVuZ3RoIjoyMCwiUmVmZXJlbmNlSWQiOiI2NzZkMDNhYi02Nzg3LTRlY2YtYWY5ZC0zZTg0N2QyZjZjOWYiLCJSZWZlcmVuY2UiOnsiJGlkIjoiMTEiLCJBYnN0cmFjdENvbXBsZXhpdHkiOjAsIkFic3RyYWN0U291cmNlVGV4dEZvcm1hdCI6MCwiQXV0aG9ycyI6W3siJGlkIjoiMTI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TM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xNC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xNS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i0yNlQxNjo1NzoxMCIsIlByb2plY3QiOnsiJHJlZiI6IjUifX0sIlVzZU51bWJlcmluZ1R5cGVPZlBhcmVudERvY3VtZW50IjpmYWxzZX0seyIkaWQiOiIxNiIsIklkIjoiNDRjODY4YzMtYWMzMi00YzFlLTg0NmUtY2U5YmM1Yjg0OGI3IiwiUmFuZ2VTdGFydCI6MzcsIlJhbmdlTGVuZ3RoIjoxMiwiUmVmZXJlbmNlSWQiOiJhZWViMTFhNS1lMzg5LTQ5NjMtODViOS1kOTA3MjNmMjExZDAiLCJSZWZlcmVuY2UiOnsiJGlkIjoiMTciLCJBYnN0cmFjdENvbXBsZXhpdHkiOjAsIkFic3RyYWN0U291cmNlVGV4dEZvcm1hdCI6MCwiQXV0aG9ycyI6W3siJGlkIjoiMTg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5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I0IiwiSXNzbiI6IjE3NTItMDkwOCIsIk5hbWUiOiJOYXR1cmUgR2Vvc2NpZW5jZSIsIlBhZ2luYXRpb24iOjAsIlByb3RlY3RlZCI6ZmFsc2UsIkNyZWF0ZWRCeSI6Il9HbWF0aCIsIkNyZWF0ZWRPbiI6IjIwMjAtMDQtMjNUMTQ6NTE6NTIiLCJNb2RpZmllZEJ5IjoiX0dtYXRoIiwiSWQiOiI4NjM4MjdhNy0zOTNkLTQ3ODgtOTBlYy0zZTQ4ODhhZDg2NmYiLCJNb2RpZmllZE9uIjoiMjAyMC0wNC0yM1QxNDo1MTo1NSIsIlByb2plY3QiOnsiJHJlZiI6IjUifX0sIlB1Ymxpc2hlcnMiOl</w:instrText>
          </w:r>
          <w:r w:rsidR="00C3790B" w:rsidRPr="00E81F92">
            <w:rPr>
              <w:lang w:val="da-DK"/>
              <w:rPrChange w:id="17" w:author="Manuel Steinbauer" w:date="2020-07-16T11:32:00Z">
                <w:rPr>
                  <w:lang w:val="en-GB"/>
                </w:rPr>
              </w:rPrChange>
            </w:rPr>
            <w:instrText>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}</w:instrText>
          </w:r>
          <w:r w:rsidRPr="00A0236E">
            <w:rPr>
              <w:lang w:val="en-GB"/>
            </w:rPr>
            <w:fldChar w:fldCharType="separate"/>
          </w:r>
          <w:r w:rsidR="00C3790B" w:rsidRPr="000E3A32">
            <w:rPr>
              <w:lang w:val="en-GB"/>
            </w:rPr>
            <w:t>(</w:t>
          </w:r>
          <w:proofErr w:type="spellStart"/>
          <w:r w:rsidR="00C3790B" w:rsidRPr="000E3A32">
            <w:rPr>
              <w:lang w:val="en-GB"/>
            </w:rPr>
            <w:t>Krug</w:t>
          </w:r>
          <w:proofErr w:type="spellEnd"/>
          <w:r w:rsidR="00C3790B" w:rsidRPr="000E3A32">
            <w:rPr>
              <w:lang w:val="en-GB"/>
            </w:rPr>
            <w:t xml:space="preserve"> et al. 2009; </w:t>
          </w:r>
          <w:proofErr w:type="spellStart"/>
          <w:r w:rsidR="00C3790B" w:rsidRPr="000E3A32">
            <w:rPr>
              <w:lang w:val="en-GB"/>
            </w:rPr>
            <w:t>Mayhew</w:t>
          </w:r>
          <w:proofErr w:type="spellEnd"/>
          <w:r w:rsidR="00C3790B" w:rsidRPr="000E3A32">
            <w:rPr>
              <w:lang w:val="en-GB"/>
            </w:rPr>
            <w:t xml:space="preserve"> et al. 2008; Erwin 2009; </w:t>
          </w:r>
          <w:proofErr w:type="spellStart"/>
          <w:r w:rsidR="00C3790B" w:rsidRPr="000E3A32">
            <w:rPr>
              <w:lang w:val="en-GB"/>
            </w:rPr>
            <w:t>Cárdenas</w:t>
          </w:r>
          <w:proofErr w:type="spellEnd"/>
          <w:r w:rsidR="00C3790B" w:rsidRPr="000E3A32">
            <w:rPr>
              <w:lang w:val="en-GB"/>
            </w:rPr>
            <w:t xml:space="preserve"> und </w:t>
          </w:r>
          <w:proofErr w:type="spellStart"/>
          <w:r w:rsidR="00C3790B" w:rsidRPr="000E3A32">
            <w:rPr>
              <w:lang w:val="en-GB"/>
            </w:rPr>
            <w:t>Harries</w:t>
          </w:r>
          <w:proofErr w:type="spellEnd"/>
          <w:r w:rsidR="00C3790B" w:rsidRPr="000E3A32">
            <w:rPr>
              <w:lang w:val="en-GB"/>
            </w:rPr>
            <w:t xml:space="preserve"> 2010)</w:t>
          </w:r>
          <w:r w:rsidRPr="00A0236E">
            <w:rPr>
              <w:lang w:val="en-GB"/>
            </w:rPr>
            <w:fldChar w:fldCharType="end"/>
          </w:r>
        </w:sdtContent>
      </w:sdt>
      <w:r w:rsidRPr="000E3A32">
        <w:rPr>
          <w:lang w:val="en-GB"/>
        </w:rPr>
        <w:t xml:space="preserve">. </w:t>
      </w:r>
      <w:r w:rsidRPr="00A0236E">
        <w:rPr>
          <w:lang w:val="en-GB"/>
        </w:rPr>
        <w:t>Current analys</w:t>
      </w:r>
      <w:r>
        <w:rPr>
          <w:lang w:val="en-GB"/>
        </w:rPr>
        <w:t>i</w:t>
      </w:r>
      <w:r w:rsidRPr="00A0236E">
        <w:rPr>
          <w:lang w:val="en-GB"/>
        </w:rPr>
        <w:t>s</w:t>
      </w:r>
      <w:r>
        <w:rPr>
          <w:lang w:val="en-GB"/>
        </w:rPr>
        <w:t>, per contra,</w:t>
      </w:r>
      <w:r w:rsidRPr="00A0236E">
        <w:rPr>
          <w:lang w:val="en-GB"/>
        </w:rPr>
        <w:t xml:space="preserve"> show</w:t>
      </w:r>
      <w:r>
        <w:rPr>
          <w:lang w:val="en-GB"/>
        </w:rPr>
        <w:t>s</w:t>
      </w:r>
      <w:r w:rsidRPr="00A0236E">
        <w:rPr>
          <w:lang w:val="en-GB"/>
        </w:rPr>
        <w:t xml:space="preserve"> that fossil biodiversity interacts with temperature by complex cascading effects (</w:t>
      </w:r>
      <w:proofErr w:type="spellStart"/>
      <w:r w:rsidRPr="00A0236E">
        <w:rPr>
          <w:lang w:val="en-GB"/>
        </w:rPr>
        <w:t>Mathes</w:t>
      </w:r>
      <w:proofErr w:type="spellEnd"/>
      <w:r w:rsidRPr="00A0236E">
        <w:rPr>
          <w:lang w:val="en-GB"/>
        </w:rPr>
        <w:t xml:space="preserve"> et al. </w:t>
      </w:r>
      <w:commentRangeStart w:id="18"/>
      <w:r w:rsidRPr="00A0236E">
        <w:rPr>
          <w:lang w:val="en-GB"/>
        </w:rPr>
        <w:t>2020</w:t>
      </w:r>
      <w:del w:id="19" w:author="Manuel Steinbauer" w:date="2020-07-16T11:42:00Z">
        <w:r w:rsidDel="000E3A32">
          <w:rPr>
            <w:lang w:val="en-GB"/>
          </w:rPr>
          <w:delText>, in review</w:delText>
        </w:r>
      </w:del>
      <w:commentRangeEnd w:id="18"/>
      <w:r w:rsidR="000E3A32">
        <w:rPr>
          <w:rStyle w:val="Kommentarzeichen"/>
        </w:rPr>
        <w:commentReference w:id="18"/>
      </w:r>
      <w:r w:rsidRPr="00A0236E">
        <w:rPr>
          <w:lang w:val="en-GB"/>
        </w:rPr>
        <w:t xml:space="preserve">), which could blur general </w:t>
      </w:r>
      <w:r w:rsidR="00DD2AB3" w:rsidRPr="00A0236E">
        <w:rPr>
          <w:lang w:val="en-GB"/>
        </w:rPr>
        <w:t>relationships</w:t>
      </w:r>
      <w:r w:rsidRPr="00A0236E">
        <w:rPr>
          <w:lang w:val="en-GB"/>
        </w:rPr>
        <w:t>. While these interactions of past temperature trends with short-term climate change have shown to be major drivers of extinction events in Earth’s history (</w:t>
      </w:r>
      <w:proofErr w:type="spellStart"/>
      <w:r w:rsidRPr="00A0236E">
        <w:rPr>
          <w:lang w:val="en-GB"/>
        </w:rPr>
        <w:t>Mathes</w:t>
      </w:r>
      <w:proofErr w:type="spellEnd"/>
      <w:r w:rsidRPr="00A0236E">
        <w:rPr>
          <w:lang w:val="en-GB"/>
        </w:rPr>
        <w:t xml:space="preserve"> et al. 2020</w:t>
      </w:r>
      <w:del w:id="20" w:author="Manuel Steinbauer" w:date="2020-07-16T11:43:00Z">
        <w:r w:rsidR="005E1AC2" w:rsidDel="000E3A32">
          <w:rPr>
            <w:lang w:val="en-GB"/>
          </w:rPr>
          <w:delText>, in review</w:delText>
        </w:r>
      </w:del>
      <w:r w:rsidRPr="00A0236E">
        <w:rPr>
          <w:lang w:val="en-GB"/>
        </w:rPr>
        <w:t xml:space="preserve">), their effect on </w:t>
      </w:r>
      <w:del w:id="21" w:author="Manuel Steinbauer" w:date="2020-07-16T11:45:00Z">
        <w:r w:rsidRPr="00A0236E" w:rsidDel="000E3A32">
          <w:rPr>
            <w:lang w:val="en-GB"/>
          </w:rPr>
          <w:delText xml:space="preserve">origination </w:delText>
        </w:r>
      </w:del>
      <w:ins w:id="22" w:author="Manuel Steinbauer" w:date="2020-07-16T11:45:00Z">
        <w:r w:rsidR="000E3A32">
          <w:rPr>
            <w:lang w:val="en-GB"/>
          </w:rPr>
          <w:t>evolutionary dynamics</w:t>
        </w:r>
        <w:r w:rsidR="000E3A32" w:rsidRPr="00A0236E">
          <w:rPr>
            <w:lang w:val="en-GB"/>
          </w:rPr>
          <w:t xml:space="preserve"> </w:t>
        </w:r>
      </w:ins>
      <w:r w:rsidRPr="00A0236E">
        <w:rPr>
          <w:lang w:val="en-GB"/>
        </w:rPr>
        <w:t>is untested.</w:t>
      </w:r>
    </w:p>
    <w:p w14:paraId="2459CA8B" w14:textId="77A9DE41" w:rsidR="00034028" w:rsidRDefault="00FB3023" w:rsidP="008366CF">
      <w:pPr>
        <w:rPr>
          <w:ins w:id="23" w:author="Manuel Steinbauer" w:date="2020-07-16T11:47:00Z"/>
          <w:rFonts w:cs="Times New Roman"/>
          <w:szCs w:val="24"/>
          <w:lang w:val="en-GB"/>
        </w:rPr>
      </w:pPr>
      <w:commentRangeStart w:id="24"/>
      <w:r>
        <w:rPr>
          <w:lang w:val="en-GB"/>
        </w:rPr>
        <w:t xml:space="preserve">Drivers of </w:t>
      </w:r>
      <w:r w:rsidR="00D548B3">
        <w:rPr>
          <w:lang w:val="en-GB"/>
        </w:rPr>
        <w:t xml:space="preserve">extinctions might </w:t>
      </w:r>
      <w:r w:rsidR="003569A1">
        <w:rPr>
          <w:lang w:val="en-GB"/>
        </w:rPr>
        <w:t>not be related to origination rates</w:t>
      </w:r>
      <w:commentRangeEnd w:id="24"/>
      <w:r w:rsidR="000E3A32">
        <w:rPr>
          <w:rStyle w:val="Kommentarzeichen"/>
        </w:rPr>
        <w:commentReference w:id="24"/>
      </w:r>
      <w:r w:rsidR="003569A1">
        <w:rPr>
          <w:lang w:val="en-GB"/>
        </w:rPr>
        <w:t xml:space="preserve">, but </w:t>
      </w:r>
      <w:proofErr w:type="spellStart"/>
      <w:r w:rsidR="005E1AC2">
        <w:rPr>
          <w:lang w:val="en-GB"/>
        </w:rPr>
        <w:t>p</w:t>
      </w:r>
      <w:r w:rsidR="00034028">
        <w:rPr>
          <w:lang w:val="en-GB"/>
        </w:rPr>
        <w:t>alaeoclimate</w:t>
      </w:r>
      <w:proofErr w:type="spellEnd"/>
      <w:r w:rsidR="00034028">
        <w:rPr>
          <w:lang w:val="en-GB"/>
        </w:rPr>
        <w:t xml:space="preserve"> interactions </w:t>
      </w:r>
      <w:r w:rsidR="00427452">
        <w:rPr>
          <w:lang w:val="en-GB"/>
        </w:rPr>
        <w:t>can theoretically</w:t>
      </w:r>
      <w:r w:rsidR="007D5177">
        <w:rPr>
          <w:lang w:val="en-GB"/>
        </w:rPr>
        <w:t xml:space="preserve"> </w:t>
      </w:r>
      <w:r w:rsidR="007D5177" w:rsidRPr="00034028">
        <w:rPr>
          <w:lang w:val="en-GB"/>
        </w:rPr>
        <w:t>initiat</w:t>
      </w:r>
      <w:r w:rsidR="007D5177">
        <w:rPr>
          <w:lang w:val="en-GB"/>
        </w:rPr>
        <w:t>e</w:t>
      </w:r>
      <w:r w:rsidR="007D5177" w:rsidRPr="00034028">
        <w:rPr>
          <w:lang w:val="en-GB"/>
        </w:rPr>
        <w:t xml:space="preserve"> new evolutionary dynamics</w:t>
      </w:r>
      <w:r w:rsidR="00427452">
        <w:rPr>
          <w:lang w:val="en-GB"/>
        </w:rPr>
        <w:t xml:space="preserve"> and hence affect origination rates</w:t>
      </w:r>
      <w:r w:rsidR="007D5177">
        <w:rPr>
          <w:lang w:val="en-GB"/>
        </w:rPr>
        <w:t xml:space="preserve">. </w:t>
      </w:r>
      <w:r w:rsidR="00EE35BA">
        <w:rPr>
          <w:lang w:val="en-GB"/>
        </w:rPr>
        <w:t>If</w:t>
      </w:r>
      <w:r w:rsidR="00034028" w:rsidRPr="00034028">
        <w:rPr>
          <w:lang w:val="en-GB"/>
        </w:rPr>
        <w:t xml:space="preserve"> </w:t>
      </w:r>
      <w:r w:rsidR="007D5177">
        <w:rPr>
          <w:lang w:val="en-GB"/>
        </w:rPr>
        <w:t>short-term climate change adds to a long-term temperature trend in the same direction</w:t>
      </w:r>
      <w:r w:rsidR="00034028" w:rsidRPr="00034028">
        <w:rPr>
          <w:lang w:val="en-GB"/>
        </w:rPr>
        <w:t xml:space="preserve">, species are more likely </w:t>
      </w:r>
      <w:r w:rsidR="00034028" w:rsidRPr="00034028">
        <w:rPr>
          <w:lang w:val="en-GB"/>
        </w:rPr>
        <w:lastRenderedPageBreak/>
        <w:t xml:space="preserve">to </w:t>
      </w:r>
      <w:proofErr w:type="spellStart"/>
      <w:r w:rsidR="00034028" w:rsidRPr="00034028">
        <w:rPr>
          <w:lang w:val="en-GB"/>
        </w:rPr>
        <w:t>lo</w:t>
      </w:r>
      <w:r w:rsidR="005E1AC2">
        <w:rPr>
          <w:lang w:val="en-GB"/>
        </w:rPr>
        <w:t>o</w:t>
      </w:r>
      <w:r w:rsidR="00034028" w:rsidRPr="00034028">
        <w:rPr>
          <w:lang w:val="en-GB"/>
        </w:rPr>
        <w:t>se</w:t>
      </w:r>
      <w:proofErr w:type="spellEnd"/>
      <w:r w:rsidR="00034028" w:rsidRPr="00034028">
        <w:rPr>
          <w:lang w:val="en-GB"/>
        </w:rPr>
        <w:t xml:space="preserve"> adaptations to the climatic situation</w:t>
      </w:r>
      <w:r w:rsidR="007D5177">
        <w:rPr>
          <w:lang w:val="en-GB"/>
        </w:rPr>
        <w:t xml:space="preserve"> due to niche conservatism </w:t>
      </w:r>
      <w:sdt>
        <w:sdtPr>
          <w:rPr>
            <w:rFonts w:cs="Times New Roman"/>
            <w:szCs w:val="24"/>
            <w:lang w:val="en-GB"/>
          </w:rPr>
          <w:alias w:val="Don't edit this field"/>
          <w:tag w:val="CitaviPlaceholder#fe8789f3-c36c-469a-b370-5b9f2da6c252"/>
          <w:id w:val="805356541"/>
          <w:placeholder>
            <w:docPart w:val="8E411E0B6BCC4472BE5401AF5A804FEB"/>
          </w:placeholder>
        </w:sdtPr>
        <w:sdtContent>
          <w:r w:rsidR="007D5177"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YtMjZUMTY6NTc6MTA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YtMjZUMTY6NTc6MTA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2LTI2VDE2OjU3OjEw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ZmU4Nzg5ZjMtYzM2Yy00NjlhLWIzNzAtNWI5ZjJkYTZjMjUyIiwiVGV4dCI6IihXaWVucyB1bmQgR3JhaGFtIDIwMDU7IEhvcGtpbnMgZXQgYWwuIDIwMTQ7IFN0aWdhbGwgMjAxNCkiLCJXQUlWZXJzaW9uIjoiNi4xLjAuMCJ9}</w:instrText>
          </w:r>
          <w:r w:rsidR="007D5177" w:rsidRPr="00A0236E">
            <w:rPr>
              <w:rFonts w:cs="Times New Roman"/>
              <w:szCs w:val="24"/>
              <w:lang w:val="en-GB"/>
            </w:rPr>
            <w:fldChar w:fldCharType="separate"/>
          </w:r>
          <w:r w:rsidR="00C3790B">
            <w:rPr>
              <w:rFonts w:cs="Times New Roman"/>
              <w:szCs w:val="24"/>
              <w:lang w:val="en-GB"/>
            </w:rPr>
            <w:t>(Wiens und Graham 2005; Hopkins et al. 2014; Stigall 2014)</w:t>
          </w:r>
          <w:r w:rsidR="007D5177" w:rsidRPr="00A0236E">
            <w:rPr>
              <w:rFonts w:cs="Times New Roman"/>
              <w:szCs w:val="24"/>
              <w:lang w:val="en-GB"/>
            </w:rPr>
            <w:fldChar w:fldCharType="end"/>
          </w:r>
        </w:sdtContent>
      </w:sdt>
      <w:r w:rsidR="007D5177">
        <w:rPr>
          <w:rFonts w:cs="Times New Roman"/>
          <w:szCs w:val="24"/>
          <w:lang w:val="en-GB"/>
        </w:rPr>
        <w:t xml:space="preserve">. </w:t>
      </w:r>
      <w:r w:rsidR="0017335B">
        <w:rPr>
          <w:rFonts w:cs="Times New Roman"/>
          <w:szCs w:val="24"/>
          <w:lang w:val="en-GB"/>
        </w:rPr>
        <w:t xml:space="preserve">This maladjustment might result in </w:t>
      </w:r>
      <w:r w:rsidR="0079100C">
        <w:rPr>
          <w:rFonts w:cs="Times New Roman"/>
          <w:szCs w:val="24"/>
          <w:lang w:val="en-GB"/>
        </w:rPr>
        <w:t xml:space="preserve">bottleneck </w:t>
      </w:r>
      <w:r w:rsidR="003F2EB3">
        <w:rPr>
          <w:rFonts w:cs="Times New Roman"/>
          <w:szCs w:val="24"/>
          <w:lang w:val="en-GB"/>
        </w:rPr>
        <w:t xml:space="preserve">and subsequent founder </w:t>
      </w:r>
      <w:r w:rsidR="0079100C">
        <w:rPr>
          <w:rFonts w:cs="Times New Roman"/>
          <w:szCs w:val="24"/>
          <w:lang w:val="en-GB"/>
        </w:rPr>
        <w:t>effects</w:t>
      </w:r>
      <w:r w:rsidR="003F2EB3">
        <w:rPr>
          <w:rFonts w:cs="Times New Roman"/>
          <w:szCs w:val="24"/>
          <w:lang w:val="en-GB"/>
        </w:rPr>
        <w:t>, as well as ecological releases</w:t>
      </w:r>
      <w:r w:rsidR="00CC4BE9">
        <w:rPr>
          <w:rFonts w:cs="Times New Roman"/>
          <w:szCs w:val="24"/>
          <w:lang w:val="en-GB"/>
        </w:rPr>
        <w:t xml:space="preserve"> </w:t>
      </w:r>
      <w:sdt>
        <w:sdtPr>
          <w:rPr>
            <w:rFonts w:cs="Times New Roman"/>
            <w:szCs w:val="24"/>
            <w:lang w:val="en-GB"/>
          </w:rPr>
          <w:alias w:val="Don't edit this field"/>
          <w:tag w:val="CitaviPlaceholder#20c997b9-8dca-47f0-b93b-f3ffba0d8170"/>
          <w:id w:val="-1449157032"/>
          <w:placeholder>
            <w:docPart w:val="DefaultPlaceholder_-1854013440"/>
          </w:placeholder>
        </w:sdtPr>
        <w:sdtContent>
          <w:r w:rsidR="00CC4BE9">
            <w:rPr>
              <w:rFonts w:cs="Times New Roman"/>
              <w:szCs w:val="24"/>
              <w:lang w:val="en-GB"/>
            </w:rPr>
            <w:fldChar w:fldCharType="begin"/>
          </w:r>
          <w:r w:rsidR="00C3790B">
            <w:rPr>
              <w:rFonts w:cs="Times New Roman"/>
              <w:szCs w:val="24"/>
              <w:lang w:val="en-GB"/>
            </w:rPr>
            <w:instrText>ADDIN CitaviPlaceholder{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2IiwiT3JnYW5pemF0aW9ucyI6W10sIk90aGVyc0ludm9sdmVkIjpbXSwiUGFnZVJhbmdlIjoiPHNwPlxyXG4gIDxuPjMyNTwvbj5cclxuICA8aW4+dHJ1ZTwvaW4+XHJcbiAgPG9zPjMyNTwvb3M+XHJcbiAgPHBzPjMyNTwvcHM+XHJcbjwvc3A+XHJcbjxlcD5cclxuICA8bj4zMzE8L24+XHJcbiAgPGluPnRydWU8L2luPlxyXG4gIDxvcz4zMzE8L29zPlxyXG4gIDxwcz4zMzE8L3BzPlxyXG48L2VwPlxyXG48b3M+MzI1LTMzMTwvb3M+IiwiUGFnZVJhbmdlTnVtYmVyIjozMjUsIlBhZ2VSYW5nZU51bWJlcmluZ1R5cGUiOiJQYWdlIiwiUGFnZVJhbmdlTnVtZXJhbFN5c3RlbSI6IkFyYWJpYyIsIlBlcmlvZGljYWwiOnsiJGlkIjoiMTA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0MTUiLCJPcmdhbml6YXRpb25zIjpbXSwiT3RoZXJzSW52b2x2ZWQiOltdLCJQYWdlUmFuZ2UiOiI8c3A+XHJcbiAgPG4+MjE3PC9uPlxyXG4gIDxpbj50cnVlPC9pbj5cclxuICA8b3M+MjE3PC9vcz5cclxuICA8cHM+MjE3PC9wcz5cclxuPC9zcD5cclxuPGVwPlxyXG4gIDxuPjIxODwvbj5cclxuICA8aW4+dHJ1ZTwvaW4+XHJcbiAgPG9zPjIxODwvb3M+XHJcbiAgPHBzPjIxODwvcHM+XHJcbjwvZXA+XHJcbjxvcz4yMTctMjE4PC9vcz4iLCJQYWdlUmFuZ2VOdW1iZXIiOjIxNywiUGFnZVJhbmdlTnVtYmVyaW5nVHlwZSI6IlBhZ2UiLCJQYWdlUmFuZ2VOdW1lcmFsU3lzdGVtIjoiQXJhYmljIiwiUGVyaW9kaWNhbCI6eyIkaWQiOiIyM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}</w:instrText>
          </w:r>
          <w:r w:rsidR="00CC4BE9">
            <w:rPr>
              <w:rFonts w:cs="Times New Roman"/>
              <w:szCs w:val="24"/>
              <w:lang w:val="en-GB"/>
            </w:rPr>
            <w:fldChar w:fldCharType="separate"/>
          </w:r>
          <w:r w:rsidR="00C3790B">
            <w:rPr>
              <w:rFonts w:cs="Times New Roman"/>
              <w:szCs w:val="24"/>
              <w:lang w:val="en-GB"/>
            </w:rPr>
            <w:t>(Gilman et al. 2010; Button et al. 2017; Raup 1979)</w:t>
          </w:r>
          <w:r w:rsidR="00CC4BE9">
            <w:rPr>
              <w:rFonts w:cs="Times New Roman"/>
              <w:szCs w:val="24"/>
              <w:lang w:val="en-GB"/>
            </w:rPr>
            <w:fldChar w:fldCharType="end"/>
          </w:r>
        </w:sdtContent>
      </w:sdt>
      <w:r w:rsidR="00CC4BE9">
        <w:rPr>
          <w:rFonts w:cs="Times New Roman"/>
          <w:szCs w:val="24"/>
          <w:lang w:val="en-GB"/>
        </w:rPr>
        <w:t xml:space="preserve">. </w:t>
      </w:r>
      <w:r w:rsidR="008E1036">
        <w:rPr>
          <w:rFonts w:cs="Times New Roman"/>
          <w:szCs w:val="24"/>
          <w:lang w:val="en-GB"/>
        </w:rPr>
        <w:t xml:space="preserve">These ecological effects have been shown to influence </w:t>
      </w:r>
      <w:r w:rsidR="008E1036">
        <w:t>rates of evolution and speciation</w:t>
      </w:r>
      <w:r w:rsidR="00B32D5B">
        <w:t xml:space="preserve"> </w:t>
      </w:r>
      <w:sdt>
        <w:sdtPr>
          <w:alias w:val="Don't edit this field"/>
          <w:tag w:val="CitaviPlaceholder#55af0896-b1bc-4dc4-951c-e90b81df90c3"/>
          <w:id w:val="1748537154"/>
          <w:placeholder>
            <w:docPart w:val="DefaultPlaceholder_-1854013440"/>
          </w:placeholder>
        </w:sdtPr>
        <w:sdtContent>
          <w:r w:rsidR="00B32D5B">
            <w:fldChar w:fldCharType="begin"/>
          </w:r>
          <w:r w:rsidR="00C3790B">
            <w:instrText>ADDIN CitaviPlaceholder{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}</w:instrText>
          </w:r>
          <w:r w:rsidR="00B32D5B">
            <w:fldChar w:fldCharType="separate"/>
          </w:r>
          <w:r w:rsidR="00C3790B">
            <w:t>(</w:t>
          </w:r>
          <w:r w:rsidR="007748C0">
            <w:t xml:space="preserve">e.g. </w:t>
          </w:r>
          <w:r w:rsidR="00C3790B">
            <w:t>Wahl et al. 2002; Templeton 2008)</w:t>
          </w:r>
          <w:r w:rsidR="00B32D5B">
            <w:fldChar w:fldCharType="end"/>
          </w:r>
        </w:sdtContent>
      </w:sdt>
      <w:r w:rsidR="008E1036">
        <w:t>.</w:t>
      </w:r>
      <w:r w:rsidR="008E1036">
        <w:rPr>
          <w:rFonts w:cs="Times New Roman"/>
          <w:szCs w:val="24"/>
          <w:lang w:val="en-GB"/>
        </w:rPr>
        <w:t xml:space="preserve"> </w:t>
      </w:r>
      <w:r w:rsidR="00EE35BA">
        <w:rPr>
          <w:rFonts w:cs="Times New Roman"/>
          <w:szCs w:val="24"/>
          <w:lang w:val="en-GB"/>
        </w:rPr>
        <w:t>We hence expect</w:t>
      </w:r>
      <w:r w:rsidR="00E20EC1">
        <w:rPr>
          <w:rFonts w:cs="Times New Roman"/>
          <w:szCs w:val="24"/>
          <w:lang w:val="en-GB"/>
        </w:rPr>
        <w:t xml:space="preserve"> that</w:t>
      </w:r>
      <w:commentRangeStart w:id="25"/>
      <w:ins w:id="26" w:author="Manuel Steinbauer" w:date="2020-07-16T11:52:00Z">
        <w:r w:rsidR="009E478B" w:rsidRPr="009E478B">
          <w:rPr>
            <w:rFonts w:cs="Times New Roman"/>
            <w:szCs w:val="24"/>
            <w:lang w:val="en-GB"/>
          </w:rPr>
          <w:t xml:space="preserve"> </w:t>
        </w:r>
        <w:r w:rsidR="009E478B">
          <w:rPr>
            <w:rFonts w:cs="Times New Roman"/>
            <w:szCs w:val="24"/>
            <w:lang w:val="en-GB"/>
          </w:rPr>
          <w:t xml:space="preserve">origination processes are stronger influenced by </w:t>
        </w:r>
      </w:ins>
      <w:ins w:id="27" w:author="Manuel Steinbauer" w:date="2020-07-16T11:53:00Z">
        <w:r w:rsidR="009E478B">
          <w:rPr>
            <w:rFonts w:cs="Times New Roman"/>
            <w:szCs w:val="24"/>
            <w:lang w:val="en-GB"/>
          </w:rPr>
          <w:t>temperature</w:t>
        </w:r>
      </w:ins>
      <w:ins w:id="28" w:author="Manuel Steinbauer" w:date="2020-07-16T11:52:00Z">
        <w:r w:rsidR="009E478B">
          <w:rPr>
            <w:rFonts w:cs="Times New Roman"/>
            <w:szCs w:val="24"/>
            <w:lang w:val="en-GB"/>
          </w:rPr>
          <w:t xml:space="preserve"> </w:t>
        </w:r>
      </w:ins>
      <w:ins w:id="29" w:author="Manuel Steinbauer" w:date="2020-07-16T11:53:00Z">
        <w:r w:rsidR="009E478B">
          <w:rPr>
            <w:rFonts w:cs="Times New Roman"/>
            <w:szCs w:val="24"/>
            <w:lang w:val="en-GB"/>
          </w:rPr>
          <w:t>change</w:t>
        </w:r>
      </w:ins>
      <w:ins w:id="30" w:author="Manuel Steinbauer" w:date="2020-07-16T11:52:00Z">
        <w:r w:rsidR="009E478B">
          <w:rPr>
            <w:rFonts w:cs="Times New Roman"/>
            <w:szCs w:val="24"/>
            <w:lang w:val="en-GB"/>
          </w:rPr>
          <w:t xml:space="preserve"> if</w:t>
        </w:r>
      </w:ins>
      <w:r w:rsidR="00EE35BA">
        <w:rPr>
          <w:rFonts w:cs="Times New Roman"/>
          <w:szCs w:val="24"/>
          <w:lang w:val="en-GB"/>
        </w:rPr>
        <w:t xml:space="preserve"> </w:t>
      </w:r>
      <w:ins w:id="31" w:author="Manuel Steinbauer" w:date="2020-07-16T11:53:00Z">
        <w:r w:rsidR="009E478B">
          <w:rPr>
            <w:rFonts w:cs="Times New Roman"/>
            <w:szCs w:val="24"/>
            <w:lang w:val="en-GB"/>
          </w:rPr>
          <w:t xml:space="preserve">the </w:t>
        </w:r>
      </w:ins>
      <w:ins w:id="32" w:author="Manuel Steinbauer" w:date="2020-07-16T11:47:00Z">
        <w:r w:rsidR="00EA37D3" w:rsidRPr="00976A3D">
          <w:rPr>
            <w:lang w:val="en-GB"/>
          </w:rPr>
          <w:t xml:space="preserve">change </w:t>
        </w:r>
      </w:ins>
      <w:ins w:id="33" w:author="Manuel Steinbauer" w:date="2020-07-16T11:49:00Z">
        <w:r w:rsidR="009E478B">
          <w:rPr>
            <w:lang w:val="en-GB"/>
          </w:rPr>
          <w:t>add</w:t>
        </w:r>
      </w:ins>
      <w:ins w:id="34" w:author="Manuel Steinbauer" w:date="2020-07-16T11:53:00Z">
        <w:r w:rsidR="009E478B">
          <w:rPr>
            <w:lang w:val="en-GB"/>
          </w:rPr>
          <w:t>s</w:t>
        </w:r>
      </w:ins>
      <w:ins w:id="35" w:author="Manuel Steinbauer" w:date="2020-07-16T11:49:00Z">
        <w:r w:rsidR="009E478B">
          <w:rPr>
            <w:lang w:val="en-GB"/>
          </w:rPr>
          <w:t xml:space="preserve"> to a </w:t>
        </w:r>
      </w:ins>
      <w:ins w:id="36" w:author="Manuel Steinbauer" w:date="2020-07-16T11:47:00Z">
        <w:r w:rsidR="00EA37D3" w:rsidRPr="00976A3D">
          <w:rPr>
            <w:lang w:val="en-GB"/>
          </w:rPr>
          <w:t>previous temperature trend</w:t>
        </w:r>
      </w:ins>
      <w:ins w:id="37" w:author="Manuel Steinbauer" w:date="2020-07-16T11:49:00Z">
        <w:r w:rsidR="009E478B">
          <w:rPr>
            <w:lang w:val="en-GB"/>
          </w:rPr>
          <w:t xml:space="preserve"> in the same direction</w:t>
        </w:r>
      </w:ins>
      <w:ins w:id="38" w:author="Manuel Steinbauer" w:date="2020-07-16T11:47:00Z">
        <w:r w:rsidR="00EA37D3" w:rsidRPr="00976A3D">
          <w:rPr>
            <w:lang w:val="en-GB"/>
          </w:rPr>
          <w:t xml:space="preserve"> </w:t>
        </w:r>
      </w:ins>
      <w:ins w:id="39" w:author="Manuel Steinbauer" w:date="2020-07-16T11:51:00Z">
        <w:r w:rsidR="009E478B">
          <w:rPr>
            <w:lang w:val="en-GB"/>
          </w:rPr>
          <w:t xml:space="preserve">(e.g. warming following long-term warming) </w:t>
        </w:r>
      </w:ins>
      <w:ins w:id="40" w:author="Manuel Steinbauer" w:date="2020-07-16T11:50:00Z">
        <w:r w:rsidR="009E478B">
          <w:rPr>
            <w:lang w:val="en-GB"/>
          </w:rPr>
          <w:t xml:space="preserve">rather than if the focal change </w:t>
        </w:r>
      </w:ins>
      <w:ins w:id="41" w:author="Manuel Steinbauer" w:date="2020-07-16T11:51:00Z">
        <w:r w:rsidR="009E478B" w:rsidRPr="009E478B">
          <w:rPr>
            <w:lang w:val="en-GB"/>
          </w:rPr>
          <w:t>withdraw</w:t>
        </w:r>
        <w:r w:rsidR="009E478B">
          <w:rPr>
            <w:lang w:val="en-GB"/>
          </w:rPr>
          <w:t xml:space="preserve">s </w:t>
        </w:r>
      </w:ins>
      <w:ins w:id="42" w:author="Manuel Steinbauer" w:date="2020-07-16T11:52:00Z">
        <w:r w:rsidR="009E478B">
          <w:rPr>
            <w:lang w:val="en-GB"/>
          </w:rPr>
          <w:t>previous trends (e.g. warming following cooling)</w:t>
        </w:r>
      </w:ins>
      <w:ins w:id="43" w:author="Manuel Steinbauer" w:date="2020-07-16T11:53:00Z">
        <w:r w:rsidR="009E478B">
          <w:rPr>
            <w:lang w:val="en-GB"/>
          </w:rPr>
          <w:t>.</w:t>
        </w:r>
      </w:ins>
      <w:ins w:id="44" w:author="Manuel Steinbauer" w:date="2020-07-16T11:54:00Z">
        <w:r w:rsidR="009E478B">
          <w:rPr>
            <w:lang w:val="en-GB"/>
          </w:rPr>
          <w:t xml:space="preserve"> We call this interaction</w:t>
        </w:r>
      </w:ins>
      <w:ins w:id="45" w:author="Manuel Steinbauer" w:date="2020-07-16T11:55:00Z">
        <w:r w:rsidR="00176619">
          <w:rPr>
            <w:lang w:val="en-GB"/>
          </w:rPr>
          <w:t xml:space="preserve"> </w:t>
        </w:r>
      </w:ins>
      <w:ins w:id="46" w:author="Manuel Steinbauer" w:date="2020-07-16T11:56:00Z">
        <w:r w:rsidR="00176619">
          <w:rPr>
            <w:lang w:val="en-GB"/>
          </w:rPr>
          <w:t xml:space="preserve">in the effect of </w:t>
        </w:r>
      </w:ins>
      <w:ins w:id="47" w:author="Manuel Steinbauer" w:date="2020-07-16T11:55:00Z">
        <w:r w:rsidR="00176619">
          <w:rPr>
            <w:lang w:val="en-GB"/>
          </w:rPr>
          <w:t>the environment with past env</w:t>
        </w:r>
      </w:ins>
      <w:ins w:id="48" w:author="Manuel Steinbauer" w:date="2020-07-16T11:56:00Z">
        <w:r w:rsidR="00176619">
          <w:rPr>
            <w:lang w:val="en-GB"/>
          </w:rPr>
          <w:t xml:space="preserve">ironmental </w:t>
        </w:r>
      </w:ins>
      <w:ins w:id="49" w:author="Manuel Steinbauer" w:date="2020-07-16T11:55:00Z">
        <w:r w:rsidR="00176619">
          <w:rPr>
            <w:lang w:val="en-GB"/>
          </w:rPr>
          <w:t>dynamics</w:t>
        </w:r>
      </w:ins>
      <w:ins w:id="50" w:author="Manuel Steinbauer" w:date="2020-07-16T11:54:00Z">
        <w:r w:rsidR="009E478B">
          <w:rPr>
            <w:lang w:val="en-GB"/>
          </w:rPr>
          <w:t xml:space="preserve"> </w:t>
        </w:r>
      </w:ins>
      <w:ins w:id="51" w:author="Manuel Steinbauer" w:date="2020-07-16T11:56:00Z">
        <w:r w:rsidR="00176619">
          <w:rPr>
            <w:lang w:val="en-GB"/>
          </w:rPr>
          <w:t>“</w:t>
        </w:r>
      </w:ins>
      <w:proofErr w:type="spellStart"/>
      <w:ins w:id="52" w:author="Manuel Steinbauer" w:date="2020-07-16T11:54:00Z">
        <w:r w:rsidR="009E478B" w:rsidRPr="00A0236E">
          <w:rPr>
            <w:lang w:val="en-GB"/>
          </w:rPr>
          <w:t>palaeoclimate</w:t>
        </w:r>
        <w:proofErr w:type="spellEnd"/>
        <w:r w:rsidR="009E478B" w:rsidRPr="00A0236E">
          <w:rPr>
            <w:lang w:val="en-GB"/>
          </w:rPr>
          <w:t xml:space="preserve"> interaction</w:t>
        </w:r>
      </w:ins>
      <w:ins w:id="53" w:author="Manuel Steinbauer" w:date="2020-07-16T11:56:00Z">
        <w:r w:rsidR="00176619">
          <w:rPr>
            <w:lang w:val="en-GB"/>
          </w:rPr>
          <w:t>”</w:t>
        </w:r>
      </w:ins>
      <w:ins w:id="54" w:author="Manuel Steinbauer" w:date="2020-07-16T11:54:00Z">
        <w:r w:rsidR="009E478B">
          <w:rPr>
            <w:lang w:val="en-GB"/>
          </w:rPr>
          <w:t xml:space="preserve">. </w:t>
        </w:r>
        <w:commentRangeEnd w:id="25"/>
        <w:r w:rsidR="009E478B">
          <w:rPr>
            <w:rStyle w:val="Kommentarzeichen"/>
          </w:rPr>
          <w:commentReference w:id="25"/>
        </w:r>
      </w:ins>
      <w:del w:id="55" w:author="Manuel Steinbauer" w:date="2020-07-16T11:48:00Z">
        <w:r w:rsidR="00EE35BA" w:rsidDel="00EA37D3">
          <w:rPr>
            <w:rFonts w:cs="Times New Roman"/>
            <w:szCs w:val="24"/>
            <w:lang w:val="en-GB"/>
          </w:rPr>
          <w:delText>palae</w:delText>
        </w:r>
        <w:r w:rsidR="00E20EC1" w:rsidDel="00EA37D3">
          <w:rPr>
            <w:rFonts w:cs="Times New Roman"/>
            <w:szCs w:val="24"/>
            <w:lang w:val="en-GB"/>
          </w:rPr>
          <w:delText>o</w:delText>
        </w:r>
        <w:r w:rsidR="00EE35BA" w:rsidDel="00EA37D3">
          <w:rPr>
            <w:rFonts w:cs="Times New Roman"/>
            <w:szCs w:val="24"/>
            <w:lang w:val="en-GB"/>
          </w:rPr>
          <w:delText xml:space="preserve">climate interactions </w:delText>
        </w:r>
      </w:del>
      <w:del w:id="56" w:author="Manuel Steinbauer" w:date="2020-07-16T11:47:00Z">
        <w:r w:rsidR="00E20EC1" w:rsidDel="00EA37D3">
          <w:rPr>
            <w:rFonts w:cs="Times New Roman"/>
            <w:szCs w:val="24"/>
            <w:lang w:val="en-GB"/>
          </w:rPr>
          <w:delText xml:space="preserve">not only </w:delText>
        </w:r>
      </w:del>
      <w:del w:id="57" w:author="Manuel Steinbauer" w:date="2020-07-16T11:53:00Z">
        <w:r w:rsidR="00E20EC1" w:rsidDel="009E478B">
          <w:rPr>
            <w:rFonts w:cs="Times New Roman"/>
            <w:szCs w:val="24"/>
            <w:lang w:val="en-GB"/>
          </w:rPr>
          <w:delText xml:space="preserve">affect </w:delText>
        </w:r>
      </w:del>
      <w:del w:id="58" w:author="Manuel Steinbauer" w:date="2020-07-16T11:47:00Z">
        <w:r w:rsidR="00E20EC1" w:rsidDel="00EA37D3">
          <w:rPr>
            <w:rFonts w:cs="Times New Roman"/>
            <w:szCs w:val="24"/>
            <w:lang w:val="en-GB"/>
          </w:rPr>
          <w:delText xml:space="preserve">extinction dynamics, but also </w:delText>
        </w:r>
      </w:del>
      <w:del w:id="59" w:author="Manuel Steinbauer" w:date="2020-07-16T11:52:00Z">
        <w:r w:rsidR="00E20EC1" w:rsidDel="009E478B">
          <w:rPr>
            <w:rFonts w:cs="Times New Roman"/>
            <w:szCs w:val="24"/>
            <w:lang w:val="en-GB"/>
          </w:rPr>
          <w:delText>origination processes</w:delText>
        </w:r>
      </w:del>
      <w:del w:id="60" w:author="Manuel Steinbauer" w:date="2020-07-16T11:53:00Z">
        <w:r w:rsidR="001C495B" w:rsidDel="009E478B">
          <w:rPr>
            <w:rFonts w:cs="Times New Roman"/>
            <w:szCs w:val="24"/>
            <w:lang w:val="en-GB"/>
          </w:rPr>
          <w:delText xml:space="preserve">. </w:delText>
        </w:r>
      </w:del>
    </w:p>
    <w:p w14:paraId="2A4E0D82" w14:textId="5D59CFE6" w:rsidR="00EA37D3" w:rsidRPr="0063555F" w:rsidDel="00EA37D3" w:rsidRDefault="00EA37D3" w:rsidP="008366CF">
      <w:pPr>
        <w:rPr>
          <w:del w:id="61" w:author="Manuel Steinbauer" w:date="2020-07-16T11:47:00Z"/>
          <w:lang w:val="en-GB"/>
        </w:rPr>
      </w:pPr>
    </w:p>
    <w:p w14:paraId="101DB1D1" w14:textId="3D316F6E" w:rsidR="00552139" w:rsidRPr="00A0236E" w:rsidRDefault="0022046A" w:rsidP="00FD31DE">
      <w:pPr>
        <w:rPr>
          <w:lang w:val="en-GB"/>
        </w:rPr>
      </w:pPr>
      <w:r w:rsidRPr="00A0236E">
        <w:rPr>
          <w:lang w:val="en-GB"/>
        </w:rPr>
        <w:t xml:space="preserve">Here we analyse how global trajectories of </w:t>
      </w:r>
      <w:proofErr w:type="spellStart"/>
      <w:r w:rsidRPr="00A0236E">
        <w:rPr>
          <w:lang w:val="en-GB"/>
        </w:rPr>
        <w:t>palaeoclimate</w:t>
      </w:r>
      <w:proofErr w:type="spellEnd"/>
      <w:r w:rsidRPr="00A0236E">
        <w:rPr>
          <w:lang w:val="en-GB"/>
        </w:rPr>
        <w:t xml:space="preserve"> can affect origination </w:t>
      </w:r>
      <w:r w:rsidR="001C495B">
        <w:rPr>
          <w:lang w:val="en-GB"/>
        </w:rPr>
        <w:t>probabilities</w:t>
      </w:r>
      <w:r w:rsidRPr="00A0236E">
        <w:rPr>
          <w:lang w:val="en-GB"/>
        </w:rPr>
        <w:t xml:space="preserve"> of </w:t>
      </w:r>
      <w:r w:rsidR="00D93EC6">
        <w:rPr>
          <w:lang w:val="en-GB"/>
        </w:rPr>
        <w:t xml:space="preserve">twelve </w:t>
      </w:r>
      <w:r w:rsidRPr="00A0236E">
        <w:rPr>
          <w:lang w:val="en-GB"/>
        </w:rPr>
        <w:t xml:space="preserve">marine fossil </w:t>
      </w:r>
      <w:r w:rsidR="00D93EC6">
        <w:rPr>
          <w:lang w:val="en-GB"/>
        </w:rPr>
        <w:t>phyla</w:t>
      </w:r>
      <w:r w:rsidRPr="00A0236E">
        <w:rPr>
          <w:lang w:val="en-GB"/>
        </w:rPr>
        <w:t xml:space="preserve"> in the last 485 </w:t>
      </w:r>
      <w:proofErr w:type="spellStart"/>
      <w:r w:rsidRPr="00A0236E">
        <w:rPr>
          <w:lang w:val="en-GB"/>
        </w:rPr>
        <w:t>myr</w:t>
      </w:r>
      <w:proofErr w:type="spellEnd"/>
      <w:r w:rsidRPr="00A0236E">
        <w:rPr>
          <w:lang w:val="en-GB"/>
        </w:rPr>
        <w:t>.</w:t>
      </w:r>
      <w:r w:rsidR="005E3961" w:rsidRPr="00A0236E">
        <w:rPr>
          <w:lang w:val="en-GB"/>
        </w:rPr>
        <w:t xml:space="preserve"> </w:t>
      </w:r>
      <w:r w:rsidR="00294503" w:rsidRPr="00A0236E">
        <w:rPr>
          <w:lang w:val="en-GB"/>
        </w:rPr>
        <w:t xml:space="preserve">We use </w:t>
      </w:r>
      <w:proofErr w:type="spellStart"/>
      <w:r w:rsidR="00294503" w:rsidRPr="00A0236E">
        <w:rPr>
          <w:lang w:val="en-GB"/>
        </w:rPr>
        <w:t>palaeoclimate</w:t>
      </w:r>
      <w:proofErr w:type="spellEnd"/>
      <w:r w:rsidR="00294503" w:rsidRPr="00A0236E">
        <w:rPr>
          <w:lang w:val="en-GB"/>
        </w:rPr>
        <w:t xml:space="preserve"> interactions as explanatory variables, which are defined as th</w:t>
      </w:r>
      <w:r w:rsidR="005E3961" w:rsidRPr="00A0236E">
        <w:rPr>
          <w:lang w:val="en-GB"/>
        </w:rPr>
        <w:t>e interaction of short-term climate change with long-term temperature trends.</w:t>
      </w:r>
      <w:r w:rsidR="00294503" w:rsidRPr="00A0236E">
        <w:rPr>
          <w:lang w:val="en-GB"/>
        </w:rPr>
        <w:t xml:space="preserve"> </w:t>
      </w:r>
      <w:r w:rsidR="006C5525" w:rsidRPr="00A0236E">
        <w:rPr>
          <w:lang w:val="en-GB"/>
        </w:rPr>
        <w:t>We</w:t>
      </w:r>
      <w:r w:rsidR="005C040E" w:rsidRPr="00A0236E">
        <w:rPr>
          <w:lang w:val="en-GB"/>
        </w:rPr>
        <w:t xml:space="preserve"> first</w:t>
      </w:r>
      <w:r w:rsidR="00FD31DE" w:rsidRPr="00A0236E">
        <w:rPr>
          <w:lang w:val="en-GB"/>
        </w:rPr>
        <w:t xml:space="preserve"> apply </w:t>
      </w:r>
      <w:r w:rsidR="00427452">
        <w:rPr>
          <w:lang w:val="en-GB"/>
        </w:rPr>
        <w:t xml:space="preserve">regression </w:t>
      </w:r>
      <w:r w:rsidR="00FD31DE" w:rsidRPr="00A0236E">
        <w:rPr>
          <w:lang w:val="en-GB"/>
        </w:rPr>
        <w:t>model</w:t>
      </w:r>
      <w:r w:rsidR="008366CF">
        <w:rPr>
          <w:lang w:val="en-GB"/>
        </w:rPr>
        <w:t xml:space="preserve">s </w:t>
      </w:r>
      <w:r w:rsidR="001C495B">
        <w:rPr>
          <w:lang w:val="en-GB"/>
        </w:rPr>
        <w:t xml:space="preserve">using traditional </w:t>
      </w:r>
      <w:proofErr w:type="spellStart"/>
      <w:r w:rsidR="001C495B">
        <w:rPr>
          <w:lang w:val="en-GB"/>
        </w:rPr>
        <w:t>palaeo</w:t>
      </w:r>
      <w:proofErr w:type="spellEnd"/>
      <w:r w:rsidR="001C495B">
        <w:rPr>
          <w:lang w:val="en-GB"/>
        </w:rPr>
        <w:t xml:space="preserve">-temperature </w:t>
      </w:r>
      <w:r w:rsidR="00AC595C" w:rsidRPr="00AC595C">
        <w:rPr>
          <w:lang w:val="en-GB"/>
        </w:rPr>
        <w:t xml:space="preserve">variables </w:t>
      </w:r>
      <w:r w:rsidR="00FD31DE" w:rsidRPr="00A0236E">
        <w:rPr>
          <w:lang w:val="en-GB"/>
        </w:rPr>
        <w:t xml:space="preserve">to sample-standardized </w:t>
      </w:r>
      <w:r w:rsidR="00FE4665" w:rsidRPr="00A0236E">
        <w:rPr>
          <w:lang w:val="en-GB"/>
        </w:rPr>
        <w:t>fossil data</w:t>
      </w:r>
      <w:r w:rsidR="001C495B">
        <w:rPr>
          <w:lang w:val="en-GB"/>
        </w:rPr>
        <w:t xml:space="preserve">. We then </w:t>
      </w:r>
      <w:r w:rsidR="00FD31DE" w:rsidRPr="00A0236E">
        <w:rPr>
          <w:lang w:val="en-GB"/>
        </w:rPr>
        <w:t>compare performance</w:t>
      </w:r>
      <w:r w:rsidR="0089451A" w:rsidRPr="00A0236E">
        <w:rPr>
          <w:lang w:val="en-GB"/>
        </w:rPr>
        <w:t>s</w:t>
      </w:r>
      <w:r w:rsidR="00FD31DE" w:rsidRPr="00A0236E">
        <w:rPr>
          <w:lang w:val="en-GB"/>
        </w:rPr>
        <w:t xml:space="preserve"> </w:t>
      </w:r>
      <w:r w:rsidR="00AC595C">
        <w:rPr>
          <w:lang w:val="en-GB"/>
        </w:rPr>
        <w:t xml:space="preserve">of these traditional models </w:t>
      </w:r>
      <w:r w:rsidR="00FD31DE" w:rsidRPr="00A0236E">
        <w:rPr>
          <w:lang w:val="en-GB"/>
        </w:rPr>
        <w:t xml:space="preserve">to </w:t>
      </w:r>
      <w:r w:rsidR="008F728D" w:rsidRPr="00A0236E">
        <w:rPr>
          <w:lang w:val="en-GB"/>
        </w:rPr>
        <w:t xml:space="preserve">our </w:t>
      </w:r>
      <w:r w:rsidR="00FD31DE" w:rsidRPr="00A0236E">
        <w:rPr>
          <w:lang w:val="en-GB"/>
        </w:rPr>
        <w:t xml:space="preserve">models including </w:t>
      </w:r>
      <w:proofErr w:type="spellStart"/>
      <w:r w:rsidR="00FD31DE" w:rsidRPr="00A0236E">
        <w:rPr>
          <w:lang w:val="en-GB"/>
        </w:rPr>
        <w:t>pal</w:t>
      </w:r>
      <w:r w:rsidR="0045701D" w:rsidRPr="00A0236E">
        <w:rPr>
          <w:lang w:val="en-GB"/>
        </w:rPr>
        <w:t>a</w:t>
      </w:r>
      <w:r w:rsidR="00FD31DE" w:rsidRPr="00A0236E">
        <w:rPr>
          <w:lang w:val="en-GB"/>
        </w:rPr>
        <w:t>eoclimate</w:t>
      </w:r>
      <w:proofErr w:type="spellEnd"/>
      <w:r w:rsidR="00FD31DE" w:rsidRPr="00A0236E">
        <w:rPr>
          <w:lang w:val="en-GB"/>
        </w:rPr>
        <w:t xml:space="preserve"> interactions</w:t>
      </w:r>
      <w:r w:rsidR="00131151" w:rsidRPr="00A0236E">
        <w:rPr>
          <w:lang w:val="en-GB"/>
        </w:rPr>
        <w:t xml:space="preserve"> within a dynamic modelling framework</w:t>
      </w:r>
      <w:r w:rsidR="00FD31DE" w:rsidRPr="00A0236E">
        <w:rPr>
          <w:lang w:val="en-GB"/>
        </w:rPr>
        <w:t>.</w:t>
      </w:r>
      <w:r w:rsidR="00F90CFE" w:rsidRPr="00A0236E">
        <w:rPr>
          <w:lang w:val="en-GB"/>
        </w:rPr>
        <w:t xml:space="preserve"> Considering</w:t>
      </w:r>
      <w:r w:rsidR="00FC22B6" w:rsidRPr="00A0236E">
        <w:rPr>
          <w:lang w:val="en-GB"/>
        </w:rPr>
        <w:t xml:space="preserve"> </w:t>
      </w:r>
      <w:r w:rsidR="008F728D" w:rsidRPr="00A0236E">
        <w:rPr>
          <w:lang w:val="en-GB"/>
        </w:rPr>
        <w:t xml:space="preserve">the </w:t>
      </w:r>
      <w:r w:rsidR="00F90CFE" w:rsidRPr="00A0236E">
        <w:rPr>
          <w:lang w:val="en-GB"/>
        </w:rPr>
        <w:t xml:space="preserve">general </w:t>
      </w:r>
      <w:r w:rsidR="00FC22B6" w:rsidRPr="00A0236E">
        <w:rPr>
          <w:lang w:val="en-GB"/>
        </w:rPr>
        <w:t>complexity of evolutionary processes</w:t>
      </w:r>
      <w:r w:rsidR="008F728D" w:rsidRPr="00A0236E">
        <w:rPr>
          <w:lang w:val="en-GB"/>
        </w:rPr>
        <w:t xml:space="preserve">, we </w:t>
      </w:r>
      <w:r w:rsidR="005C040E" w:rsidRPr="00A0236E">
        <w:rPr>
          <w:lang w:val="en-GB"/>
        </w:rPr>
        <w:t>hypothesize</w:t>
      </w:r>
      <w:r w:rsidR="008F728D" w:rsidRPr="00A0236E">
        <w:rPr>
          <w:lang w:val="en-GB"/>
        </w:rPr>
        <w:t xml:space="preserve"> that </w:t>
      </w:r>
      <w:r w:rsidR="00F90CFE" w:rsidRPr="00A0236E">
        <w:rPr>
          <w:lang w:val="en-GB"/>
        </w:rPr>
        <w:t>incorporating</w:t>
      </w:r>
      <w:r w:rsidR="008F728D" w:rsidRPr="00A0236E">
        <w:rPr>
          <w:lang w:val="en-GB"/>
        </w:rPr>
        <w:t xml:space="preserve"> dynamic interactions</w:t>
      </w:r>
      <w:r w:rsidR="003245AE">
        <w:rPr>
          <w:lang w:val="en-GB"/>
        </w:rPr>
        <w:t xml:space="preserve"> of </w:t>
      </w:r>
      <w:proofErr w:type="spellStart"/>
      <w:r w:rsidR="003245AE">
        <w:rPr>
          <w:lang w:val="en-GB"/>
        </w:rPr>
        <w:t>palaeo</w:t>
      </w:r>
      <w:proofErr w:type="spellEnd"/>
      <w:r w:rsidR="003245AE">
        <w:rPr>
          <w:lang w:val="en-GB"/>
        </w:rPr>
        <w:t>-temperature estimates</w:t>
      </w:r>
      <w:r w:rsidR="008F728D" w:rsidRPr="00A0236E">
        <w:rPr>
          <w:lang w:val="en-GB"/>
        </w:rPr>
        <w:t xml:space="preserve"> </w:t>
      </w:r>
      <w:r w:rsidR="00F90CFE" w:rsidRPr="00A0236E">
        <w:rPr>
          <w:lang w:val="en-GB"/>
        </w:rPr>
        <w:t xml:space="preserve">can lead to an improved mechanistic understanding of evolutionary patterns. </w:t>
      </w:r>
      <w:r w:rsidR="005C040E" w:rsidRPr="00A0236E">
        <w:rPr>
          <w:lang w:val="en-GB"/>
        </w:rPr>
        <w:t>Second, we</w:t>
      </w:r>
      <w:r w:rsidR="00505AA9" w:rsidRPr="00A0236E">
        <w:rPr>
          <w:lang w:val="en-GB"/>
        </w:rPr>
        <w:t xml:space="preserve"> test whether</w:t>
      </w:r>
      <w:r w:rsidR="008A06BF" w:rsidRPr="00A0236E">
        <w:rPr>
          <w:lang w:val="en-GB"/>
        </w:rPr>
        <w:t xml:space="preserve"> </w:t>
      </w:r>
      <w:r w:rsidR="00EB4BE2" w:rsidRPr="00A0236E">
        <w:rPr>
          <w:lang w:val="en-GB"/>
        </w:rPr>
        <w:t>cumulati</w:t>
      </w:r>
      <w:r w:rsidR="00043FAC" w:rsidRPr="00A0236E">
        <w:rPr>
          <w:lang w:val="en-GB"/>
        </w:rPr>
        <w:t>v</w:t>
      </w:r>
      <w:r w:rsidR="00EB4BE2" w:rsidRPr="00A0236E">
        <w:rPr>
          <w:lang w:val="en-GB"/>
        </w:rPr>
        <w:t xml:space="preserve">e </w:t>
      </w:r>
      <w:proofErr w:type="spellStart"/>
      <w:r w:rsidR="005C040E" w:rsidRPr="00A0236E">
        <w:rPr>
          <w:lang w:val="en-GB"/>
        </w:rPr>
        <w:t>palaeoclimate</w:t>
      </w:r>
      <w:proofErr w:type="spellEnd"/>
      <w:r w:rsidR="005C040E" w:rsidRPr="00A0236E">
        <w:rPr>
          <w:lang w:val="en-GB"/>
        </w:rPr>
        <w:t xml:space="preserve"> interactions </w:t>
      </w:r>
      <w:r w:rsidR="008A06BF" w:rsidRPr="00A0236E">
        <w:rPr>
          <w:lang w:val="en-GB"/>
        </w:rPr>
        <w:t>increase the origination probability of fossil taxa</w:t>
      </w:r>
      <w:r w:rsidR="00F90CFE" w:rsidRPr="00A0236E">
        <w:rPr>
          <w:lang w:val="en-GB"/>
        </w:rPr>
        <w:t xml:space="preserve">, </w:t>
      </w:r>
      <w:bookmarkStart w:id="62" w:name="_Hlk38637451"/>
      <w:r w:rsidR="00505AA9" w:rsidRPr="00A0236E">
        <w:rPr>
          <w:lang w:val="en-GB"/>
        </w:rPr>
        <w:t xml:space="preserve">which might explain the perceived ambiguity of existing studies on the relationship of temperature and biodiversity in </w:t>
      </w:r>
      <w:r w:rsidR="00A0236E" w:rsidRPr="00A0236E">
        <w:rPr>
          <w:lang w:val="en-GB"/>
        </w:rPr>
        <w:t>Earth’s</w:t>
      </w:r>
      <w:r w:rsidR="00505AA9" w:rsidRPr="00A0236E">
        <w:rPr>
          <w:lang w:val="en-GB"/>
        </w:rPr>
        <w:t xml:space="preserve"> history</w:t>
      </w:r>
      <w:bookmarkEnd w:id="62"/>
      <w:r w:rsidR="00505AA9" w:rsidRPr="00A0236E">
        <w:rPr>
          <w:lang w:val="en-GB"/>
        </w:rPr>
        <w:t>.</w:t>
      </w:r>
    </w:p>
    <w:p w14:paraId="4CB8FA63" w14:textId="40DA2744" w:rsidR="009332E0" w:rsidRPr="00A0236E" w:rsidRDefault="009332E0" w:rsidP="00FD31DE">
      <w:pPr>
        <w:rPr>
          <w:b/>
          <w:bCs/>
          <w:lang w:val="en-GB"/>
        </w:rPr>
      </w:pPr>
      <w:r w:rsidRPr="00A0236E">
        <w:rPr>
          <w:b/>
          <w:bCs/>
          <w:lang w:val="en-GB"/>
        </w:rPr>
        <w:t>Results</w:t>
      </w:r>
    </w:p>
    <w:p w14:paraId="0C212463" w14:textId="42B40C94" w:rsidR="00BB0CA9" w:rsidRPr="00A0236E" w:rsidRDefault="00BB0CA9" w:rsidP="00FD31DE">
      <w:pPr>
        <w:rPr>
          <w:i/>
          <w:iCs/>
          <w:lang w:val="en-GB"/>
        </w:rPr>
      </w:pPr>
      <w:r w:rsidRPr="00A0236E">
        <w:rPr>
          <w:i/>
          <w:iCs/>
          <w:lang w:val="en-GB"/>
        </w:rPr>
        <w:t>Model comparison</w:t>
      </w:r>
    </w:p>
    <w:p w14:paraId="26C69878" w14:textId="4F4FFB8E" w:rsidR="007D3222" w:rsidRPr="00A0236E" w:rsidRDefault="001F3E28" w:rsidP="00FD31DE">
      <w:pPr>
        <w:rPr>
          <w:lang w:val="en-GB"/>
        </w:rPr>
      </w:pPr>
      <w:r w:rsidRPr="00A0236E">
        <w:rPr>
          <w:lang w:val="en-GB"/>
        </w:rPr>
        <w:t xml:space="preserve">Models including dynamic </w:t>
      </w:r>
      <w:proofErr w:type="spellStart"/>
      <w:r w:rsidRPr="00A0236E">
        <w:rPr>
          <w:lang w:val="en-GB"/>
        </w:rPr>
        <w:t>palae</w:t>
      </w:r>
      <w:r w:rsidR="00BB0CA9" w:rsidRPr="00A0236E">
        <w:rPr>
          <w:lang w:val="en-GB"/>
        </w:rPr>
        <w:t>o</w:t>
      </w:r>
      <w:r w:rsidRPr="00A0236E">
        <w:rPr>
          <w:lang w:val="en-GB"/>
        </w:rPr>
        <w:t>climate</w:t>
      </w:r>
      <w:proofErr w:type="spellEnd"/>
      <w:r w:rsidRPr="00A0236E">
        <w:rPr>
          <w:lang w:val="en-GB"/>
        </w:rPr>
        <w:t xml:space="preserve"> interactions performed better than their traditional counterparts in 6 out of 6 cases</w:t>
      </w:r>
      <w:r w:rsidR="00D94858" w:rsidRPr="00A0236E">
        <w:rPr>
          <w:lang w:val="en-GB"/>
        </w:rPr>
        <w:t xml:space="preserve"> (</w:t>
      </w:r>
      <w:r w:rsidR="00D94858" w:rsidRPr="00A0236E">
        <w:rPr>
          <w:lang w:val="en-GB"/>
        </w:rPr>
        <w:fldChar w:fldCharType="begin"/>
      </w:r>
      <w:r w:rsidR="00D94858" w:rsidRPr="00A0236E">
        <w:rPr>
          <w:lang w:val="en-GB"/>
        </w:rPr>
        <w:instrText xml:space="preserve"> REF _Ref38639065 \h </w:instrText>
      </w:r>
      <w:r w:rsidR="00D94858" w:rsidRPr="00A0236E">
        <w:rPr>
          <w:lang w:val="en-GB"/>
        </w:rPr>
      </w:r>
      <w:r w:rsidR="00D94858" w:rsidRPr="00A0236E">
        <w:rPr>
          <w:lang w:val="en-GB"/>
        </w:rPr>
        <w:fldChar w:fldCharType="separate"/>
      </w:r>
      <w:r w:rsidR="00D94858" w:rsidRPr="00A0236E">
        <w:rPr>
          <w:lang w:val="en-GB"/>
        </w:rPr>
        <w:t xml:space="preserve">Fig. </w:t>
      </w:r>
      <w:r w:rsidR="00D94858" w:rsidRPr="00A0236E">
        <w:rPr>
          <w:noProof/>
          <w:lang w:val="en-GB"/>
        </w:rPr>
        <w:t>1</w:t>
      </w:r>
      <w:r w:rsidR="00D94858"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_Ref39846080 \h </w:instrText>
      </w:r>
      <w:r w:rsidR="00AC76FC">
        <w:rPr>
          <w:lang w:val="en-GB"/>
        </w:rPr>
      </w:r>
      <w:r w:rsidR="00AC76FC">
        <w:rPr>
          <w:lang w:val="en-GB"/>
        </w:rPr>
        <w:fldChar w:fldCharType="separate"/>
      </w:r>
      <w:r w:rsidR="00AC76FC">
        <w:t xml:space="preserve">Table S </w:t>
      </w:r>
      <w:r w:rsidR="00AC76FC">
        <w:rPr>
          <w:noProof/>
        </w:rPr>
        <w:t>2</w:t>
      </w:r>
      <w:r w:rsidR="00AC76FC">
        <w:rPr>
          <w:lang w:val="en-GB"/>
        </w:rPr>
        <w:fldChar w:fldCharType="end"/>
      </w:r>
      <w:r w:rsidR="00D94858" w:rsidRPr="00A0236E">
        <w:rPr>
          <w:lang w:val="en-GB"/>
        </w:rPr>
        <w:t>)</w:t>
      </w:r>
      <w:r w:rsidR="000C2346" w:rsidRPr="00A0236E">
        <w:rPr>
          <w:lang w:val="en-GB"/>
        </w:rPr>
        <w:t>,</w:t>
      </w:r>
      <w:r w:rsidRPr="00A0236E">
        <w:rPr>
          <w:lang w:val="en-GB"/>
        </w:rPr>
        <w:t xml:space="preserve"> based on </w:t>
      </w:r>
      <w:r w:rsidR="00A0236E" w:rsidRPr="00A0236E">
        <w:rPr>
          <w:lang w:val="en-GB"/>
        </w:rPr>
        <w:t>Akaike’s</w:t>
      </w:r>
      <w:r w:rsidRPr="00A0236E">
        <w:rPr>
          <w:lang w:val="en-GB"/>
        </w:rPr>
        <w:t xml:space="preserve"> information criterion (AIC) and </w:t>
      </w:r>
      <w:r w:rsidR="00A0236E" w:rsidRPr="00A0236E">
        <w:rPr>
          <w:lang w:val="en-GB"/>
        </w:rPr>
        <w:t>Bayesian</w:t>
      </w:r>
      <w:r w:rsidRPr="00A0236E">
        <w:rPr>
          <w:lang w:val="en-GB"/>
        </w:rPr>
        <w:t xml:space="preserve"> information criterion (BIC). </w:t>
      </w:r>
      <w:r w:rsidR="00BB0CA9" w:rsidRPr="00A0236E">
        <w:rPr>
          <w:lang w:val="en-GB"/>
        </w:rPr>
        <w:t>Models covering short-term cooling improved on average by 586 AIC values (562 BIC values), and models covering short-term warming by 218 AIC values (194 BIC values).</w:t>
      </w:r>
      <w:r w:rsidR="000C2346" w:rsidRPr="00A0236E">
        <w:rPr>
          <w:lang w:val="en-GB"/>
        </w:rPr>
        <w:t xml:space="preserve"> Both AIC and BIC values</w:t>
      </w:r>
      <w:r w:rsidR="00427452">
        <w:rPr>
          <w:lang w:val="en-GB"/>
        </w:rPr>
        <w:t xml:space="preserve"> hence</w:t>
      </w:r>
      <w:r w:rsidR="000C2346" w:rsidRPr="00A0236E">
        <w:rPr>
          <w:lang w:val="en-GB"/>
        </w:rPr>
        <w:t xml:space="preserve"> indicate that </w:t>
      </w:r>
      <w:r w:rsidR="00F77BBC" w:rsidRPr="00A0236E">
        <w:rPr>
          <w:lang w:val="en-GB"/>
        </w:rPr>
        <w:t xml:space="preserve">all </w:t>
      </w:r>
      <w:r w:rsidR="000C2346" w:rsidRPr="00A0236E">
        <w:rPr>
          <w:lang w:val="en-GB"/>
        </w:rPr>
        <w:t xml:space="preserve">models including </w:t>
      </w:r>
      <w:proofErr w:type="spellStart"/>
      <w:r w:rsidR="000C2346" w:rsidRPr="00A0236E">
        <w:rPr>
          <w:lang w:val="en-GB"/>
        </w:rPr>
        <w:t>palaeoclimate</w:t>
      </w:r>
      <w:proofErr w:type="spellEnd"/>
      <w:r w:rsidR="000C2346" w:rsidRPr="00A0236E">
        <w:rPr>
          <w:lang w:val="en-GB"/>
        </w:rPr>
        <w:t xml:space="preserve"> interactions are more parsimonious than their counterparts, despite their increased complexity. </w:t>
      </w:r>
    </w:p>
    <w:p w14:paraId="6871D661" w14:textId="5820E74B" w:rsidR="00BB0CA9" w:rsidRPr="00A0236E" w:rsidRDefault="00BB0CA9" w:rsidP="00FD31DE">
      <w:pPr>
        <w:rPr>
          <w:i/>
          <w:iCs/>
          <w:lang w:val="en-GB"/>
        </w:rPr>
      </w:pPr>
      <w:r w:rsidRPr="00A0236E">
        <w:rPr>
          <w:i/>
          <w:iCs/>
          <w:lang w:val="en-GB"/>
        </w:rPr>
        <w:t>Origination probability</w:t>
      </w:r>
    </w:p>
    <w:p w14:paraId="01561040" w14:textId="2CCB6534" w:rsidR="00BB0CA9" w:rsidRPr="00A0236E" w:rsidRDefault="008D11D4" w:rsidP="00FD31DE">
      <w:pPr>
        <w:rPr>
          <w:lang w:val="en-GB"/>
        </w:rPr>
      </w:pPr>
      <w:r w:rsidRPr="00A0236E">
        <w:rPr>
          <w:lang w:val="en-GB"/>
        </w:rPr>
        <w:t xml:space="preserve">Cooling-cooling </w:t>
      </w:r>
      <w:proofErr w:type="spellStart"/>
      <w:r w:rsidRPr="00A0236E">
        <w:rPr>
          <w:lang w:val="en-GB"/>
        </w:rPr>
        <w:t>palaeoclimate</w:t>
      </w:r>
      <w:proofErr w:type="spellEnd"/>
      <w:r w:rsidRPr="00A0236E">
        <w:rPr>
          <w:lang w:val="en-GB"/>
        </w:rPr>
        <w:t xml:space="preserve"> interaction</w:t>
      </w:r>
      <w:r w:rsidR="00F77BBC" w:rsidRPr="00A0236E">
        <w:rPr>
          <w:lang w:val="en-GB"/>
        </w:rPr>
        <w:t>s</w:t>
      </w:r>
      <w:r w:rsidRPr="00A0236E">
        <w:rPr>
          <w:lang w:val="en-GB"/>
        </w:rPr>
        <w:t xml:space="preserve"> result</w:t>
      </w:r>
      <w:r w:rsidR="00FF4660" w:rsidRPr="00A0236E">
        <w:rPr>
          <w:lang w:val="en-GB"/>
        </w:rPr>
        <w:t>ed</w:t>
      </w:r>
      <w:r w:rsidRPr="00A0236E">
        <w:rPr>
          <w:lang w:val="en-GB"/>
        </w:rPr>
        <w:t xml:space="preserve"> in</w:t>
      </w:r>
      <w:r w:rsidR="00F77BBC" w:rsidRPr="00A0236E">
        <w:rPr>
          <w:lang w:val="en-GB"/>
        </w:rPr>
        <w:t xml:space="preserve"> an</w:t>
      </w:r>
      <w:r w:rsidRPr="00A0236E">
        <w:rPr>
          <w:lang w:val="en-GB"/>
        </w:rPr>
        <w:t xml:space="preserve"> increased origination probability</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_Ref38639513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2</w:t>
      </w:r>
      <w:r w:rsidR="00E6453A"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_Ref39846102 \h </w:instrText>
      </w:r>
      <w:r w:rsidR="00AC76FC">
        <w:rPr>
          <w:lang w:val="en-GB"/>
        </w:rPr>
      </w:r>
      <w:r w:rsidR="00AC76FC">
        <w:rPr>
          <w:lang w:val="en-GB"/>
        </w:rPr>
        <w:fldChar w:fldCharType="separate"/>
      </w:r>
      <w:r w:rsidR="00AC76FC">
        <w:t xml:space="preserve">Table S </w:t>
      </w:r>
      <w:r w:rsidR="00AC76FC">
        <w:rPr>
          <w:noProof/>
        </w:rPr>
        <w:t>7</w:t>
      </w:r>
      <w:r w:rsidR="00AC76FC">
        <w:rPr>
          <w:lang w:val="en-GB"/>
        </w:rPr>
        <w:fldChar w:fldCharType="end"/>
      </w:r>
      <w:r w:rsidR="00E6453A" w:rsidRPr="00A0236E">
        <w:rPr>
          <w:lang w:val="en-GB"/>
        </w:rPr>
        <w:t>)</w:t>
      </w:r>
      <w:r w:rsidRPr="00A0236E">
        <w:rPr>
          <w:lang w:val="en-GB"/>
        </w:rPr>
        <w:t xml:space="preserve">. We compared the origination probability for marine groups per </w:t>
      </w:r>
      <w:proofErr w:type="spellStart"/>
      <w:r w:rsidRPr="00A0236E">
        <w:rPr>
          <w:lang w:val="en-GB"/>
        </w:rPr>
        <w:t>palaeoclimate</w:t>
      </w:r>
      <w:proofErr w:type="spellEnd"/>
      <w:r w:rsidRPr="00A0236E">
        <w:rPr>
          <w:lang w:val="en-GB"/>
        </w:rPr>
        <w:t xml:space="preserve"> interaction, based on the output of our </w:t>
      </w:r>
      <w:r w:rsidR="00D0060E">
        <w:rPr>
          <w:lang w:val="en-GB"/>
        </w:rPr>
        <w:t xml:space="preserve">regression </w:t>
      </w:r>
      <w:r w:rsidRPr="00A0236E">
        <w:rPr>
          <w:lang w:val="en-GB"/>
        </w:rPr>
        <w:t>models. The overall origination response was on average lower after cooling-warming, warming-</w:t>
      </w:r>
      <w:r w:rsidR="006D7231" w:rsidRPr="00A0236E">
        <w:rPr>
          <w:lang w:val="en-GB"/>
        </w:rPr>
        <w:t>cooling,</w:t>
      </w:r>
      <w:r w:rsidRPr="00A0236E">
        <w:rPr>
          <w:lang w:val="en-GB"/>
        </w:rPr>
        <w:t xml:space="preserve"> and warming-warming </w:t>
      </w:r>
      <w:proofErr w:type="spellStart"/>
      <w:r w:rsidRPr="00A0236E">
        <w:rPr>
          <w:lang w:val="en-GB"/>
        </w:rPr>
        <w:t>palaeoclimate</w:t>
      </w:r>
      <w:proofErr w:type="spellEnd"/>
      <w:r w:rsidRPr="00A0236E">
        <w:rPr>
          <w:lang w:val="en-GB"/>
        </w:rPr>
        <w:t xml:space="preserve"> interactions </w:t>
      </w:r>
      <w:r w:rsidRPr="00A0236E">
        <w:rPr>
          <w:lang w:val="en-GB"/>
        </w:rPr>
        <w:lastRenderedPageBreak/>
        <w:t xml:space="preserve">compared to the </w:t>
      </w:r>
      <w:r w:rsidR="00CE173B" w:rsidRPr="00A0236E">
        <w:rPr>
          <w:lang w:val="en-GB"/>
        </w:rPr>
        <w:t>average</w:t>
      </w:r>
      <w:r w:rsidRPr="00A0236E">
        <w:rPr>
          <w:lang w:val="en-GB"/>
        </w:rPr>
        <w:t xml:space="preserve"> origination probability</w:t>
      </w:r>
      <w:r w:rsidR="00FF4660" w:rsidRPr="00A0236E">
        <w:rPr>
          <w:lang w:val="en-GB"/>
        </w:rPr>
        <w:t xml:space="preserve"> of 13.2%</w:t>
      </w:r>
      <w:r w:rsidRPr="00A0236E">
        <w:rPr>
          <w:lang w:val="en-GB"/>
        </w:rPr>
        <w:t xml:space="preserve"> (p &lt; 0.001, Wilcoxon rank sum test</w:t>
      </w:r>
      <w:r w:rsidR="00FF4660" w:rsidRPr="00A0236E">
        <w:rPr>
          <w:lang w:val="en-GB"/>
        </w:rPr>
        <w:t xml:space="preserve">). On the contrary, cooling-cooling </w:t>
      </w:r>
      <w:proofErr w:type="spellStart"/>
      <w:r w:rsidR="00FF4660" w:rsidRPr="00A0236E">
        <w:rPr>
          <w:lang w:val="en-GB"/>
        </w:rPr>
        <w:t>palaeoclimate</w:t>
      </w:r>
      <w:proofErr w:type="spellEnd"/>
      <w:r w:rsidR="00FF4660" w:rsidRPr="00A0236E">
        <w:rPr>
          <w:lang w:val="en-GB"/>
        </w:rPr>
        <w:t xml:space="preserve"> interactions resulted in a</w:t>
      </w:r>
      <w:r w:rsidR="007665D2">
        <w:rPr>
          <w:lang w:val="en-GB"/>
        </w:rPr>
        <w:t>n increased</w:t>
      </w:r>
      <w:r w:rsidR="00CE173B" w:rsidRPr="00A0236E">
        <w:rPr>
          <w:lang w:val="en-GB"/>
        </w:rPr>
        <w:t xml:space="preserve"> mean </w:t>
      </w:r>
      <w:r w:rsidR="00FF4660" w:rsidRPr="00A0236E">
        <w:rPr>
          <w:lang w:val="en-GB"/>
        </w:rPr>
        <w:t>origination response of 14.8%</w:t>
      </w:r>
      <w:r w:rsidR="006D7231">
        <w:rPr>
          <w:lang w:val="en-GB"/>
        </w:rPr>
        <w:t xml:space="preserve">. </w:t>
      </w:r>
    </w:p>
    <w:p w14:paraId="71E8C1A5" w14:textId="450F3C81" w:rsidR="00FF4660" w:rsidRPr="00A0236E" w:rsidRDefault="00FF4660" w:rsidP="00FD31DE">
      <w:pPr>
        <w:rPr>
          <w:i/>
          <w:iCs/>
          <w:lang w:val="en-GB"/>
        </w:rPr>
      </w:pPr>
      <w:r w:rsidRPr="00A0236E">
        <w:rPr>
          <w:i/>
          <w:iCs/>
          <w:lang w:val="en-GB"/>
        </w:rPr>
        <w:t>Effect size</w:t>
      </w:r>
    </w:p>
    <w:p w14:paraId="12B4EBBA" w14:textId="52231EA6" w:rsidR="00985164" w:rsidRPr="00A0236E" w:rsidRDefault="009F3F4D" w:rsidP="00FD31DE">
      <w:pPr>
        <w:rPr>
          <w:lang w:val="en-GB"/>
        </w:rPr>
      </w:pPr>
      <w:r w:rsidRPr="00A0236E">
        <w:rPr>
          <w:lang w:val="en-GB"/>
        </w:rPr>
        <w:t>The effect</w:t>
      </w:r>
      <w:r w:rsidR="00192463" w:rsidRPr="00A0236E">
        <w:rPr>
          <w:lang w:val="en-GB"/>
        </w:rPr>
        <w:t xml:space="preserve"> of</w:t>
      </w:r>
      <w:r w:rsidRPr="00A0236E">
        <w:rPr>
          <w:lang w:val="en-GB"/>
        </w:rPr>
        <w:t xml:space="preserve"> cooling-cooling </w:t>
      </w:r>
      <w:proofErr w:type="spellStart"/>
      <w:r w:rsidRPr="00A0236E">
        <w:rPr>
          <w:lang w:val="en-GB"/>
        </w:rPr>
        <w:t>palaeoclimate</w:t>
      </w:r>
      <w:proofErr w:type="spellEnd"/>
      <w:r w:rsidRPr="00A0236E">
        <w:rPr>
          <w:lang w:val="en-GB"/>
        </w:rPr>
        <w:t xml:space="preserve"> interactions on origination probability is large</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_Ref38640251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3</w:t>
      </w:r>
      <w:r w:rsidR="00E6453A" w:rsidRPr="00A0236E">
        <w:rPr>
          <w:lang w:val="en-GB"/>
        </w:rPr>
        <w:fldChar w:fldCharType="end"/>
      </w:r>
      <w:r w:rsidR="00AC76FC">
        <w:rPr>
          <w:lang w:val="en-GB"/>
        </w:rPr>
        <w:t xml:space="preserve">, </w:t>
      </w:r>
      <w:r w:rsidR="0068366F">
        <w:rPr>
          <w:lang w:val="en-GB"/>
        </w:rPr>
        <w:fldChar w:fldCharType="begin"/>
      </w:r>
      <w:r w:rsidR="0068366F">
        <w:rPr>
          <w:lang w:val="en-GB"/>
        </w:rPr>
        <w:instrText xml:space="preserve"> REF _Ref39846146 \h </w:instrText>
      </w:r>
      <w:r w:rsidR="0068366F">
        <w:rPr>
          <w:lang w:val="en-GB"/>
        </w:rPr>
      </w:r>
      <w:r w:rsidR="0068366F">
        <w:rPr>
          <w:lang w:val="en-GB"/>
        </w:rPr>
        <w:fldChar w:fldCharType="separate"/>
      </w:r>
      <w:r w:rsidR="0068366F">
        <w:t xml:space="preserve">Table S </w:t>
      </w:r>
      <w:r w:rsidR="0068366F">
        <w:rPr>
          <w:noProof/>
        </w:rPr>
        <w:t>8</w:t>
      </w:r>
      <w:r w:rsidR="0068366F">
        <w:rPr>
          <w:lang w:val="en-GB"/>
        </w:rPr>
        <w:fldChar w:fldCharType="end"/>
      </w:r>
      <w:r w:rsidR="00E6453A" w:rsidRPr="00A0236E">
        <w:rPr>
          <w:lang w:val="en-GB"/>
        </w:rPr>
        <w:t>)</w:t>
      </w:r>
      <w:r w:rsidR="00985164" w:rsidRPr="00A0236E">
        <w:rPr>
          <w:lang w:val="en-GB"/>
        </w:rPr>
        <w:t xml:space="preserve">. </w:t>
      </w:r>
      <w:r w:rsidR="00CA3401" w:rsidRPr="00A0236E">
        <w:rPr>
          <w:lang w:val="en-GB"/>
        </w:rPr>
        <w:t xml:space="preserve">The absolute difference between the mean origination probability of cooling-cooling compared to all other </w:t>
      </w:r>
      <w:proofErr w:type="spellStart"/>
      <w:r w:rsidR="00CA3401" w:rsidRPr="00A0236E">
        <w:rPr>
          <w:lang w:val="en-GB"/>
        </w:rPr>
        <w:t>palaeoclimate</w:t>
      </w:r>
      <w:proofErr w:type="spellEnd"/>
      <w:r w:rsidR="00CA3401" w:rsidRPr="00A0236E">
        <w:rPr>
          <w:lang w:val="en-GB"/>
        </w:rPr>
        <w:t xml:space="preserve"> interactions was 3.2 (</w:t>
      </w:r>
      <w:r w:rsidR="00A0236E" w:rsidRPr="00A0236E">
        <w:rPr>
          <w:lang w:val="en-GB"/>
        </w:rPr>
        <w:t>Bayesian</w:t>
      </w:r>
      <w:r w:rsidR="00CA3401" w:rsidRPr="00A0236E">
        <w:rPr>
          <w:lang w:val="en-GB"/>
        </w:rPr>
        <w:t xml:space="preserve"> estimation, 95% CI [3.1, 3.2]). This difference represents a 23.</w:t>
      </w:r>
      <w:r w:rsidR="00985164" w:rsidRPr="00A0236E">
        <w:rPr>
          <w:lang w:val="en-GB"/>
        </w:rPr>
        <w:t>7</w:t>
      </w:r>
      <w:r w:rsidR="00CA3401" w:rsidRPr="00A0236E">
        <w:rPr>
          <w:lang w:val="en-GB"/>
        </w:rPr>
        <w:t xml:space="preserve">% increase </w:t>
      </w:r>
      <w:r w:rsidR="00985164" w:rsidRPr="00A0236E">
        <w:rPr>
          <w:lang w:val="en-GB"/>
        </w:rPr>
        <w:t xml:space="preserve">compared to </w:t>
      </w:r>
      <w:r w:rsidR="00E20C64" w:rsidRPr="00A0236E">
        <w:rPr>
          <w:lang w:val="en-GB"/>
        </w:rPr>
        <w:t>all</w:t>
      </w:r>
      <w:r w:rsidR="00985164" w:rsidRPr="00A0236E">
        <w:rPr>
          <w:lang w:val="en-GB"/>
        </w:rPr>
        <w:t xml:space="preserve"> </w:t>
      </w:r>
      <w:r w:rsidR="005C0D45" w:rsidRPr="00A0236E">
        <w:rPr>
          <w:lang w:val="en-GB"/>
        </w:rPr>
        <w:t>other interactions</w:t>
      </w:r>
      <w:r w:rsidR="00985164" w:rsidRPr="00A0236E">
        <w:rPr>
          <w:lang w:val="en-GB"/>
        </w:rPr>
        <w:t xml:space="preserve"> (</w:t>
      </w:r>
      <w:r w:rsidR="00A0236E" w:rsidRPr="00A0236E">
        <w:rPr>
          <w:lang w:val="en-GB"/>
        </w:rPr>
        <w:t>Bayesian</w:t>
      </w:r>
      <w:r w:rsidR="00985164" w:rsidRPr="00A0236E">
        <w:rPr>
          <w:lang w:val="en-GB"/>
        </w:rPr>
        <w:t xml:space="preserve"> estimation, 95% CI [23.2</w:t>
      </w:r>
      <w:r w:rsidR="00192463" w:rsidRPr="00A0236E">
        <w:rPr>
          <w:lang w:val="en-GB"/>
        </w:rPr>
        <w:t>%</w:t>
      </w:r>
      <w:r w:rsidR="00985164" w:rsidRPr="00A0236E">
        <w:rPr>
          <w:lang w:val="en-GB"/>
        </w:rPr>
        <w:t>, 24.2</w:t>
      </w:r>
      <w:r w:rsidR="00192463" w:rsidRPr="00A0236E">
        <w:rPr>
          <w:lang w:val="en-GB"/>
        </w:rPr>
        <w:t>%</w:t>
      </w:r>
      <w:r w:rsidR="00985164" w:rsidRPr="00A0236E">
        <w:rPr>
          <w:lang w:val="en-GB"/>
        </w:rPr>
        <w:t xml:space="preserve">]). </w:t>
      </w:r>
      <w:r w:rsidR="006D7231">
        <w:rPr>
          <w:lang w:val="en-GB"/>
        </w:rPr>
        <w:t xml:space="preserve">We evaluated the </w:t>
      </w:r>
      <w:r w:rsidR="00F756ED">
        <w:rPr>
          <w:lang w:val="en-GB"/>
        </w:rPr>
        <w:t xml:space="preserve">effect </w:t>
      </w:r>
      <w:r w:rsidR="00D0060E">
        <w:rPr>
          <w:lang w:val="en-GB"/>
        </w:rPr>
        <w:t>size</w:t>
      </w:r>
      <w:r w:rsidR="006D7231">
        <w:rPr>
          <w:lang w:val="en-GB"/>
        </w:rPr>
        <w:t xml:space="preserve"> </w:t>
      </w:r>
      <w:r w:rsidR="00FC4B4D">
        <w:rPr>
          <w:lang w:val="en-GB"/>
        </w:rPr>
        <w:t xml:space="preserve">of </w:t>
      </w:r>
      <w:r w:rsidR="00FC4B4D" w:rsidRPr="00A0236E">
        <w:rPr>
          <w:lang w:val="en-GB"/>
        </w:rPr>
        <w:t>cooling-cooling</w:t>
      </w:r>
      <w:r w:rsidR="00FC4B4D">
        <w:rPr>
          <w:lang w:val="en-GB"/>
        </w:rPr>
        <w:t xml:space="preserve"> on origination probability </w:t>
      </w:r>
      <w:r w:rsidR="006D7231">
        <w:rPr>
          <w:lang w:val="en-GB"/>
        </w:rPr>
        <w:t xml:space="preserve">using </w:t>
      </w:r>
      <w:r w:rsidR="00985164" w:rsidRPr="00A0236E">
        <w:rPr>
          <w:lang w:val="en-GB"/>
        </w:rPr>
        <w:t>Cohen’s d statistic</w:t>
      </w:r>
      <w:r w:rsidR="00F756ED">
        <w:rPr>
          <w:lang w:val="en-GB"/>
        </w:rPr>
        <w:t xml:space="preserve">, a frequently applied measure </w:t>
      </w:r>
      <w:r w:rsidR="00F756ED" w:rsidRPr="00F756ED">
        <w:rPr>
          <w:lang w:val="en-GB"/>
        </w:rPr>
        <w:t>used to indicate the standardised difference between two means</w:t>
      </w:r>
      <w:r w:rsidR="00FC4B4D">
        <w:rPr>
          <w:lang w:val="en-GB"/>
        </w:rPr>
        <w:t xml:space="preserve">. </w:t>
      </w:r>
      <w:r w:rsidR="00F756ED">
        <w:rPr>
          <w:lang w:val="en-GB"/>
        </w:rPr>
        <w:t xml:space="preserve">Cohen’s d for </w:t>
      </w:r>
      <w:r w:rsidR="00985164" w:rsidRPr="00A0236E">
        <w:rPr>
          <w:lang w:val="en-GB"/>
        </w:rPr>
        <w:t xml:space="preserve">cooling-cooling was greater than 1, indicating a large effect size </w:t>
      </w:r>
      <w:r w:rsidR="00FC4B4D">
        <w:rPr>
          <w:lang w:val="en-GB"/>
        </w:rPr>
        <w:t>(</w:t>
      </w:r>
      <w:r w:rsidR="00A0236E" w:rsidRPr="00A0236E">
        <w:rPr>
          <w:lang w:val="en-GB"/>
        </w:rPr>
        <w:t>Bayesian</w:t>
      </w:r>
      <w:r w:rsidR="00985164" w:rsidRPr="00A0236E">
        <w:rPr>
          <w:lang w:val="en-GB"/>
        </w:rPr>
        <w:t xml:space="preserve"> estimation, 95% CI [1.0, 1.1]). </w:t>
      </w:r>
      <w:r w:rsidR="00D73E6A" w:rsidRPr="00A0236E">
        <w:rPr>
          <w:lang w:val="en-GB"/>
        </w:rPr>
        <w:t xml:space="preserve">All results </w:t>
      </w:r>
      <w:r w:rsidR="00FA17FB">
        <w:rPr>
          <w:lang w:val="en-GB"/>
        </w:rPr>
        <w:t xml:space="preserve">for effect size </w:t>
      </w:r>
      <w:r w:rsidR="00D73E6A" w:rsidRPr="00A0236E">
        <w:rPr>
          <w:lang w:val="en-GB"/>
        </w:rPr>
        <w:t xml:space="preserve">are consistent with bootstrapping resampling and raw output from generalised linear mixed effect models. </w:t>
      </w:r>
    </w:p>
    <w:p w14:paraId="76F34282" w14:textId="4D8428C9" w:rsidR="008D11D4" w:rsidRPr="00A0236E" w:rsidRDefault="0040217F" w:rsidP="00FD31DE">
      <w:pPr>
        <w:rPr>
          <w:i/>
          <w:iCs/>
          <w:lang w:val="en-GB"/>
        </w:rPr>
      </w:pPr>
      <w:r w:rsidRPr="00A0236E">
        <w:rPr>
          <w:i/>
          <w:iCs/>
          <w:lang w:val="en-GB"/>
        </w:rPr>
        <w:t>Group differences</w:t>
      </w:r>
    </w:p>
    <w:p w14:paraId="534A6D9F" w14:textId="502FB72A" w:rsidR="009636EC" w:rsidRPr="00A0236E" w:rsidRDefault="0040217F" w:rsidP="00FD31DE">
      <w:pPr>
        <w:rPr>
          <w:lang w:val="en-GB"/>
        </w:rPr>
      </w:pPr>
      <w:r w:rsidRPr="00A0236E">
        <w:rPr>
          <w:lang w:val="en-GB"/>
        </w:rPr>
        <w:t xml:space="preserve">We additionally tested whether cooling-cooling </w:t>
      </w:r>
      <w:proofErr w:type="spellStart"/>
      <w:r w:rsidRPr="00A0236E">
        <w:rPr>
          <w:lang w:val="en-GB"/>
        </w:rPr>
        <w:t>palaeoclimate</w:t>
      </w:r>
      <w:proofErr w:type="spellEnd"/>
      <w:r w:rsidRPr="00A0236E">
        <w:rPr>
          <w:lang w:val="en-GB"/>
        </w:rPr>
        <w:t xml:space="preserve"> interactions raised the origination probability of all </w:t>
      </w:r>
      <w:r w:rsidR="00F756ED" w:rsidRPr="00A0236E">
        <w:rPr>
          <w:lang w:val="en-GB"/>
        </w:rPr>
        <w:t xml:space="preserve">studied </w:t>
      </w:r>
      <w:r w:rsidRPr="00A0236E">
        <w:rPr>
          <w:lang w:val="en-GB"/>
        </w:rPr>
        <w:t>marine groups and if the signal remains robust through time</w:t>
      </w:r>
      <w:r w:rsidR="00E6453A" w:rsidRPr="00A0236E">
        <w:rPr>
          <w:lang w:val="en-GB"/>
        </w:rPr>
        <w:t xml:space="preserve"> (</w:t>
      </w:r>
      <w:r w:rsidR="006B0577">
        <w:rPr>
          <w:lang w:val="en-GB"/>
        </w:rPr>
        <w:fldChar w:fldCharType="begin"/>
      </w:r>
      <w:r w:rsidR="006B0577">
        <w:rPr>
          <w:lang w:val="en-GB"/>
        </w:rPr>
        <w:instrText xml:space="preserve"> REF _Ref39828144 \h </w:instrText>
      </w:r>
      <w:r w:rsidR="006B0577">
        <w:rPr>
          <w:lang w:val="en-GB"/>
        </w:rPr>
      </w:r>
      <w:r w:rsidR="006B0577">
        <w:rPr>
          <w:lang w:val="en-GB"/>
        </w:rPr>
        <w:fldChar w:fldCharType="separate"/>
      </w:r>
      <w:r w:rsidR="006B0577">
        <w:t xml:space="preserve">Fig. </w:t>
      </w:r>
      <w:r w:rsidR="006B0577">
        <w:rPr>
          <w:noProof/>
        </w:rPr>
        <w:t>4</w:t>
      </w:r>
      <w:r w:rsidR="006B0577">
        <w:rPr>
          <w:lang w:val="en-GB"/>
        </w:rPr>
        <w:fldChar w:fldCharType="end"/>
      </w:r>
      <w:r w:rsidR="0068366F">
        <w:rPr>
          <w:lang w:val="en-GB"/>
        </w:rPr>
        <w:t xml:space="preserve">, </w:t>
      </w:r>
      <w:r w:rsidR="0068366F">
        <w:rPr>
          <w:lang w:val="en-GB"/>
        </w:rPr>
        <w:fldChar w:fldCharType="begin"/>
      </w:r>
      <w:r w:rsidR="0068366F">
        <w:rPr>
          <w:lang w:val="en-GB"/>
        </w:rPr>
        <w:instrText xml:space="preserve"> REF _Ref39846171 \h </w:instrText>
      </w:r>
      <w:r w:rsidR="0068366F">
        <w:rPr>
          <w:lang w:val="en-GB"/>
        </w:rPr>
      </w:r>
      <w:r w:rsidR="0068366F">
        <w:rPr>
          <w:lang w:val="en-GB"/>
        </w:rPr>
        <w:fldChar w:fldCharType="separate"/>
      </w:r>
      <w:r w:rsidR="0068366F">
        <w:t xml:space="preserve">Table S </w:t>
      </w:r>
      <w:r w:rsidR="0068366F">
        <w:rPr>
          <w:noProof/>
        </w:rPr>
        <w:t>9</w:t>
      </w:r>
      <w:r w:rsidR="0068366F">
        <w:rPr>
          <w:lang w:val="en-GB"/>
        </w:rPr>
        <w:fldChar w:fldCharType="end"/>
      </w:r>
      <w:r w:rsidR="00E6453A" w:rsidRPr="00A0236E">
        <w:rPr>
          <w:lang w:val="en-GB"/>
        </w:rPr>
        <w:t>)</w:t>
      </w:r>
      <w:r w:rsidRPr="00A0236E">
        <w:rPr>
          <w:lang w:val="en-GB"/>
        </w:rPr>
        <w:t xml:space="preserve">. </w:t>
      </w:r>
      <w:commentRangeStart w:id="63"/>
      <w:r w:rsidRPr="00A0236E">
        <w:rPr>
          <w:lang w:val="en-GB"/>
        </w:rPr>
        <w:t xml:space="preserve">This was the case for all 10 major groups and throughout all 94 geologic stages. Within the groups, hemichordates, bryozoans, brachiopods, and arthropods showed a higher than average response to </w:t>
      </w:r>
      <w:r w:rsidR="002420A5" w:rsidRPr="00A0236E">
        <w:rPr>
          <w:lang w:val="en-GB"/>
        </w:rPr>
        <w:t xml:space="preserve">cooling-cooling </w:t>
      </w:r>
      <w:proofErr w:type="spellStart"/>
      <w:r w:rsidR="002420A5" w:rsidRPr="00A0236E">
        <w:rPr>
          <w:lang w:val="en-GB"/>
        </w:rPr>
        <w:t>palaeoclimate</w:t>
      </w:r>
      <w:proofErr w:type="spellEnd"/>
      <w:r w:rsidR="002420A5" w:rsidRPr="00A0236E">
        <w:rPr>
          <w:lang w:val="en-GB"/>
        </w:rPr>
        <w:t xml:space="preserve"> interactions</w:t>
      </w:r>
      <w:commentRangeEnd w:id="63"/>
      <w:r w:rsidR="00D70438">
        <w:rPr>
          <w:rStyle w:val="Kommentarzeichen"/>
        </w:rPr>
        <w:commentReference w:id="63"/>
      </w:r>
      <w:r w:rsidR="002420A5" w:rsidRPr="00A0236E">
        <w:rPr>
          <w:lang w:val="en-GB"/>
        </w:rPr>
        <w:t>. Throug</w:t>
      </w:r>
      <w:r w:rsidR="00A03E8D" w:rsidRPr="00A0236E">
        <w:rPr>
          <w:lang w:val="en-GB"/>
        </w:rPr>
        <w:t>h</w:t>
      </w:r>
      <w:r w:rsidR="002420A5" w:rsidRPr="00A0236E">
        <w:rPr>
          <w:lang w:val="en-GB"/>
        </w:rPr>
        <w:t xml:space="preserve"> time, the youngest and oldest periods (stage 78 to 94, and 14 to 29) showed the highest likelihoods. </w:t>
      </w:r>
      <w:r w:rsidR="00192463" w:rsidRPr="00A0236E">
        <w:rPr>
          <w:lang w:val="en-GB"/>
        </w:rPr>
        <w:t xml:space="preserve">We hence found a large effect size of cooling-cooling </w:t>
      </w:r>
      <w:proofErr w:type="spellStart"/>
      <w:r w:rsidR="00192463" w:rsidRPr="00A0236E">
        <w:rPr>
          <w:lang w:val="en-GB"/>
        </w:rPr>
        <w:t>palaeoclimate</w:t>
      </w:r>
      <w:proofErr w:type="spellEnd"/>
      <w:r w:rsidR="00192463" w:rsidRPr="00A0236E">
        <w:rPr>
          <w:lang w:val="en-GB"/>
        </w:rPr>
        <w:t xml:space="preserve"> on origination probability, which remained consistent throughout all studied groups and throughout the whole Phanerozoic.</w:t>
      </w:r>
    </w:p>
    <w:p w14:paraId="14917FC0" w14:textId="43926F1C" w:rsidR="008D11D4" w:rsidRPr="00A0236E" w:rsidRDefault="00582584" w:rsidP="00552139">
      <w:pPr>
        <w:rPr>
          <w:b/>
          <w:bCs/>
          <w:lang w:val="en-GB"/>
        </w:rPr>
      </w:pPr>
      <w:r w:rsidRPr="00A0236E">
        <w:rPr>
          <w:b/>
          <w:bCs/>
          <w:lang w:val="en-GB"/>
        </w:rPr>
        <w:t>Discu</w:t>
      </w:r>
      <w:r w:rsidR="007D3222" w:rsidRPr="00A0236E">
        <w:rPr>
          <w:b/>
          <w:bCs/>
          <w:lang w:val="en-GB"/>
        </w:rPr>
        <w:t>s</w:t>
      </w:r>
      <w:r w:rsidRPr="00A0236E">
        <w:rPr>
          <w:b/>
          <w:bCs/>
          <w:lang w:val="en-GB"/>
        </w:rPr>
        <w:t>sion</w:t>
      </w:r>
    </w:p>
    <w:p w14:paraId="1AD134B6" w14:textId="15F46E47" w:rsidR="00F343D8" w:rsidRPr="00A0236E" w:rsidRDefault="00F756ED" w:rsidP="00F756ED">
      <w:pPr>
        <w:rPr>
          <w:lang w:val="en-GB"/>
        </w:rPr>
      </w:pPr>
      <w:r>
        <w:rPr>
          <w:lang w:val="en-GB"/>
        </w:rPr>
        <w:t>T</w:t>
      </w:r>
      <w:r w:rsidR="00555713" w:rsidRPr="00A0236E">
        <w:rPr>
          <w:lang w:val="en-GB"/>
        </w:rPr>
        <w:t xml:space="preserve">he interplay of short-term climate cooling adding to a long-term average global cooling resulted in a sharp increase of origination probability. We found this effect to be consistent through time and </w:t>
      </w:r>
      <w:r>
        <w:rPr>
          <w:lang w:val="en-GB"/>
        </w:rPr>
        <w:t xml:space="preserve">across </w:t>
      </w:r>
      <w:r w:rsidR="00555713" w:rsidRPr="00A0236E">
        <w:rPr>
          <w:lang w:val="en-GB"/>
        </w:rPr>
        <w:t xml:space="preserve">all studied groups. </w:t>
      </w:r>
      <w:r w:rsidR="002F6DDC" w:rsidRPr="00A0236E">
        <w:rPr>
          <w:lang w:val="en-GB"/>
        </w:rPr>
        <w:t>P</w:t>
      </w:r>
      <w:commentRangeStart w:id="64"/>
      <w:r w:rsidR="002F6DDC" w:rsidRPr="00A0236E">
        <w:rPr>
          <w:lang w:val="en-GB"/>
        </w:rPr>
        <w:t xml:space="preserve">revious studies on the relationship between temperature and </w:t>
      </w:r>
      <w:r>
        <w:rPr>
          <w:lang w:val="en-GB"/>
        </w:rPr>
        <w:t>diversity</w:t>
      </w:r>
      <w:r w:rsidR="00CD56CB" w:rsidRPr="00A0236E">
        <w:rPr>
          <w:lang w:val="en-GB"/>
        </w:rPr>
        <w:t xml:space="preserve"> </w:t>
      </w:r>
      <w:r w:rsidR="00016D98" w:rsidRPr="00A0236E">
        <w:rPr>
          <w:lang w:val="en-GB"/>
        </w:rPr>
        <w:t xml:space="preserve">came to </w:t>
      </w:r>
      <w:r w:rsidR="00A0236E" w:rsidRPr="00A0236E">
        <w:rPr>
          <w:lang w:val="en-GB"/>
        </w:rPr>
        <w:t>ambiguous</w:t>
      </w:r>
      <w:r w:rsidR="00016D98" w:rsidRPr="00A0236E">
        <w:rPr>
          <w:lang w:val="en-GB"/>
        </w:rPr>
        <w:t xml:space="preserve"> conclusions, ranging from a negative relationship </w:t>
      </w:r>
      <w:sdt>
        <w:sdtPr>
          <w:rPr>
            <w:lang w:val="en-GB"/>
          </w:rPr>
          <w:alias w:val="Don't edit this field"/>
          <w:tag w:val="CitaviPlaceholder#146734c4-9e1f-4186-ac28-8aef88c162de"/>
          <w:id w:val="357016386"/>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YzIxZTRkODgtMTE5NC00ZWVkLWE4ZTctZTg5NGU5NDM5NDdl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MTQ2NzM0YzQtOWUxZi00MTg2LWFjMjgtOGFlZjg4YzE2MmRlIiwiVGV4dCI6IihNYXloZXcgZXQgYWwuIDIwMDgpIiwiV0FJVmVyc2lvbiI6IjYuMS4wLjAifQ==}</w:instrText>
          </w:r>
          <w:r w:rsidR="00016D98" w:rsidRPr="00A0236E">
            <w:rPr>
              <w:lang w:val="en-GB"/>
            </w:rPr>
            <w:fldChar w:fldCharType="separate"/>
          </w:r>
          <w:r w:rsidR="00C3790B">
            <w:rPr>
              <w:lang w:val="en-GB"/>
            </w:rPr>
            <w:t>(Mayhew et al. 2008)</w:t>
          </w:r>
          <w:r w:rsidR="00016D98" w:rsidRPr="00A0236E">
            <w:rPr>
              <w:lang w:val="en-GB"/>
            </w:rPr>
            <w:fldChar w:fldCharType="end"/>
          </w:r>
        </w:sdtContent>
      </w:sdt>
      <w:r w:rsidR="00016D98" w:rsidRPr="00A0236E">
        <w:rPr>
          <w:lang w:val="en-GB"/>
        </w:rPr>
        <w:t xml:space="preserve">, no relationship </w:t>
      </w:r>
      <w:sdt>
        <w:sdtPr>
          <w:rPr>
            <w:lang w:val="en-GB"/>
          </w:rPr>
          <w:alias w:val="Don't edit this field"/>
          <w:tag w:val="CitaviPlaceholder#cc14168b-a39d-4c18-9032-ee2076cb3ad0"/>
          <w:id w:val="-2126000245"/>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ZTE5OWFmM2EtYTMwZi00MGJkLWE0YjMtMTI2M2YxOWFiMGQ5IiwiUmFuZ2VMZW5ndGgiOjE4LCJSZWZlcmVuY2VJZCI6ImEwZjAxZGYyLTI0OTQtNDAyYS05OGFjLTRmOTU2MzBiODBlZ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0seyIkaWQiOiI3IiwiRmlyc3ROYW1lIjoiSmFtZXMiLCJMYXN0TmFtZSI6IlphY2hvcyIsIk1pZGRsZU5hbWUiOiJDLiIsIlByb3RlY3RlZCI6ZmFsc2UsIlNleCI6MiwiQ3JlYXRlZEJ5IjoiX0dtYXRoIiwiQ3JlYXRlZE9uIjoiMjAyMC0wNC0yM1QxOToyMTo1MSIsIk1vZGlmaWVkQnkiOiJfR21hdGgiLCJJZCI6IjUzMjkwYmUwLTAxMDEtNDVjYy1iNWYyLWRhNTE1YzBjM2JmYSIsIk1vZGlmaWVkT24iOiIyMDIwLTA0LTIzVDE5OjIx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UzQiLCJPcmdhbml6YXRpb25zIjpbXSwiT3RoZXJzSW52b2x2ZWQiOltdLCJQYWdlUmFuZ2UiOiI8c3A+XHJcbiAgPG4+MjU5PC9uPlxyXG4gIDxpbj50cnVlPC9pbj5cclxuICA8b3M+MjU5PC9vcz5cclxuICA8cHM+MjU5PC9wcz5cclxuPC9zcD5cclxuPGVwPlxyXG4gIDxuPjI4ODwvbj5cclxuICA8aW4+dHJ1ZTwvaW4+XHJcbiAgPG9zPjI4ODwvb3M+XHJcbiAgPHBzPjI4ODwvcHM+XHJcbjwvZXA+XHJcbjxvcz4yNTktMjg4PC9vcz4iLCJQYWdlUmFuZ2VOdW1iZXIiOjI1OSwiUGFnZVJhbmdlTnVtYmVyaW5nVHlwZSI6IlBhZ2UiLCJQYWdlUmFuZ2VOdW1lcmFsU3lzdGVtIjoiQXJhYmljIiwiUGVyaW9kaWNhbCI6eyIkaWQiOiI4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}</w:instrText>
          </w:r>
          <w:r w:rsidR="00016D98" w:rsidRPr="00A0236E">
            <w:rPr>
              <w:lang w:val="en-GB"/>
            </w:rPr>
            <w:fldChar w:fldCharType="separate"/>
          </w:r>
          <w:r w:rsidR="00C3790B">
            <w:rPr>
              <w:lang w:val="en-GB"/>
            </w:rPr>
            <w:t>(Alroy et al. 2000; Prothero 1999)</w:t>
          </w:r>
          <w:r w:rsidR="00016D98" w:rsidRPr="00A0236E">
            <w:rPr>
              <w:lang w:val="en-GB"/>
            </w:rPr>
            <w:fldChar w:fldCharType="end"/>
          </w:r>
        </w:sdtContent>
      </w:sdt>
      <w:r w:rsidR="00016D98" w:rsidRPr="00A0236E">
        <w:rPr>
          <w:lang w:val="en-GB"/>
        </w:rPr>
        <w:t xml:space="preserve">, to a positive one </w:t>
      </w:r>
      <w:sdt>
        <w:sdtPr>
          <w:rPr>
            <w:lang w:val="en-GB"/>
          </w:rPr>
          <w:alias w:val="Don't edit this field"/>
          <w:tag w:val="CitaviPlaceholder#add067c4-697e-4b27-b194-f317845646bf"/>
          <w:id w:val="310290409"/>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MmNjNmNlN2UtZmM0Mi00OTQwLWFmOGYtNTljZjczMTk3ZTRh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FkZDA2N2M0LTY5N2UtNGIyNy1iMTk0LWYzMTc4NDU2NDZiZiIsIlRleHQiOiIoTWF5aGV3IGV0IGFsLiAyMDEyKSIsIldBSVZlcnNpb24iOiI2LjEuMC4wIn0=}</w:instrText>
          </w:r>
          <w:r w:rsidR="00016D98" w:rsidRPr="00A0236E">
            <w:rPr>
              <w:lang w:val="en-GB"/>
            </w:rPr>
            <w:fldChar w:fldCharType="separate"/>
          </w:r>
          <w:r w:rsidR="00C3790B">
            <w:rPr>
              <w:lang w:val="en-GB"/>
            </w:rPr>
            <w:t>(Mayhew et al. 2012)</w:t>
          </w:r>
          <w:r w:rsidR="00016D98" w:rsidRPr="00A0236E">
            <w:rPr>
              <w:lang w:val="en-GB"/>
            </w:rPr>
            <w:fldChar w:fldCharType="end"/>
          </w:r>
        </w:sdtContent>
      </w:sdt>
      <w:r w:rsidR="00016D98" w:rsidRPr="00A0236E">
        <w:rPr>
          <w:lang w:val="en-GB"/>
        </w:rPr>
        <w:t>.</w:t>
      </w:r>
      <w:r w:rsidR="00D73E6A" w:rsidRPr="00A0236E">
        <w:rPr>
          <w:lang w:val="en-GB"/>
        </w:rPr>
        <w:t xml:space="preserve"> Our results show that</w:t>
      </w:r>
      <w:r>
        <w:rPr>
          <w:lang w:val="en-GB"/>
        </w:rPr>
        <w:t xml:space="preserve"> complex interactions of climate and evolutionary dynamics </w:t>
      </w:r>
      <w:r w:rsidR="00D0060E">
        <w:rPr>
          <w:lang w:val="en-GB"/>
        </w:rPr>
        <w:t>exist</w:t>
      </w:r>
      <w:r>
        <w:rPr>
          <w:lang w:val="en-GB"/>
        </w:rPr>
        <w:t xml:space="preserve">, rendering the </w:t>
      </w:r>
      <w:r w:rsidRPr="00A0236E">
        <w:rPr>
          <w:lang w:val="en-GB"/>
        </w:rPr>
        <w:t xml:space="preserve">relationship between temperature and </w:t>
      </w:r>
      <w:r>
        <w:rPr>
          <w:lang w:val="en-GB"/>
        </w:rPr>
        <w:t xml:space="preserve">diversity non-linear. </w:t>
      </w:r>
      <w:r w:rsidR="00D73E6A" w:rsidRPr="00A0236E">
        <w:rPr>
          <w:lang w:val="en-GB"/>
        </w:rPr>
        <w:t xml:space="preserve">The large effect size and the cascading nature of </w:t>
      </w:r>
      <w:proofErr w:type="spellStart"/>
      <w:r w:rsidR="00D73E6A" w:rsidRPr="00A0236E">
        <w:rPr>
          <w:lang w:val="en-GB"/>
        </w:rPr>
        <w:t>palaeoclimate</w:t>
      </w:r>
      <w:proofErr w:type="spellEnd"/>
      <w:r w:rsidR="00D73E6A" w:rsidRPr="00A0236E">
        <w:rPr>
          <w:lang w:val="en-GB"/>
        </w:rPr>
        <w:t xml:space="preserve"> interactions might have </w:t>
      </w:r>
      <w:r w:rsidR="00A0236E" w:rsidRPr="00A0236E">
        <w:rPr>
          <w:lang w:val="en-GB"/>
        </w:rPr>
        <w:t>obscured</w:t>
      </w:r>
      <w:r w:rsidR="00D73E6A" w:rsidRPr="00A0236E">
        <w:rPr>
          <w:lang w:val="en-GB"/>
        </w:rPr>
        <w:t xml:space="preserve"> or even </w:t>
      </w:r>
      <w:r w:rsidR="004F0379" w:rsidRPr="00A0236E">
        <w:rPr>
          <w:lang w:val="en-GB"/>
        </w:rPr>
        <w:t>inverted the apparent relationship between temperature and origination, as it has been shown for other interactions</w:t>
      </w:r>
      <w:r w:rsidR="00BB1770" w:rsidRPr="00A0236E">
        <w:rPr>
          <w:lang w:val="en-GB"/>
        </w:rPr>
        <w:t xml:space="preserve"> in the fossil record</w:t>
      </w:r>
      <w:r w:rsidR="004F0379" w:rsidRPr="00A0236E">
        <w:rPr>
          <w:lang w:val="en-GB"/>
        </w:rPr>
        <w:t xml:space="preserve"> </w:t>
      </w:r>
      <w:sdt>
        <w:sdtPr>
          <w:rPr>
            <w:lang w:val="en-GB"/>
          </w:rPr>
          <w:alias w:val="Don't edit this field"/>
          <w:tag w:val="CitaviPlaceholder#591d34dd-1f21-4b3f-95db-48b57562eb08"/>
          <w:id w:val="-1955705363"/>
          <w:placeholder>
            <w:docPart w:val="DefaultPlaceholder_-1854013440"/>
          </w:placeholder>
        </w:sdtPr>
        <w:sdtContent>
          <w:r w:rsidR="004F0379" w:rsidRPr="00A0236E">
            <w:rPr>
              <w:lang w:val="en-GB"/>
            </w:rPr>
            <w:fldChar w:fldCharType="begin"/>
          </w:r>
          <w:r w:rsidR="00C3790B">
            <w:rPr>
              <w:lang w:val="en-GB"/>
            </w:rPr>
            <w:instrText>ADDIN CitaviPlaceholder{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}</w:instrText>
          </w:r>
          <w:r w:rsidR="004F0379" w:rsidRPr="00A0236E">
            <w:rPr>
              <w:lang w:val="en-GB"/>
            </w:rPr>
            <w:fldChar w:fldCharType="separate"/>
          </w:r>
          <w:r w:rsidR="00C3790B">
            <w:rPr>
              <w:lang w:val="en-GB"/>
            </w:rPr>
            <w:t xml:space="preserve">(Stigall 2013; </w:t>
          </w:r>
          <w:proofErr w:type="spellStart"/>
          <w:r w:rsidR="00C3790B">
            <w:rPr>
              <w:lang w:val="en-GB"/>
            </w:rPr>
            <w:t>Ritterbush</w:t>
          </w:r>
          <w:proofErr w:type="spellEnd"/>
          <w:r w:rsidR="00C3790B">
            <w:rPr>
              <w:lang w:val="en-GB"/>
            </w:rPr>
            <w:t xml:space="preserve"> und Foote 2017)</w:t>
          </w:r>
          <w:r w:rsidR="004F0379" w:rsidRPr="00A0236E">
            <w:rPr>
              <w:lang w:val="en-GB"/>
            </w:rPr>
            <w:fldChar w:fldCharType="end"/>
          </w:r>
        </w:sdtContent>
      </w:sdt>
      <w:commentRangeEnd w:id="64"/>
      <w:r w:rsidR="00111420">
        <w:rPr>
          <w:rStyle w:val="Kommentarzeichen"/>
        </w:rPr>
        <w:commentReference w:id="64"/>
      </w:r>
      <w:r w:rsidR="004F0379" w:rsidRPr="00A0236E">
        <w:rPr>
          <w:lang w:val="en-GB"/>
        </w:rPr>
        <w:t xml:space="preserve">. </w:t>
      </w:r>
      <w:r w:rsidR="00A0236E" w:rsidRPr="00A0236E">
        <w:rPr>
          <w:lang w:val="en-GB"/>
        </w:rPr>
        <w:t>Explicitly</w:t>
      </w:r>
      <w:r w:rsidR="00BB1770" w:rsidRPr="00A0236E">
        <w:rPr>
          <w:lang w:val="en-GB"/>
        </w:rPr>
        <w:t xml:space="preserve"> accounting for dynamic interactions within a </w:t>
      </w:r>
      <w:r w:rsidR="00BB1770" w:rsidRPr="00A0236E">
        <w:rPr>
          <w:lang w:val="en-GB"/>
        </w:rPr>
        <w:lastRenderedPageBreak/>
        <w:t xml:space="preserve">flexible modelling framework will </w:t>
      </w:r>
      <w:r w:rsidR="006248CA" w:rsidRPr="00A0236E">
        <w:rPr>
          <w:lang w:val="en-GB"/>
        </w:rPr>
        <w:t xml:space="preserve">hence </w:t>
      </w:r>
      <w:r w:rsidR="00BB1770" w:rsidRPr="00A0236E">
        <w:rPr>
          <w:lang w:val="en-GB"/>
        </w:rPr>
        <w:t>provide a</w:t>
      </w:r>
      <w:r w:rsidR="006248CA" w:rsidRPr="00A0236E">
        <w:rPr>
          <w:lang w:val="en-GB"/>
        </w:rPr>
        <w:t xml:space="preserve"> more</w:t>
      </w:r>
      <w:r w:rsidR="00BB1770" w:rsidRPr="00A0236E">
        <w:rPr>
          <w:lang w:val="en-GB"/>
        </w:rPr>
        <w:t xml:space="preserve"> robust foundation to assess the relationship between Phanerozoic marine diversity and climate. </w:t>
      </w:r>
      <w:r w:rsidR="0074733F">
        <w:rPr>
          <w:lang w:val="en-GB"/>
        </w:rPr>
        <w:t xml:space="preserve">This has been </w:t>
      </w:r>
      <w:r w:rsidR="0079100C">
        <w:rPr>
          <w:lang w:val="en-GB"/>
        </w:rPr>
        <w:t xml:space="preserve">recently demonstrated </w:t>
      </w:r>
      <w:r w:rsidR="0074733F">
        <w:rPr>
          <w:lang w:val="en-GB"/>
        </w:rPr>
        <w:t xml:space="preserve">for modern </w:t>
      </w:r>
      <w:r w:rsidR="0079100C">
        <w:rPr>
          <w:lang w:val="en-GB"/>
        </w:rPr>
        <w:t xml:space="preserve">terrestrial and marine </w:t>
      </w:r>
      <w:r w:rsidR="0074733F">
        <w:rPr>
          <w:lang w:val="en-GB"/>
        </w:rPr>
        <w:t>assemblage</w:t>
      </w:r>
      <w:r w:rsidR="0079100C">
        <w:rPr>
          <w:lang w:val="en-GB"/>
        </w:rPr>
        <w:t xml:space="preserve">s, where </w:t>
      </w:r>
      <w:r w:rsidR="0079100C" w:rsidRPr="0079100C">
        <w:rPr>
          <w:lang w:val="en-GB"/>
        </w:rPr>
        <w:t>biodiversity responses</w:t>
      </w:r>
      <w:r w:rsidR="0079100C">
        <w:rPr>
          <w:lang w:val="en-GB"/>
        </w:rPr>
        <w:t xml:space="preserve"> to recent climate change</w:t>
      </w:r>
      <w:r w:rsidR="0079100C" w:rsidRPr="0079100C">
        <w:rPr>
          <w:lang w:val="en-GB"/>
        </w:rPr>
        <w:t xml:space="preserve"> </w:t>
      </w:r>
      <w:r w:rsidR="0068366F">
        <w:rPr>
          <w:lang w:val="en-GB"/>
        </w:rPr>
        <w:t>were</w:t>
      </w:r>
      <w:r w:rsidR="0079100C" w:rsidRPr="0079100C">
        <w:rPr>
          <w:lang w:val="en-GB"/>
        </w:rPr>
        <w:t xml:space="preserve"> conditional on the</w:t>
      </w:r>
      <w:r w:rsidR="0079100C">
        <w:rPr>
          <w:lang w:val="en-GB"/>
        </w:rPr>
        <w:t xml:space="preserve"> </w:t>
      </w:r>
      <w:r w:rsidR="0079100C" w:rsidRPr="0079100C">
        <w:rPr>
          <w:lang w:val="en-GB"/>
        </w:rPr>
        <w:t>baseline climate</w:t>
      </w:r>
      <w:r w:rsidR="0079100C">
        <w:rPr>
          <w:lang w:val="en-GB"/>
        </w:rPr>
        <w:t xml:space="preserve"> </w:t>
      </w:r>
      <w:sdt>
        <w:sdtPr>
          <w:rPr>
            <w:lang w:val="en-GB"/>
          </w:rPr>
          <w:alias w:val="Don't edit this field"/>
          <w:tag w:val="CitaviPlaceholder#cc752272-4cac-4d39-bc50-5f94dd1cafb3"/>
          <w:id w:val="2044322752"/>
          <w:placeholder>
            <w:docPart w:val="DefaultPlaceholder_-1854013440"/>
          </w:placeholder>
        </w:sdtPr>
        <w:sdtContent>
          <w:r w:rsidR="0079100C">
            <w:rPr>
              <w:lang w:val="en-GB"/>
            </w:rPr>
            <w:fldChar w:fldCharType="begin"/>
          </w:r>
          <w:r w:rsidR="00C3790B">
            <w:rPr>
              <w:lang w:val="en-GB"/>
            </w:rPr>
            <w:instrText>ADDIN CitaviPlaceholder{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}</w:instrText>
          </w:r>
          <w:r w:rsidR="0079100C">
            <w:rPr>
              <w:lang w:val="en-GB"/>
            </w:rPr>
            <w:fldChar w:fldCharType="separate"/>
          </w:r>
          <w:r w:rsidR="00C3790B">
            <w:rPr>
              <w:lang w:val="en-GB"/>
            </w:rPr>
            <w:t>(Antão et al. 2020)</w:t>
          </w:r>
          <w:r w:rsidR="0079100C">
            <w:rPr>
              <w:lang w:val="en-GB"/>
            </w:rPr>
            <w:fldChar w:fldCharType="end"/>
          </w:r>
        </w:sdtContent>
      </w:sdt>
      <w:r w:rsidR="0079100C">
        <w:rPr>
          <w:lang w:val="en-GB"/>
        </w:rPr>
        <w:t xml:space="preserve">. </w:t>
      </w:r>
    </w:p>
    <w:p w14:paraId="6EEABADB" w14:textId="2AEFF167" w:rsidR="00932E30" w:rsidRDefault="00C8720A" w:rsidP="00F343D8">
      <w:pPr>
        <w:rPr>
          <w:lang w:val="en-GB"/>
        </w:rPr>
      </w:pPr>
      <w:r w:rsidRPr="00A0236E">
        <w:rPr>
          <w:lang w:val="en-GB"/>
        </w:rPr>
        <w:t>Our results are remarkabl</w:t>
      </w:r>
      <w:r w:rsidR="00E328B0">
        <w:rPr>
          <w:lang w:val="en-GB"/>
        </w:rPr>
        <w:t>e</w:t>
      </w:r>
      <w:r w:rsidRPr="00A0236E">
        <w:rPr>
          <w:lang w:val="en-GB"/>
        </w:rPr>
        <w:t xml:space="preserve"> as we expected to </w:t>
      </w:r>
      <w:r w:rsidR="00FB78FE" w:rsidRPr="00A0236E">
        <w:rPr>
          <w:lang w:val="en-GB"/>
        </w:rPr>
        <w:t xml:space="preserve">detect a weakened origination signal after cooling-cooling </w:t>
      </w:r>
      <w:proofErr w:type="spellStart"/>
      <w:r w:rsidR="00FB78FE" w:rsidRPr="00A0236E">
        <w:rPr>
          <w:lang w:val="en-GB"/>
        </w:rPr>
        <w:t>palaeoclimate</w:t>
      </w:r>
      <w:proofErr w:type="spellEnd"/>
      <w:r w:rsidR="00FB78FE" w:rsidRPr="00A0236E">
        <w:rPr>
          <w:lang w:val="en-GB"/>
        </w:rPr>
        <w:t xml:space="preserve"> interactions due to the “common cause” hypothesis </w:t>
      </w:r>
      <w:sdt>
        <w:sdtPr>
          <w:rPr>
            <w:lang w:val="en-GB"/>
          </w:rPr>
          <w:alias w:val="Don't edit this field"/>
          <w:tag w:val="CitaviPlaceholder#973a5cf0-ebe4-4ba0-97ff-9181aa190275"/>
          <w:id w:val="-1358659179"/>
          <w:placeholder>
            <w:docPart w:val="DefaultPlaceholder_-1854013440"/>
          </w:placeholder>
        </w:sdtPr>
        <w:sdtContent>
          <w:r w:rsidR="00FB78FE" w:rsidRPr="00A0236E">
            <w:rPr>
              <w:lang w:val="en-GB"/>
            </w:rPr>
            <w:fldChar w:fldCharType="begin"/>
          </w:r>
          <w:r w:rsidR="00C3790B">
            <w:rPr>
              <w:lang w:val="en-GB"/>
            </w:rPr>
            <w:instrText>ADDIN CitaviPlaceholder{eyIkaWQiOiIxIiwiRW50cmllcyI6W3siJGlkIjoiMiIsIklkIjoiY2MyZTEzMjctMWY3NC00YWJiLWI3NzQtYTZkMWNjOGMyYThjIiwiUmFuZ2VMZW5ndGgiOjEzLCJSZWZlcmVuY2VJZCI6IjVkYTA3NzY4LTg0ZDctNDg5Ny04NTE0LWI2ZWY2MWE1ZWYyNy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UGV0ZXJzIDIwMDUpIn1dfSwiVGFnIjoiQ2l0YXZpUGxhY2Vob2xkZXIjOTczYTVjZjAtZWJlNC00YmEwLTk3ZmYtOTE4MWFhMTkwMjc1IiwiVGV4dCI6IihQZXRlcnMgMjAwNSkiLCJXQUlWZXJzaW9uIjoiNi4xLjAuMCJ9}</w:instrText>
          </w:r>
          <w:r w:rsidR="00FB78FE" w:rsidRPr="00A0236E">
            <w:rPr>
              <w:lang w:val="en-GB"/>
            </w:rPr>
            <w:fldChar w:fldCharType="separate"/>
          </w:r>
          <w:r w:rsidR="00C3790B">
            <w:rPr>
              <w:lang w:val="en-GB"/>
            </w:rPr>
            <w:t>(Peters 2005)</w:t>
          </w:r>
          <w:r w:rsidR="00FB78FE" w:rsidRPr="00A0236E">
            <w:rPr>
              <w:lang w:val="en-GB"/>
            </w:rPr>
            <w:fldChar w:fldCharType="end"/>
          </w:r>
        </w:sdtContent>
      </w:sdt>
      <w:r w:rsidR="00FB78FE" w:rsidRPr="00A0236E">
        <w:rPr>
          <w:lang w:val="en-GB"/>
        </w:rPr>
        <w:t xml:space="preserve">. Sampling biases caused by low sea levels </w:t>
      </w:r>
      <w:r w:rsidR="00946A10" w:rsidRPr="00A0236E">
        <w:rPr>
          <w:lang w:val="en-GB"/>
        </w:rPr>
        <w:t>arise from</w:t>
      </w:r>
      <w:r w:rsidR="00FB78FE" w:rsidRPr="00A0236E">
        <w:rPr>
          <w:lang w:val="en-GB"/>
        </w:rPr>
        <w:t xml:space="preserve"> </w:t>
      </w:r>
      <w:r w:rsidR="00946A10" w:rsidRPr="00A0236E">
        <w:rPr>
          <w:lang w:val="en-GB"/>
        </w:rPr>
        <w:t>the removal of</w:t>
      </w:r>
      <w:r w:rsidR="00FB78FE" w:rsidRPr="00A0236E">
        <w:rPr>
          <w:lang w:val="en-GB"/>
        </w:rPr>
        <w:t xml:space="preserve"> originating taxa from the fossil record or </w:t>
      </w:r>
      <w:r w:rsidR="00946A10" w:rsidRPr="00A0236E">
        <w:rPr>
          <w:lang w:val="en-GB"/>
        </w:rPr>
        <w:t>a shift</w:t>
      </w:r>
      <w:r w:rsidR="00FB78FE" w:rsidRPr="00A0236E">
        <w:rPr>
          <w:lang w:val="en-GB"/>
        </w:rPr>
        <w:t xml:space="preserve"> </w:t>
      </w:r>
      <w:r w:rsidR="00946A10" w:rsidRPr="00A0236E">
        <w:rPr>
          <w:lang w:val="en-GB"/>
        </w:rPr>
        <w:t xml:space="preserve">of </w:t>
      </w:r>
      <w:r w:rsidR="00FB78FE" w:rsidRPr="00A0236E">
        <w:rPr>
          <w:lang w:val="en-GB"/>
        </w:rPr>
        <w:t>their detection to a later origination datum</w:t>
      </w:r>
      <w:r w:rsidR="00932E30" w:rsidRPr="00A0236E">
        <w:rPr>
          <w:lang w:val="en-GB"/>
        </w:rPr>
        <w:t xml:space="preserve">, leading to an artificially reduced origination probability. </w:t>
      </w:r>
      <w:r w:rsidR="000779AC">
        <w:rPr>
          <w:lang w:val="en-GB"/>
        </w:rPr>
        <w:t xml:space="preserve">These extrinsic </w:t>
      </w:r>
      <w:r w:rsidR="000779AC" w:rsidRPr="000779AC">
        <w:rPr>
          <w:lang w:val="en-GB"/>
        </w:rPr>
        <w:t xml:space="preserve">biases </w:t>
      </w:r>
      <w:r w:rsidR="000779AC">
        <w:rPr>
          <w:lang w:val="en-GB"/>
        </w:rPr>
        <w:t>of fossil data</w:t>
      </w:r>
      <w:r w:rsidR="000779AC" w:rsidRPr="000779AC">
        <w:rPr>
          <w:lang w:val="en-GB"/>
        </w:rPr>
        <w:t xml:space="preserve"> cannot be addressed by sampling standardi</w:t>
      </w:r>
      <w:r w:rsidR="00742B98">
        <w:rPr>
          <w:lang w:val="en-GB"/>
        </w:rPr>
        <w:t>s</w:t>
      </w:r>
      <w:r w:rsidR="000779AC" w:rsidRPr="000779AC">
        <w:rPr>
          <w:lang w:val="en-GB"/>
        </w:rPr>
        <w:t>ation</w:t>
      </w:r>
      <w:r w:rsidR="000779AC">
        <w:rPr>
          <w:lang w:val="en-GB"/>
        </w:rPr>
        <w:t xml:space="preserve"> </w:t>
      </w:r>
      <w:sdt>
        <w:sdtPr>
          <w:rPr>
            <w:lang w:val="en-GB"/>
          </w:rPr>
          <w:alias w:val="Don't edit this field"/>
          <w:tag w:val="CitaviPlaceholder#91c12e4f-6708-4112-9868-4d2d2946cfc4"/>
          <w:id w:val="1504711852"/>
          <w:placeholder>
            <w:docPart w:val="DefaultPlaceholder_-1854013440"/>
          </w:placeholder>
        </w:sdtPr>
        <w:sdtContent>
          <w:r w:rsidR="000779AC">
            <w:rPr>
              <w:lang w:val="en-GB"/>
            </w:rPr>
            <w:fldChar w:fldCharType="begin"/>
          </w:r>
          <w:r w:rsidR="00C3790B">
            <w:rPr>
              <w:lang w:val="en-GB"/>
            </w:rPr>
            <w:instrText>ADDIN CitaviPlaceholder{eyIkaWQiOiIxIiwiRW50cmllcyI6W3siJGlkIjoiMiIsIklkIjoiZDFkOTg3OTgtNjRhZS00NWYzLTljOTgtYzRmMTZlOTE2ZTQ2IiwiUmFuZ2VMZW5ndGgiOjEzLCJSZWZlcmVuY2VJZCI6IjBmOWI1OGEzLWZjMDgtNDU5OC04MmZiLWFkOTIxMjU3NmNjMS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}</w:instrText>
          </w:r>
          <w:r w:rsidR="000779AC">
            <w:rPr>
              <w:lang w:val="en-GB"/>
            </w:rPr>
            <w:fldChar w:fldCharType="separate"/>
          </w:r>
          <w:r w:rsidR="00C3790B">
            <w:rPr>
              <w:lang w:val="en-GB"/>
            </w:rPr>
            <w:t>(Peters 2006)</w:t>
          </w:r>
          <w:r w:rsidR="000779AC">
            <w:rPr>
              <w:lang w:val="en-GB"/>
            </w:rPr>
            <w:fldChar w:fldCharType="end"/>
          </w:r>
        </w:sdtContent>
      </w:sdt>
      <w:r w:rsidR="000779AC">
        <w:rPr>
          <w:lang w:val="en-GB"/>
        </w:rPr>
        <w:t>.</w:t>
      </w:r>
      <w:r w:rsidR="00932E30" w:rsidRPr="00A0236E">
        <w:rPr>
          <w:lang w:val="en-GB"/>
        </w:rPr>
        <w:t xml:space="preserve"> The apparently large effect size of cooling-cooling </w:t>
      </w:r>
      <w:proofErr w:type="spellStart"/>
      <w:r w:rsidR="00932E30" w:rsidRPr="00A0236E">
        <w:rPr>
          <w:lang w:val="en-GB"/>
        </w:rPr>
        <w:t>palaeoclimate</w:t>
      </w:r>
      <w:proofErr w:type="spellEnd"/>
      <w:r w:rsidR="00932E30" w:rsidRPr="00A0236E">
        <w:rPr>
          <w:lang w:val="en-GB"/>
        </w:rPr>
        <w:t xml:space="preserve"> interactions might hence</w:t>
      </w:r>
      <w:r w:rsidR="00926262" w:rsidRPr="00A0236E">
        <w:rPr>
          <w:lang w:val="en-GB"/>
        </w:rPr>
        <w:t xml:space="preserve"> even</w:t>
      </w:r>
      <w:r w:rsidR="00932E30" w:rsidRPr="00A0236E">
        <w:rPr>
          <w:lang w:val="en-GB"/>
        </w:rPr>
        <w:t xml:space="preserve"> be an underestimation of the true </w:t>
      </w:r>
      <w:r w:rsidR="00C17163">
        <w:rPr>
          <w:lang w:val="en-GB"/>
        </w:rPr>
        <w:t>magnitude</w:t>
      </w:r>
      <w:r w:rsidR="00932E30" w:rsidRPr="00A0236E">
        <w:rPr>
          <w:lang w:val="en-GB"/>
        </w:rPr>
        <w:t xml:space="preserve">. </w:t>
      </w:r>
      <w:r w:rsidR="00E328B0">
        <w:rPr>
          <w:lang w:val="en-GB"/>
        </w:rPr>
        <w:t xml:space="preserve">However, we only tested the effect of temperature on diversity </w:t>
      </w:r>
      <w:r w:rsidR="00FB3023">
        <w:rPr>
          <w:lang w:val="en-GB"/>
        </w:rPr>
        <w:t>and did not include other</w:t>
      </w:r>
      <w:r w:rsidR="00D503D1">
        <w:rPr>
          <w:lang w:val="en-GB"/>
        </w:rPr>
        <w:t xml:space="preserve"> environmental parameters potentially affecting origination rates (</w:t>
      </w:r>
      <w:r w:rsidR="00D503D1" w:rsidRPr="00D503D1">
        <w:rPr>
          <w:lang w:val="en-GB"/>
        </w:rPr>
        <w:t>e.g., sea-level, nutrient inputs, continental dispersion</w:t>
      </w:r>
      <w:r w:rsidR="00D503D1">
        <w:rPr>
          <w:lang w:val="en-GB"/>
        </w:rPr>
        <w:t xml:space="preserve">). The large effect size found in this study is </w:t>
      </w:r>
      <w:r w:rsidR="000779AC">
        <w:rPr>
          <w:lang w:val="en-GB"/>
        </w:rPr>
        <w:t>thus</w:t>
      </w:r>
      <w:r w:rsidR="00D503D1">
        <w:rPr>
          <w:lang w:val="en-GB"/>
        </w:rPr>
        <w:t xml:space="preserve"> related to temperature estimates only and could potentially be less relevant when compared to other environmental parameters. </w:t>
      </w:r>
      <w:r w:rsidR="000779AC">
        <w:rPr>
          <w:lang w:val="en-GB"/>
        </w:rPr>
        <w:t xml:space="preserve">Nevertheless, current research shows that temperature remains a significant predictor of origination rates after accounting for additional environmental parameters </w:t>
      </w:r>
      <w:sdt>
        <w:sdtPr>
          <w:rPr>
            <w:lang w:val="en-GB"/>
          </w:rPr>
          <w:alias w:val="Don't edit this field"/>
          <w:tag w:val="CitaviPlaceholder#6fc1aef3-5de3-4af3-bdff-c05e77e8070d"/>
          <w:id w:val="-1098483345"/>
          <w:placeholder>
            <w:docPart w:val="DefaultPlaceholder_-1854013440"/>
          </w:placeholder>
        </w:sdtPr>
        <w:sdtContent>
          <w:r w:rsidR="000779AC">
            <w:rPr>
              <w:lang w:val="en-GB"/>
            </w:rPr>
            <w:fldChar w:fldCharType="begin"/>
          </w:r>
          <w:r w:rsidR="00C3790B">
            <w:rPr>
              <w:lang w:val="en-GB"/>
            </w:rPr>
            <w:instrText>ADDIN CitaviPlaceholder{eyIkaWQiOiIxIiwiRW50cmllcyI6W3siJGlkIjoiMiIsIklkIjoiN2YzNjUwODMtOWFlNC00ZTQwLTk3YzEtZWU3OWE0NTExZDA5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zZmYzFhZWYzLTVkZTMtNGFmMy1iZGZmLWMwNWU3N2U4MDcwZCIsIlRleHQiOiIoTWF5aGV3IGV0IGFsLiAyMDEyKSIsIldBSVZlcnNpb24iOiI2LjEuMC4wIn0=}</w:instrText>
          </w:r>
          <w:r w:rsidR="000779AC">
            <w:rPr>
              <w:lang w:val="en-GB"/>
            </w:rPr>
            <w:fldChar w:fldCharType="separate"/>
          </w:r>
          <w:r w:rsidR="00C3790B">
            <w:rPr>
              <w:lang w:val="en-GB"/>
            </w:rPr>
            <w:t>(Mayhew et al. 2012)</w:t>
          </w:r>
          <w:r w:rsidR="000779AC">
            <w:rPr>
              <w:lang w:val="en-GB"/>
            </w:rPr>
            <w:fldChar w:fldCharType="end"/>
          </w:r>
        </w:sdtContent>
      </w:sdt>
      <w:r w:rsidR="000779AC">
        <w:rPr>
          <w:lang w:val="en-GB"/>
        </w:rPr>
        <w:t xml:space="preserve">. </w:t>
      </w:r>
      <w:r w:rsidR="00FB467D">
        <w:rPr>
          <w:lang w:val="en-GB"/>
        </w:rPr>
        <w:t xml:space="preserve">Further, temperature </w:t>
      </w:r>
      <w:r w:rsidR="00D221D2">
        <w:rPr>
          <w:lang w:val="en-GB"/>
        </w:rPr>
        <w:t>can</w:t>
      </w:r>
      <w:r w:rsidR="00FB467D">
        <w:rPr>
          <w:lang w:val="en-GB"/>
        </w:rPr>
        <w:t xml:space="preserve"> act as a top-down effect, driving the change in other environmental parameters such as sea-level and shelf area weathering. Directly correlating temperature to origination</w:t>
      </w:r>
      <w:r w:rsidR="00D221D2">
        <w:rPr>
          <w:lang w:val="en-GB"/>
        </w:rPr>
        <w:t xml:space="preserve"> rates</w:t>
      </w:r>
      <w:r w:rsidR="00FB467D">
        <w:rPr>
          <w:lang w:val="en-GB"/>
        </w:rPr>
        <w:t xml:space="preserve">, instead of </w:t>
      </w:r>
      <w:r w:rsidR="00742B98">
        <w:rPr>
          <w:lang w:val="en-GB"/>
        </w:rPr>
        <w:t>fitting additional</w:t>
      </w:r>
      <w:r w:rsidR="00FB467D">
        <w:rPr>
          <w:lang w:val="en-GB"/>
        </w:rPr>
        <w:t xml:space="preserve"> </w:t>
      </w:r>
      <w:r w:rsidR="00D221D2">
        <w:rPr>
          <w:lang w:val="en-GB"/>
        </w:rPr>
        <w:t xml:space="preserve">mediatory variables, might hence give a more precise estimate of the relationship between climate and evolutionary dynamics. </w:t>
      </w:r>
    </w:p>
    <w:p w14:paraId="5645B073" w14:textId="40096010" w:rsidR="007665D2" w:rsidRPr="00A0236E" w:rsidRDefault="007665D2" w:rsidP="00F343D8">
      <w:pPr>
        <w:rPr>
          <w:lang w:val="en-GB"/>
        </w:rPr>
      </w:pPr>
      <w:r w:rsidRPr="00A0236E">
        <w:rPr>
          <w:lang w:val="en-GB"/>
        </w:rPr>
        <w:t>We emphasize that our results can only provide statistical conclusions, but no causal inferences. Causes for the detected effect might be manifold</w:t>
      </w:r>
      <w:r>
        <w:rPr>
          <w:lang w:val="en-GB"/>
        </w:rPr>
        <w:t xml:space="preserve"> </w:t>
      </w:r>
      <w:r w:rsidRPr="00A0236E">
        <w:rPr>
          <w:lang w:val="en-GB"/>
        </w:rPr>
        <w:t xml:space="preserve">but are likely connected to eustatic sea level subsidence caused by global cooling. A </w:t>
      </w:r>
      <w:proofErr w:type="gramStart"/>
      <w:r w:rsidRPr="00A0236E">
        <w:rPr>
          <w:lang w:val="en-GB"/>
        </w:rPr>
        <w:t>drop in</w:t>
      </w:r>
      <w:proofErr w:type="gramEnd"/>
      <w:r w:rsidRPr="00A0236E">
        <w:rPr>
          <w:lang w:val="en-GB"/>
        </w:rPr>
        <w:t xml:space="preserve"> sea level due to glaciation results in reduced continental shelf area, which is the main habitat for the majority of the studied fossil groups. Increased habitat fragmentation and loss is correlated to the rate of ecological interactions </w:t>
      </w:r>
      <w:sdt>
        <w:sdtPr>
          <w:rPr>
            <w:lang w:val="en-GB"/>
          </w:rPr>
          <w:alias w:val="Don't edit this field"/>
          <w:tag w:val="CitaviPlaceholder#46a1e782-56eb-443a-a5fe-2a8135b50127"/>
          <w:id w:val="1488817874"/>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}</w:instrText>
          </w:r>
          <w:r w:rsidRPr="00A0236E">
            <w:rPr>
              <w:lang w:val="en-GB"/>
            </w:rPr>
            <w:fldChar w:fldCharType="separate"/>
          </w:r>
          <w:r w:rsidR="00C3790B">
            <w:rPr>
              <w:lang w:val="en-GB"/>
            </w:rPr>
            <w:t>(Tilman 1994; Valentine 1968; Schuler et al. 2017)</w:t>
          </w:r>
          <w:r w:rsidRPr="00A0236E">
            <w:rPr>
              <w:lang w:val="en-GB"/>
            </w:rPr>
            <w:fldChar w:fldCharType="end"/>
          </w:r>
        </w:sdtContent>
      </w:sdt>
      <w:r w:rsidRPr="00A0236E">
        <w:rPr>
          <w:lang w:val="en-GB"/>
        </w:rPr>
        <w:t xml:space="preserve"> and speciation rates </w:t>
      </w:r>
      <w:sdt>
        <w:sdtPr>
          <w:rPr>
            <w:lang w:val="en-GB"/>
          </w:rPr>
          <w:alias w:val="Don't edit this field"/>
          <w:tag w:val="CitaviPlaceholder#83934a7d-6f1b-4627-a8f9-511a0bc2ba4f"/>
          <w:id w:val="1768892808"/>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zNjwvbj5cclxuICA8aW4+dHJ1ZTwvaW4+XHJcbiAgPG9zPjExNTM2PC9vcz5cclxuICA8cHM+MTE1MzY8L3BzPlxyXG48L3NwPlxyXG48ZXA+XHJcbiAgPG4+MTE1NDI8L24+XHJcbiAgPGluPnRydWU8L2luPlxyXG4gIDxvcz4xMTU0Mjwvb3M+XHJcbiAgPHBzPjExNTQyPC9wcz5cclxuPC9lcD5cclxuPG9zPjExNTM2LTExNTQyPC9vcz4iLCJQYWdlUmFuZ2VOdW1iZXIiOjExNTM2LCJQYWdlUmFuZ2VOdW1iZXJpbmdUeXBlIjoiUGFnZSIsIlBhZ2VSYW5nZU51bWVyYWxTeXN0ZW0iOiJBcmFiaWMiLCJQZXJpb2RpY2FsIjp7IiRpZCI6IjEx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}</w:instrText>
          </w:r>
          <w:r w:rsidRPr="00A0236E">
            <w:rPr>
              <w:lang w:val="en-GB"/>
            </w:rPr>
            <w:fldChar w:fldCharType="separate"/>
          </w:r>
          <w:r w:rsidR="00C3790B">
            <w:rPr>
              <w:lang w:val="en-GB"/>
            </w:rPr>
            <w:t>(Mayr und O'Hara 1986; Alroy 2008)</w:t>
          </w:r>
          <w:r w:rsidRPr="00A0236E">
            <w:rPr>
              <w:lang w:val="en-GB"/>
            </w:rPr>
            <w:fldChar w:fldCharType="end"/>
          </w:r>
        </w:sdtContent>
      </w:sdt>
      <w:r w:rsidRPr="00A0236E">
        <w:rPr>
          <w:lang w:val="en-GB"/>
        </w:rPr>
        <w:t xml:space="preserve">. Low sea levels lead to increased nutrient availability in the marine realm through exposure of continental shelf area to weathering </w:t>
      </w:r>
      <w:sdt>
        <w:sdtPr>
          <w:rPr>
            <w:lang w:val="en-GB"/>
          </w:rPr>
          <w:alias w:val="Don't edit this field"/>
          <w:tag w:val="CitaviPlaceholder#0cd94d3b-6d6b-48af-9098-396b072ccf13"/>
          <w:id w:val="1142775406"/>
          <w:placeholder>
            <w:docPart w:val="4B9072B00CCD419082B5BC65B2D132A5"/>
          </w:placeholder>
        </w:sdtPr>
        <w:sdtContent>
          <w:r w:rsidRPr="00A0236E">
            <w:rPr>
              <w:lang w:val="en-GB"/>
            </w:rPr>
            <w:fldChar w:fldCharType="begin"/>
          </w:r>
          <w:r w:rsidR="00C3790B">
            <w:rPr>
              <w:lang w:val="en-GB"/>
            </w:rPr>
            <w:instrText>ADDIN CitaviPlaceholder{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}</w:instrText>
          </w:r>
          <w:r w:rsidRPr="00A0236E">
            <w:rPr>
              <w:lang w:val="en-GB"/>
            </w:rPr>
            <w:fldChar w:fldCharType="separate"/>
          </w:r>
          <w:r w:rsidR="00C3790B">
            <w:rPr>
              <w:lang w:val="en-GB"/>
            </w:rPr>
            <w:t>(Broecker und Peng 1982)</w:t>
          </w:r>
          <w:r w:rsidRPr="00A0236E">
            <w:rPr>
              <w:lang w:val="en-GB"/>
            </w:rPr>
            <w:fldChar w:fldCharType="end"/>
          </w:r>
        </w:sdtContent>
      </w:sdt>
      <w:r w:rsidRPr="00A0236E">
        <w:rPr>
          <w:lang w:val="en-GB"/>
        </w:rPr>
        <w:t xml:space="preserve">, a process known to drive genus origination rates </w:t>
      </w:r>
      <w:sdt>
        <w:sdtPr>
          <w:rPr>
            <w:lang w:val="en-GB"/>
          </w:rPr>
          <w:alias w:val="Don't edit this field"/>
          <w:tag w:val="CitaviPlaceholder#492be36e-1b69-4b47-ae0c-a5f55c4d0f3f"/>
          <w:id w:val="-1949776203"/>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ZjZhYWVhYzQtNTFhMy00ZWRlLWEwMmEtY2U2ZDc3ZWEwZmNiIiwiUmFuZ2VMZW5ndGgiOjI3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2LTI2VDE2OjU3OjEwIiwiUHJvamVjdCI6eyIkcmVmIjoiNSJ9fSwiVXNlTnVtYmVyaW5nVHlwZU9mUGFyZW50RG9jdW1lbnQiOmZhbHNlfV0sIkZvcm1hdHRlZFRleHQiOnsiJGlkIjoiOCIsIkNvdW50IjoxLCJUZXh0VW5pdHMiOlt7IiRpZCI6IjkiLCJGb250U3R5bGUiOnsiJGlkIjoiMTAiLCJOZXV0cmFsIjp0cnVlfSwiUmVhZGluZ09yZGVyIjoxLCJUZXh0IjoiKEPDoXJkZW5hcyB1bmQgSGFycmllcyAyMDEwKSJ9XX0sIlRhZyI6IkNpdGF2aVBsYWNlaG9sZGVyIzQ5MmJlMzZlLTFiNjktNGI0Ny1hZTBjLWE1ZjU1YzRkMGYzZiIsIlRleHQiOiIoQ8OhcmRlbmFzIHVuZCBIYXJyaWVzIDIwMTApIiwiV0FJVmVyc2lvbiI6IjYuMS4wLjAifQ==}</w:instrText>
          </w:r>
          <w:r w:rsidRPr="00A0236E">
            <w:rPr>
              <w:lang w:val="en-GB"/>
            </w:rPr>
            <w:fldChar w:fldCharType="separate"/>
          </w:r>
          <w:r w:rsidR="00C3790B">
            <w:rPr>
              <w:lang w:val="en-GB"/>
            </w:rPr>
            <w:t>(Cárdenas und Harries 2010)</w:t>
          </w:r>
          <w:r w:rsidRPr="00A0236E">
            <w:rPr>
              <w:lang w:val="en-GB"/>
            </w:rPr>
            <w:fldChar w:fldCharType="end"/>
          </w:r>
        </w:sdtContent>
      </w:sdt>
      <w:r w:rsidRPr="00A0236E">
        <w:rPr>
          <w:lang w:val="en-GB"/>
        </w:rPr>
        <w:t xml:space="preserve">. The combination of short-term cooling on top of a long-term cooling trend exacerbates eustatic sea level </w:t>
      </w:r>
      <w:r>
        <w:rPr>
          <w:lang w:val="en-GB"/>
        </w:rPr>
        <w:t>drop</w:t>
      </w:r>
      <w:r w:rsidRPr="00A0236E">
        <w:rPr>
          <w:lang w:val="en-GB"/>
        </w:rPr>
        <w:t>, thus potentially reinforcing habitat fragmentation and loss</w:t>
      </w:r>
      <w:r>
        <w:rPr>
          <w:lang w:val="en-GB"/>
        </w:rPr>
        <w:t xml:space="preserve"> as well as nutrient availability,</w:t>
      </w:r>
      <w:r w:rsidRPr="00A0236E">
        <w:rPr>
          <w:lang w:val="en-GB"/>
        </w:rPr>
        <w:t xml:space="preserve"> leading to increased origination rates. </w:t>
      </w:r>
    </w:p>
    <w:p w14:paraId="70823F19" w14:textId="0C710F8A" w:rsidR="002F6DDC" w:rsidRPr="00A0236E" w:rsidRDefault="00C06427" w:rsidP="00555713">
      <w:pPr>
        <w:rPr>
          <w:rFonts w:cs="Times New Roman"/>
          <w:szCs w:val="24"/>
          <w:lang w:val="en-GB"/>
        </w:rPr>
      </w:pPr>
      <w:r w:rsidRPr="00A0236E">
        <w:rPr>
          <w:lang w:val="en-GB"/>
        </w:rPr>
        <w:t>Cooling-cooling</w:t>
      </w:r>
      <w:r w:rsidR="00D51815" w:rsidRPr="00A0236E">
        <w:rPr>
          <w:lang w:val="en-GB"/>
        </w:rPr>
        <w:t xml:space="preserve"> </w:t>
      </w:r>
      <w:proofErr w:type="spellStart"/>
      <w:r w:rsidR="00D51815" w:rsidRPr="00A0236E">
        <w:rPr>
          <w:lang w:val="en-GB"/>
        </w:rPr>
        <w:t>palaeoclimate</w:t>
      </w:r>
      <w:proofErr w:type="spellEnd"/>
      <w:r w:rsidR="00D51815" w:rsidRPr="00A0236E">
        <w:rPr>
          <w:lang w:val="en-GB"/>
        </w:rPr>
        <w:t xml:space="preserve"> interactions</w:t>
      </w:r>
      <w:r w:rsidRPr="00A0236E">
        <w:rPr>
          <w:lang w:val="en-GB"/>
        </w:rPr>
        <w:t xml:space="preserve"> </w:t>
      </w:r>
      <w:r w:rsidR="00D51815" w:rsidRPr="00A0236E">
        <w:rPr>
          <w:lang w:val="en-GB"/>
        </w:rPr>
        <w:t>have been shown to be major driver of temperature related extinctions in the fossil record</w:t>
      </w:r>
      <w:r w:rsidRPr="00A0236E">
        <w:rPr>
          <w:lang w:val="en-GB"/>
        </w:rPr>
        <w:t xml:space="preserve">, with warming-warming interactions showing </w:t>
      </w:r>
      <w:r w:rsidR="009F404E" w:rsidRPr="00A0236E">
        <w:rPr>
          <w:lang w:val="en-GB"/>
        </w:rPr>
        <w:t>the same but</w:t>
      </w:r>
      <w:r w:rsidRPr="00A0236E">
        <w:rPr>
          <w:lang w:val="en-GB"/>
        </w:rPr>
        <w:t xml:space="preserve"> </w:t>
      </w:r>
      <w:r w:rsidRPr="00A0236E">
        <w:rPr>
          <w:lang w:val="en-GB"/>
        </w:rPr>
        <w:lastRenderedPageBreak/>
        <w:t xml:space="preserve">less severe signal </w:t>
      </w:r>
      <w:r w:rsidR="00D51815" w:rsidRPr="00A0236E">
        <w:rPr>
          <w:lang w:val="en-GB"/>
        </w:rPr>
        <w:t>(</w:t>
      </w:r>
      <w:proofErr w:type="spellStart"/>
      <w:r w:rsidR="00D51815" w:rsidRPr="00A0236E">
        <w:rPr>
          <w:lang w:val="en-GB"/>
        </w:rPr>
        <w:t>Mathes</w:t>
      </w:r>
      <w:proofErr w:type="spellEnd"/>
      <w:r w:rsidR="006248CA" w:rsidRPr="00A0236E">
        <w:rPr>
          <w:lang w:val="en-GB"/>
        </w:rPr>
        <w:t xml:space="preserve"> et al.</w:t>
      </w:r>
      <w:r w:rsidR="00D51815" w:rsidRPr="00A0236E">
        <w:rPr>
          <w:lang w:val="en-GB"/>
        </w:rPr>
        <w:t xml:space="preserve"> 2020</w:t>
      </w:r>
      <w:del w:id="65" w:author="Manuel Steinbauer" w:date="2020-07-16T12:00:00Z">
        <w:r w:rsidR="00AE55D0" w:rsidDel="00D70438">
          <w:rPr>
            <w:lang w:val="en-GB"/>
          </w:rPr>
          <w:delText>, in review</w:delText>
        </w:r>
      </w:del>
      <w:r w:rsidR="00D51815" w:rsidRPr="00A0236E">
        <w:rPr>
          <w:lang w:val="en-GB"/>
        </w:rPr>
        <w:t>).</w:t>
      </w:r>
      <w:r w:rsidR="00F86EB7" w:rsidRPr="00A0236E">
        <w:rPr>
          <w:lang w:val="en-GB"/>
        </w:rPr>
        <w:t xml:space="preserve"> The synergetic combination of same-directional temperature changes is thought to move </w:t>
      </w:r>
      <w:r w:rsidR="00F86EB7" w:rsidRPr="00A0236E">
        <w:rPr>
          <w:rFonts w:cs="Times New Roman"/>
          <w:szCs w:val="24"/>
          <w:lang w:val="en-GB"/>
        </w:rPr>
        <w:t xml:space="preserve">taxa out of their adaptation space, which is phylogenetically retained </w:t>
      </w:r>
      <w:sdt>
        <w:sdtPr>
          <w:rPr>
            <w:rFonts w:cs="Times New Roman"/>
            <w:szCs w:val="24"/>
            <w:lang w:val="en-GB"/>
          </w:rPr>
          <w:alias w:val="Don't edit this field"/>
          <w:tag w:val="CitaviPlaceholder#fe8789f3-c36c-469a-b370-5b9f2da6c252"/>
          <w:id w:val="242076140"/>
          <w:placeholder>
            <w:docPart w:val="DefaultPlaceholder_-1854013440"/>
          </w:placeholder>
        </w:sdtPr>
        <w:sdtContent>
          <w:r w:rsidR="00F86EB7"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YtMjZUMTY6NTc6MTA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YtMjZUMTY6NTc6MTA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2LTI2VDE2OjU3OjEw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NDZiMjAyN2YtYzJmNi00NGFmLThhMjktZjBhMTVhYzJlNWJlIiwiVGV4dCI6IihXaWVucyB1bmQgR3JhaGFtIDIwMDU7IEhvcGtpbnMgZXQgYWwuIDIwMTQ7IFN0aWdhbGwgMjAxNCkiLCJXQUlWZXJzaW9uIjoiNi4xLjAuMCJ9}</w:instrText>
          </w:r>
          <w:r w:rsidR="00F86EB7" w:rsidRPr="00A0236E">
            <w:rPr>
              <w:rFonts w:cs="Times New Roman"/>
              <w:szCs w:val="24"/>
              <w:lang w:val="en-GB"/>
            </w:rPr>
            <w:fldChar w:fldCharType="separate"/>
          </w:r>
          <w:r w:rsidR="00C3790B">
            <w:rPr>
              <w:rFonts w:cs="Times New Roman"/>
              <w:szCs w:val="24"/>
              <w:lang w:val="en-GB"/>
            </w:rPr>
            <w:t>(Wiens und Graham 2005; Hopkins et al. 2014; Stigall 2014)</w:t>
          </w:r>
          <w:r w:rsidR="00F86EB7" w:rsidRPr="00A0236E">
            <w:rPr>
              <w:rFonts w:cs="Times New Roman"/>
              <w:szCs w:val="24"/>
              <w:lang w:val="en-GB"/>
            </w:rPr>
            <w:fldChar w:fldCharType="end"/>
          </w:r>
        </w:sdtContent>
      </w:sdt>
      <w:r w:rsidR="00F86EB7" w:rsidRPr="00A0236E">
        <w:rPr>
          <w:rFonts w:cs="Times New Roman"/>
          <w:szCs w:val="24"/>
          <w:lang w:val="en-GB"/>
        </w:rPr>
        <w:t xml:space="preserve">. </w:t>
      </w:r>
      <w:r w:rsidR="004B60E9" w:rsidRPr="00A0236E">
        <w:rPr>
          <w:rFonts w:cs="Times New Roman"/>
          <w:szCs w:val="24"/>
          <w:lang w:val="en-GB"/>
        </w:rPr>
        <w:t xml:space="preserve">When the environment changes so drastically that taxa are no longer adapted to it, they are </w:t>
      </w:r>
      <w:commentRangeStart w:id="66"/>
      <w:r w:rsidR="004B60E9" w:rsidRPr="00A0236E">
        <w:rPr>
          <w:rFonts w:cs="Times New Roman"/>
          <w:szCs w:val="24"/>
          <w:lang w:val="en-GB"/>
        </w:rPr>
        <w:t xml:space="preserve">forced to respond </w:t>
      </w:r>
      <w:commentRangeEnd w:id="66"/>
      <w:r w:rsidR="00D70438">
        <w:rPr>
          <w:rStyle w:val="Kommentarzeichen"/>
        </w:rPr>
        <w:commentReference w:id="66"/>
      </w:r>
      <w:r w:rsidR="004B60E9" w:rsidRPr="00A0236E">
        <w:rPr>
          <w:rFonts w:cs="Times New Roman"/>
          <w:szCs w:val="24"/>
          <w:lang w:val="en-GB"/>
        </w:rPr>
        <w:t>through evolutionary change, migrati</w:t>
      </w:r>
      <w:r w:rsidR="006750B8" w:rsidRPr="00A0236E">
        <w:rPr>
          <w:rFonts w:cs="Times New Roman"/>
          <w:szCs w:val="24"/>
          <w:lang w:val="en-GB"/>
        </w:rPr>
        <w:t>on</w:t>
      </w:r>
      <w:r w:rsidR="004B60E9" w:rsidRPr="00A0236E">
        <w:rPr>
          <w:rFonts w:cs="Times New Roman"/>
          <w:szCs w:val="24"/>
          <w:lang w:val="en-GB"/>
        </w:rPr>
        <w:t xml:space="preserve"> or extinct</w:t>
      </w:r>
      <w:r w:rsidR="006750B8" w:rsidRPr="00A0236E">
        <w:rPr>
          <w:rFonts w:cs="Times New Roman"/>
          <w:szCs w:val="24"/>
          <w:lang w:val="en-GB"/>
        </w:rPr>
        <w:t>ion</w:t>
      </w:r>
      <w:r w:rsidR="004B60E9" w:rsidRPr="00A0236E">
        <w:rPr>
          <w:rFonts w:cs="Times New Roman"/>
          <w:szCs w:val="24"/>
          <w:lang w:val="en-GB"/>
        </w:rPr>
        <w:t xml:space="preserve"> </w:t>
      </w:r>
      <w:sdt>
        <w:sdtPr>
          <w:rPr>
            <w:rFonts w:cs="Times New Roman"/>
            <w:szCs w:val="24"/>
            <w:lang w:val="en-GB"/>
          </w:rPr>
          <w:alias w:val="Don't edit this field"/>
          <w:tag w:val="CitaviPlaceholder#344f34f7-2a6c-4247-bc8e-c5ce0c1a5bd0"/>
          <w:id w:val="1925838460"/>
          <w:placeholder>
            <w:docPart w:val="DefaultPlaceholder_-1854013440"/>
          </w:placeholder>
        </w:sdtPr>
        <w:sdtContent>
          <w:r w:rsidR="004B60E9"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wIiwiT3JnYW5pemF0aW9ucyI6W10sIk90aGVyc0ludm9sdmVkIjpbXSwiUGFnZVJhbmdlIjoiPHNwPlxyXG4gIDxuPjc2NTwvbj5cclxuICA8aW4+dHJ1ZTwvaW4+XHJcbiAgPG9zPjc2NTwvb3M+XHJcbiAgPHBzPjc2NTwvcHM+XHJcbjwvc3A+XHJcbjxlcD5cclxuICA8bj43NzY8L24+XHJcbiAgPGluPnRydWU8L2luPlxyXG4gIDxvcz43NzY8L29zPlxyXG4gIDxwcz43NzY8L3BzPlxyXG48L2VwPlxyXG48b3M+NzY1LTc3Njwvb3M+IiwiUGFnZVJhbmdlTnVtYmVyIjo3NjUsIlBhZ2VSYW5nZU51bWJlcmluZ1R5cGUiOiJQYWdlIiwiUGFnZVJhbmdlTnVtZXJhbFN5c3RlbSI6IkFyYWJpYyIsIlBlcmlvZGljYWwiOnsiJGlkIjoiMTM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}</w:instrText>
          </w:r>
          <w:r w:rsidR="004B60E9" w:rsidRPr="00A0236E">
            <w:rPr>
              <w:rFonts w:cs="Times New Roman"/>
              <w:szCs w:val="24"/>
              <w:lang w:val="en-GB"/>
            </w:rPr>
            <w:fldChar w:fldCharType="separate"/>
          </w:r>
          <w:r w:rsidR="00C3790B">
            <w:rPr>
              <w:rFonts w:cs="Times New Roman"/>
              <w:szCs w:val="24"/>
              <w:lang w:val="en-GB"/>
            </w:rPr>
            <w:t>(Nogués-Bravo et al. 2018)</w:t>
          </w:r>
          <w:r w:rsidR="004B60E9" w:rsidRPr="00A0236E">
            <w:rPr>
              <w:rFonts w:cs="Times New Roman"/>
              <w:szCs w:val="24"/>
              <w:lang w:val="en-GB"/>
            </w:rPr>
            <w:fldChar w:fldCharType="end"/>
          </w:r>
        </w:sdtContent>
      </w:sdt>
      <w:r w:rsidR="004B60E9" w:rsidRPr="00A0236E">
        <w:rPr>
          <w:rFonts w:cs="Times New Roman"/>
          <w:szCs w:val="24"/>
          <w:lang w:val="en-GB"/>
        </w:rPr>
        <w:t xml:space="preserve">. </w:t>
      </w:r>
      <w:r w:rsidRPr="00A0236E">
        <w:rPr>
          <w:rFonts w:cs="Times New Roman"/>
          <w:szCs w:val="24"/>
          <w:lang w:val="en-GB"/>
        </w:rPr>
        <w:t xml:space="preserve">During warming-warming </w:t>
      </w:r>
      <w:proofErr w:type="spellStart"/>
      <w:r w:rsidRPr="00A0236E">
        <w:rPr>
          <w:rFonts w:cs="Times New Roman"/>
          <w:szCs w:val="24"/>
          <w:lang w:val="en-GB"/>
        </w:rPr>
        <w:t>palaeoclimate</w:t>
      </w:r>
      <w:proofErr w:type="spellEnd"/>
      <w:r w:rsidRPr="00A0236E">
        <w:rPr>
          <w:rFonts w:cs="Times New Roman"/>
          <w:szCs w:val="24"/>
          <w:lang w:val="en-GB"/>
        </w:rPr>
        <w:t xml:space="preserve"> interactions, marine taxa could potentially escape adverse environment through range shifts</w:t>
      </w:r>
      <w:r w:rsidR="006248CA" w:rsidRPr="00A0236E">
        <w:rPr>
          <w:rFonts w:cs="Times New Roman"/>
          <w:szCs w:val="24"/>
          <w:lang w:val="en-GB"/>
        </w:rPr>
        <w:t xml:space="preserve"> </w:t>
      </w:r>
      <w:sdt>
        <w:sdtPr>
          <w:rPr>
            <w:rFonts w:cs="Times New Roman"/>
            <w:szCs w:val="24"/>
            <w:lang w:val="en-GB"/>
          </w:rPr>
          <w:alias w:val="Don't edit this field"/>
          <w:tag w:val="CitaviPlaceholder#464ebe5f-e3ea-4521-92af-d35a51703438"/>
          <w:id w:val="1395938593"/>
          <w:placeholder>
            <w:docPart w:val="DefaultPlaceholder_-1854013440"/>
          </w:placeholder>
        </w:sdtPr>
        <w:sdtContent>
          <w:r w:rsidR="006248CA"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OWJmMDdjMGUtNWVhMC00YWY0LWFjYmItMWU0NDhjMjBkMGM2IiwiUmFuZ2VMZW5ndGgiOjE4LCJSZWZlcmVuY2VJZCI6IjY4MDBkOTliLWQ5Y2QtNGEzMy04MWRjLWUxNjlmZmQ5MzQwNSIsIlJlZmVyZW5jZSI6eyIkaWQiOiIzIiwiQWJzdHJhY3RDb21wbGV4aXR5IjowLCJBYnN0cmFjdFNvdXJjZVRleHRGb3JtYXQiOjAsIkF1dGhvcnMiOlt7IiRpZCI6IjQ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wNDUiLCJPcmdhbml6YXRpb25zIjpbXSwiT3RoZXJzSW52b2x2ZWQiOltdLCJQYWdlUmFuZ2UiOiI8c3A+XHJcbiAgPG4+MTAyNDwvbj5cclxuICA8aW4+dHJ1ZTwvaW4+XHJcbiAgPG9zPjEwMjQ8L29zPlxyXG4gIDxwcz4xMDI0PC9wcz5cclxuPC9zcD5cclxuPGVwPlxyXG4gIDxuPjEwMjY8L24+XHJcbiAgPGluPnRydWU8L2luPlxyXG4gIDxvcz4xMDI2PC9vcz5cclxuICA8cHM+MTAyNjwvcHM+XHJcbjwvZXA+XHJcbjxvcz4xMDI0LTEwMjY8L29zPiIsIlBhZ2VSYW5nZU51bWJlciI6MTAyNCwiUGFnZVJhbmdlTnVtYmVyaW5nVHlwZSI6IlBhZ2UiLCJQYWdlUmFuZ2VOdW1lcmFsU3lzdGVtIjoiQXJhYmljIiwiUGVyaW9kaWNhbCI6eyIkaWQiOiIxMC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}</w:instrText>
          </w:r>
          <w:r w:rsidR="006248CA" w:rsidRPr="00A0236E">
            <w:rPr>
              <w:rFonts w:cs="Times New Roman"/>
              <w:szCs w:val="24"/>
              <w:lang w:val="en-GB"/>
            </w:rPr>
            <w:fldChar w:fldCharType="separate"/>
          </w:r>
          <w:r w:rsidR="00C3790B">
            <w:rPr>
              <w:rFonts w:cs="Times New Roman"/>
              <w:szCs w:val="24"/>
              <w:lang w:val="en-GB"/>
            </w:rPr>
            <w:t>(Chen et al. 2011)</w:t>
          </w:r>
          <w:r w:rsidR="006248CA" w:rsidRPr="00A0236E">
            <w:rPr>
              <w:rFonts w:cs="Times New Roman"/>
              <w:szCs w:val="24"/>
              <w:lang w:val="en-GB"/>
            </w:rPr>
            <w:fldChar w:fldCharType="end"/>
          </w:r>
        </w:sdtContent>
      </w:sdt>
      <w:r w:rsidRPr="00A0236E">
        <w:rPr>
          <w:rFonts w:cs="Times New Roman"/>
          <w:szCs w:val="24"/>
          <w:lang w:val="en-GB"/>
        </w:rPr>
        <w:t xml:space="preserve">. During cooling-cooling, however, geographic barriers resulting from sea level </w:t>
      </w:r>
      <w:r w:rsidR="00C17163">
        <w:rPr>
          <w:rFonts w:cs="Times New Roman"/>
          <w:szCs w:val="24"/>
          <w:lang w:val="en-GB"/>
        </w:rPr>
        <w:t>drop</w:t>
      </w:r>
      <w:r w:rsidR="006248CA" w:rsidRPr="00A0236E">
        <w:rPr>
          <w:rFonts w:cs="Times New Roman"/>
          <w:szCs w:val="24"/>
          <w:lang w:val="en-GB"/>
        </w:rPr>
        <w:t xml:space="preserve"> might</w:t>
      </w:r>
      <w:r w:rsidRPr="00A0236E">
        <w:rPr>
          <w:rFonts w:cs="Times New Roman"/>
          <w:szCs w:val="24"/>
          <w:lang w:val="en-GB"/>
        </w:rPr>
        <w:t xml:space="preserve"> </w:t>
      </w:r>
      <w:r w:rsidR="006248CA" w:rsidRPr="00A0236E">
        <w:rPr>
          <w:rFonts w:cs="Times New Roman"/>
          <w:szCs w:val="24"/>
          <w:lang w:val="en-GB"/>
        </w:rPr>
        <w:t>impede migration, resulting in the observed increased extinction risk (</w:t>
      </w:r>
      <w:proofErr w:type="spellStart"/>
      <w:r w:rsidR="006248CA" w:rsidRPr="00A0236E">
        <w:rPr>
          <w:rFonts w:cs="Times New Roman"/>
          <w:szCs w:val="24"/>
          <w:lang w:val="en-GB"/>
        </w:rPr>
        <w:t>Mathes</w:t>
      </w:r>
      <w:proofErr w:type="spellEnd"/>
      <w:r w:rsidR="006248CA" w:rsidRPr="00A0236E">
        <w:rPr>
          <w:rFonts w:cs="Times New Roman"/>
          <w:szCs w:val="24"/>
          <w:lang w:val="en-GB"/>
        </w:rPr>
        <w:t xml:space="preserve"> et al. 2020</w:t>
      </w:r>
      <w:r w:rsidR="00C17163">
        <w:rPr>
          <w:rFonts w:cs="Times New Roman"/>
          <w:szCs w:val="24"/>
          <w:lang w:val="en-GB"/>
        </w:rPr>
        <w:t>, in review</w:t>
      </w:r>
      <w:r w:rsidR="006248CA" w:rsidRPr="00A0236E">
        <w:rPr>
          <w:rFonts w:cs="Times New Roman"/>
          <w:szCs w:val="24"/>
          <w:lang w:val="en-GB"/>
        </w:rPr>
        <w:t>)</w:t>
      </w:r>
      <w:r w:rsidRPr="00A0236E">
        <w:rPr>
          <w:rFonts w:cs="Times New Roman"/>
          <w:szCs w:val="24"/>
          <w:lang w:val="en-GB"/>
        </w:rPr>
        <w:t xml:space="preserve"> </w:t>
      </w:r>
      <w:r w:rsidR="006248CA" w:rsidRPr="00A0236E">
        <w:rPr>
          <w:rFonts w:cs="Times New Roman"/>
          <w:szCs w:val="24"/>
          <w:lang w:val="en-GB"/>
        </w:rPr>
        <w:t>and origination probability (this study).</w:t>
      </w:r>
      <w:r w:rsidR="00FC4BBA" w:rsidRPr="00A0236E">
        <w:rPr>
          <w:rFonts w:cs="Times New Roman"/>
          <w:szCs w:val="24"/>
          <w:lang w:val="en-GB"/>
        </w:rPr>
        <w:t xml:space="preserve"> </w:t>
      </w:r>
    </w:p>
    <w:p w14:paraId="1E5B8622" w14:textId="016C6A95" w:rsidR="00A31A61" w:rsidRPr="00A0236E" w:rsidRDefault="00FC538F">
      <w:pPr>
        <w:rPr>
          <w:lang w:val="en-GB"/>
        </w:rPr>
      </w:pPr>
      <w:r w:rsidRPr="00A0236E">
        <w:rPr>
          <w:lang w:val="en-GB"/>
        </w:rPr>
        <w:t xml:space="preserve">Our study shows that evolutionary processes interact with climate by complex cascading effects. </w:t>
      </w:r>
      <w:r w:rsidR="00A0236E" w:rsidRPr="00A0236E">
        <w:rPr>
          <w:lang w:val="en-GB"/>
        </w:rPr>
        <w:t>Explicitly</w:t>
      </w:r>
      <w:r w:rsidR="006C0803" w:rsidRPr="00A0236E">
        <w:rPr>
          <w:lang w:val="en-GB"/>
        </w:rPr>
        <w:t xml:space="preserve"> integrating these effects within a dynamic modelling framework leads to an improved </w:t>
      </w:r>
      <w:r w:rsidR="000452F1" w:rsidRPr="00A0236E">
        <w:rPr>
          <w:lang w:val="en-GB"/>
        </w:rPr>
        <w:t>discernment</w:t>
      </w:r>
      <w:r w:rsidR="006C0803" w:rsidRPr="00A0236E">
        <w:rPr>
          <w:lang w:val="en-GB"/>
        </w:rPr>
        <w:t xml:space="preserve"> of origination patterns in the fossil record. </w:t>
      </w:r>
      <w:r w:rsidRPr="00A0236E">
        <w:rPr>
          <w:lang w:val="en-GB"/>
        </w:rPr>
        <w:t xml:space="preserve">Previous studies on the relationship of temperature and biodiversity in </w:t>
      </w:r>
      <w:r w:rsidR="00A0236E" w:rsidRPr="00A0236E">
        <w:rPr>
          <w:lang w:val="en-GB"/>
        </w:rPr>
        <w:t>Earth’s</w:t>
      </w:r>
      <w:r w:rsidRPr="00A0236E">
        <w:rPr>
          <w:lang w:val="en-GB"/>
        </w:rPr>
        <w:t xml:space="preserve"> history came to </w:t>
      </w:r>
      <w:r w:rsidR="00A0236E" w:rsidRPr="00A0236E">
        <w:rPr>
          <w:lang w:val="en-GB"/>
        </w:rPr>
        <w:t>ambiguous</w:t>
      </w:r>
      <w:r w:rsidRPr="00A0236E">
        <w:rPr>
          <w:lang w:val="en-GB"/>
        </w:rPr>
        <w:t xml:space="preserve"> conclusions</w:t>
      </w:r>
      <w:r w:rsidR="006C0803" w:rsidRPr="00A0236E">
        <w:rPr>
          <w:lang w:val="en-GB"/>
        </w:rPr>
        <w:t xml:space="preserve">, a </w:t>
      </w:r>
      <w:r w:rsidR="00BB049B" w:rsidRPr="00A0236E">
        <w:rPr>
          <w:lang w:val="en-GB"/>
        </w:rPr>
        <w:t>non-conformance</w:t>
      </w:r>
      <w:r w:rsidR="006C0803" w:rsidRPr="00A0236E">
        <w:rPr>
          <w:lang w:val="en-GB"/>
        </w:rPr>
        <w:t xml:space="preserve"> </w:t>
      </w:r>
      <w:r w:rsidR="00332ABE">
        <w:rPr>
          <w:lang w:val="en-GB"/>
        </w:rPr>
        <w:t>likely</w:t>
      </w:r>
      <w:r w:rsidR="006C0803" w:rsidRPr="00A0236E">
        <w:rPr>
          <w:lang w:val="en-GB"/>
        </w:rPr>
        <w:t xml:space="preserve"> to be fixed in the future by accounting for </w:t>
      </w:r>
      <w:proofErr w:type="spellStart"/>
      <w:r w:rsidR="006C0803" w:rsidRPr="00A0236E">
        <w:rPr>
          <w:lang w:val="en-GB"/>
        </w:rPr>
        <w:t>palaeoclimate</w:t>
      </w:r>
      <w:proofErr w:type="spellEnd"/>
      <w:r w:rsidR="006C0803" w:rsidRPr="00A0236E">
        <w:rPr>
          <w:lang w:val="en-GB"/>
        </w:rPr>
        <w:t xml:space="preserve"> interactions. </w:t>
      </w:r>
      <w:r w:rsidR="00464475" w:rsidRPr="00A0236E">
        <w:rPr>
          <w:lang w:val="en-GB"/>
        </w:rPr>
        <w:t xml:space="preserve">However, the mechanisms underlying the </w:t>
      </w:r>
      <w:r w:rsidR="00BB049B" w:rsidRPr="00A0236E">
        <w:rPr>
          <w:lang w:val="en-GB"/>
        </w:rPr>
        <w:t xml:space="preserve">large </w:t>
      </w:r>
      <w:r w:rsidR="00464475" w:rsidRPr="00A0236E">
        <w:rPr>
          <w:lang w:val="en-GB"/>
        </w:rPr>
        <w:t>association</w:t>
      </w:r>
      <w:r w:rsidR="00BB049B" w:rsidRPr="00A0236E">
        <w:rPr>
          <w:lang w:val="en-GB"/>
        </w:rPr>
        <w:t xml:space="preserve"> between evolution and the observed effect</w:t>
      </w:r>
      <w:r w:rsidR="00464475" w:rsidRPr="00A0236E">
        <w:rPr>
          <w:lang w:val="en-GB"/>
        </w:rPr>
        <w:t xml:space="preserve"> are still unclear. </w:t>
      </w:r>
      <w:r w:rsidR="00C17163">
        <w:rPr>
          <w:lang w:val="en-GB"/>
        </w:rPr>
        <w:t>The interpretation</w:t>
      </w:r>
      <w:r w:rsidR="00C17163" w:rsidRPr="00A0236E">
        <w:rPr>
          <w:lang w:val="en-GB"/>
        </w:rPr>
        <w:t xml:space="preserve"> offered here, a combination of niche conservatism and ecological effects arising from sea level </w:t>
      </w:r>
      <w:r w:rsidR="00C17163">
        <w:rPr>
          <w:lang w:val="en-GB"/>
        </w:rPr>
        <w:t>change</w:t>
      </w:r>
      <w:r w:rsidR="00C17163" w:rsidRPr="00A0236E">
        <w:rPr>
          <w:lang w:val="en-GB"/>
        </w:rPr>
        <w:t xml:space="preserve">, could be at least partially tested by comparing responses of terrestrial and marine fossil groups to </w:t>
      </w:r>
      <w:proofErr w:type="spellStart"/>
      <w:r w:rsidR="00C17163" w:rsidRPr="00A0236E">
        <w:rPr>
          <w:lang w:val="en-GB"/>
        </w:rPr>
        <w:t>palaeoclimate</w:t>
      </w:r>
      <w:proofErr w:type="spellEnd"/>
      <w:r w:rsidR="00C17163" w:rsidRPr="00A0236E">
        <w:rPr>
          <w:lang w:val="en-GB"/>
        </w:rPr>
        <w:t xml:space="preserve"> interactions. If sea level subsidence plays a key role, terrestrial groups should show a significantly lower response to cooling-cooling than marine groups. </w:t>
      </w:r>
      <w:r w:rsidR="00943699">
        <w:rPr>
          <w:lang w:val="en-GB"/>
        </w:rPr>
        <w:t xml:space="preserve">Given the large effect of </w:t>
      </w:r>
      <w:proofErr w:type="spellStart"/>
      <w:r w:rsidR="00943699">
        <w:rPr>
          <w:lang w:val="en-GB"/>
        </w:rPr>
        <w:t>palaeoclimate</w:t>
      </w:r>
      <w:proofErr w:type="spellEnd"/>
      <w:r w:rsidR="00943699">
        <w:rPr>
          <w:lang w:val="en-GB"/>
        </w:rPr>
        <w:t xml:space="preserve"> interactions on both extinction and origination, as well as the consistency of this effect through time and studied groups, determining the </w:t>
      </w:r>
      <w:r w:rsidR="00943699" w:rsidRPr="00A0236E">
        <w:rPr>
          <w:lang w:val="en-GB"/>
        </w:rPr>
        <w:t xml:space="preserve">underlying causes of </w:t>
      </w:r>
      <w:proofErr w:type="spellStart"/>
      <w:r w:rsidR="00943699" w:rsidRPr="00A0236E">
        <w:rPr>
          <w:lang w:val="en-GB"/>
        </w:rPr>
        <w:t>palaeoclimate</w:t>
      </w:r>
      <w:proofErr w:type="spellEnd"/>
      <w:r w:rsidR="00943699" w:rsidRPr="00A0236E">
        <w:rPr>
          <w:lang w:val="en-GB"/>
        </w:rPr>
        <w:t xml:space="preserve"> interactions</w:t>
      </w:r>
      <w:r w:rsidR="00E328B0">
        <w:rPr>
          <w:lang w:val="en-GB"/>
        </w:rPr>
        <w:t xml:space="preserve"> will improve our mechanistic </w:t>
      </w:r>
      <w:r w:rsidR="00E328B0" w:rsidRPr="00A0236E">
        <w:rPr>
          <w:lang w:val="en-GB"/>
        </w:rPr>
        <w:t>comprehension</w:t>
      </w:r>
      <w:r w:rsidR="00E328B0">
        <w:rPr>
          <w:lang w:val="en-GB"/>
        </w:rPr>
        <w:t xml:space="preserve"> of evolutionary dynamics in </w:t>
      </w:r>
      <w:proofErr w:type="spellStart"/>
      <w:r w:rsidR="00E328B0">
        <w:rPr>
          <w:lang w:val="en-GB"/>
        </w:rPr>
        <w:t>Earths</w:t>
      </w:r>
      <w:proofErr w:type="spellEnd"/>
      <w:r w:rsidR="00E328B0">
        <w:rPr>
          <w:lang w:val="en-GB"/>
        </w:rPr>
        <w:t xml:space="preserve"> history</w:t>
      </w:r>
      <w:r w:rsidR="007851EE">
        <w:rPr>
          <w:lang w:val="en-GB"/>
        </w:rPr>
        <w:t xml:space="preserve"> </w:t>
      </w:r>
      <w:sdt>
        <w:sdtPr>
          <w:rPr>
            <w:lang w:val="en-GB"/>
          </w:rPr>
          <w:alias w:val="Don't edit this field"/>
          <w:tag w:val="CitaviPlaceholder#931622e9-edda-4450-b2c8-3450fef2fbdf"/>
          <w:id w:val="1983959585"/>
          <w:placeholder>
            <w:docPart w:val="DefaultPlaceholder_-1854013440"/>
          </w:placeholder>
        </w:sdtPr>
        <w:sdtContent>
          <w:r w:rsidR="007851EE">
            <w:rPr>
              <w:lang w:val="en-GB"/>
            </w:rPr>
            <w:fldChar w:fldCharType="begin"/>
          </w:r>
          <w:r w:rsidR="00C3790B">
            <w:rPr>
              <w:lang w:val="en-GB"/>
            </w:rPr>
            <w:instrText>ADDIN CitaviPlaceholder{eyIkaWQiOiIxIiwiRW50cmllcyI6W3siJGlkIjoiMiIsIklkIjoiMjE5YWVlZTUtYTM2OC00YjJmLWJmYWMtYTYyMDFmODhjOTdmIiwiUmFuZ2VMZW5ndGgiOjE2LCJSZWZlcmVuY2VJZCI6ImM4MGFjYzY2LTNkNTctNDVmYS04N2U2LWVkN2NmZDExZDM5YiIsIlJlZmVyZW5jZSI6eyIkaWQiOiIzIiwiQWJzdHJhY3RDb21wbGV4aXR5IjowLCJBYnN0cmFjdFNvdXJjZVRleHRGb3JtYXQiOjAsIkF1dGhvcnMiOlt7IiRpZCI6IjQ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SmFibG9uc2tpIDIwMDgpIn1dfSwiVGFnIjoiQ2l0YXZpUGxhY2Vob2xkZXIjOTMxNjIyZTktZWRkYS00NDUwLWIyYzgtMzQ1MGZlZjJmYmRmIiwiVGV4dCI6IihKYWJsb25za2kgMjAwOCkiLCJXQUlWZXJzaW9uIjoiNi4xLjAuMCJ9}</w:instrText>
          </w:r>
          <w:r w:rsidR="007851EE">
            <w:rPr>
              <w:lang w:val="en-GB"/>
            </w:rPr>
            <w:fldChar w:fldCharType="separate"/>
          </w:r>
          <w:r w:rsidR="00C3790B">
            <w:rPr>
              <w:lang w:val="en-GB"/>
            </w:rPr>
            <w:t>(Jablonski 2008)</w:t>
          </w:r>
          <w:r w:rsidR="007851EE">
            <w:rPr>
              <w:lang w:val="en-GB"/>
            </w:rPr>
            <w:fldChar w:fldCharType="end"/>
          </w:r>
        </w:sdtContent>
      </w:sdt>
      <w:r w:rsidR="00E328B0">
        <w:rPr>
          <w:lang w:val="en-GB"/>
        </w:rPr>
        <w:t xml:space="preserve">. </w:t>
      </w:r>
      <w:r w:rsidR="00A31A61" w:rsidRPr="00A0236E">
        <w:rPr>
          <w:lang w:val="en-GB"/>
        </w:rPr>
        <w:br w:type="page"/>
      </w:r>
    </w:p>
    <w:p w14:paraId="7D73638F" w14:textId="6CE58201" w:rsidR="00D94858" w:rsidRPr="00A0236E" w:rsidRDefault="00D94858">
      <w:pPr>
        <w:rPr>
          <w:lang w:val="en-GB"/>
        </w:rPr>
      </w:pPr>
      <w:r w:rsidRPr="00A0236E">
        <w:rPr>
          <w:noProof/>
          <w:lang w:val="en-GB"/>
        </w:rPr>
        <w:lastRenderedPageBreak/>
        <mc:AlternateContent>
          <mc:Choice Requires="wpg">
            <w:drawing>
              <wp:anchor distT="0" distB="0" distL="114300" distR="114300" simplePos="0" relativeHeight="251662336" behindDoc="0" locked="0" layoutInCell="1" allowOverlap="1" wp14:anchorId="0B50805C" wp14:editId="7D08BC21">
                <wp:simplePos x="0" y="0"/>
                <wp:positionH relativeFrom="column">
                  <wp:posOffset>-3046</wp:posOffset>
                </wp:positionH>
                <wp:positionV relativeFrom="paragraph">
                  <wp:posOffset>381000</wp:posOffset>
                </wp:positionV>
                <wp:extent cx="5671186" cy="2517140"/>
                <wp:effectExtent l="0" t="0" r="5715" b="0"/>
                <wp:wrapTopAndBottom/>
                <wp:docPr id="2" name="Gruppieren 2"/>
                <wp:cNvGraphicFramePr/>
                <a:graphic xmlns:a="http://schemas.openxmlformats.org/drawingml/2006/main">
                  <a:graphicData uri="http://schemas.microsoft.com/office/word/2010/wordprocessingGroup">
                    <wpg:wgp>
                      <wpg:cNvGrpSpPr/>
                      <wpg:grpSpPr>
                        <a:xfrm>
                          <a:off x="0" y="0"/>
                          <a:ext cx="5671186" cy="2517140"/>
                          <a:chOff x="0" y="0"/>
                          <a:chExt cx="5671186" cy="2517140"/>
                        </a:xfrm>
                      </wpg:grpSpPr>
                      <pic:pic xmlns:pic="http://schemas.openxmlformats.org/drawingml/2006/picture">
                        <pic:nvPicPr>
                          <pic:cNvPr id="8" name="Grafik 8" descr="Ein Bild, das Screenshot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6595" cy="2517140"/>
                          </a:xfrm>
                          <a:prstGeom prst="rect">
                            <a:avLst/>
                          </a:prstGeom>
                        </pic:spPr>
                      </pic:pic>
                      <wps:wsp>
                        <wps:cNvPr id="1" name="Textfeld 1"/>
                        <wps:cNvSpPr txBox="1"/>
                        <wps:spPr>
                          <a:xfrm>
                            <a:off x="3310256" y="75236"/>
                            <a:ext cx="2360930" cy="2002790"/>
                          </a:xfrm>
                          <a:prstGeom prst="rect">
                            <a:avLst/>
                          </a:prstGeom>
                          <a:solidFill>
                            <a:prstClr val="white"/>
                          </a:solidFill>
                          <a:ln>
                            <a:noFill/>
                          </a:ln>
                        </wps:spPr>
                        <wps:txbx>
                          <w:txbxContent>
                            <w:p w14:paraId="01C6D0FD" w14:textId="2909BBB6" w:rsidR="00D70438" w:rsidRPr="000A0FBC" w:rsidRDefault="00D70438" w:rsidP="00073279">
                              <w:pPr>
                                <w:pStyle w:val="Beschriftung"/>
                                <w:rPr>
                                  <w:noProof/>
                                </w:rPr>
                              </w:pPr>
                              <w:bookmarkStart w:id="67" w:name="_Ref38639065"/>
                              <w:r>
                                <w:t xml:space="preserve">Fig. </w:t>
                              </w:r>
                              <w:r>
                                <w:fldChar w:fldCharType="begin"/>
                              </w:r>
                              <w:r>
                                <w:instrText xml:space="preserve"> SEQ Fig. \* ARABIC </w:instrText>
                              </w:r>
                              <w:r>
                                <w:fldChar w:fldCharType="separate"/>
                              </w:r>
                              <w:r>
                                <w:rPr>
                                  <w:noProof/>
                                </w:rPr>
                                <w:t>1</w:t>
                              </w:r>
                              <w:r>
                                <w:fldChar w:fldCharType="end"/>
                              </w:r>
                              <w:bookmarkEnd w:id="67"/>
                              <w:r>
                                <w:t xml:space="preserve"> | Model comparison. Comparison of model performance for traditional models covering first- and second-order relationships of origination and temperature versus models allowing for </w:t>
                              </w:r>
                              <w:proofErr w:type="spellStart"/>
                              <w:r>
                                <w:t>palaeoclimate</w:t>
                              </w:r>
                              <w:proofErr w:type="spellEnd"/>
                              <w:r>
                                <w:t xml:space="preserve"> interactions. The latter are based on the same model structure, but explicitly allow for interactions of long-term temperature trends and short-term climate changes within a dynamic modeling framework.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50805C" id="Gruppieren 2" o:spid="_x0000_s1026" style="position:absolute;margin-left:-.25pt;margin-top:30pt;width:446.55pt;height:198.2pt;z-index:251662336" coordsize="56711,251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alt="Ein Bild, das Screenshot enthält.&#10;&#10;Automatisch generierte Beschreibung" style="position:absolute;width:32365;height:251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">
                  <v:imagedata r:id="rId13" o:title="Ein Bild, das Screenshot enthält"/>
                </v:shape>
                <v:shapetype id="_x0000_t202" coordsize="21600,21600" o:spt="202" path="m,l,21600r21600,l21600,xe">
                  <v:stroke joinstyle="miter"/>
                  <v:path gradientshapeok="t" o:connecttype="rect"/>
                </v:shapetype>
                <v:shape id="Textfeld 1" o:spid="_x0000_s1028" type="#_x0000_t202" style="position:absolute;left:33102;top:752;width:23609;height:20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01C6D0FD" w14:textId="2909BBB6" w:rsidR="00D70438" w:rsidRPr="000A0FBC" w:rsidRDefault="00D70438" w:rsidP="00073279">
                        <w:pPr>
                          <w:pStyle w:val="Beschriftung"/>
                          <w:rPr>
                            <w:noProof/>
                          </w:rPr>
                        </w:pPr>
                        <w:bookmarkStart w:id="68" w:name="_Ref38639065"/>
                        <w:r>
                          <w:t xml:space="preserve">Fig. </w:t>
                        </w:r>
                        <w:r>
                          <w:fldChar w:fldCharType="begin"/>
                        </w:r>
                        <w:r>
                          <w:instrText xml:space="preserve"> SEQ Fig. \* ARABIC </w:instrText>
                        </w:r>
                        <w:r>
                          <w:fldChar w:fldCharType="separate"/>
                        </w:r>
                        <w:r>
                          <w:rPr>
                            <w:noProof/>
                          </w:rPr>
                          <w:t>1</w:t>
                        </w:r>
                        <w:r>
                          <w:fldChar w:fldCharType="end"/>
                        </w:r>
                        <w:bookmarkEnd w:id="68"/>
                        <w:r>
                          <w:t xml:space="preserve"> | Model comparison. Comparison of model performance for traditional models covering first- and second-order relationships of origination and temperature versus models allowing for </w:t>
                        </w:r>
                        <w:proofErr w:type="spellStart"/>
                        <w:r>
                          <w:t>palaeoclimate</w:t>
                        </w:r>
                        <w:proofErr w:type="spellEnd"/>
                        <w:r>
                          <w:t xml:space="preserve"> interactions. The latter are based on the same model structure, but explicitly allow for interactions of long-term temperature trends and short-term climate changes within a dynamic modeling framework. </w:t>
                        </w:r>
                      </w:p>
                    </w:txbxContent>
                  </v:textbox>
                </v:shape>
                <w10:wrap type="topAndBottom"/>
              </v:group>
            </w:pict>
          </mc:Fallback>
        </mc:AlternateContent>
      </w:r>
    </w:p>
    <w:p w14:paraId="30941E62" w14:textId="7659C4F2" w:rsidR="00EB4BE2" w:rsidRPr="00A0236E" w:rsidRDefault="00EB4BE2">
      <w:pPr>
        <w:rPr>
          <w:lang w:val="en-GB"/>
        </w:rPr>
      </w:pPr>
    </w:p>
    <w:p w14:paraId="478A7EDC" w14:textId="1808CE5D" w:rsidR="00E77593" w:rsidRPr="00A0236E" w:rsidRDefault="00E77593" w:rsidP="006C5525">
      <w:pPr>
        <w:rPr>
          <w:lang w:val="en-GB"/>
        </w:rPr>
      </w:pPr>
    </w:p>
    <w:p w14:paraId="7C4135AA" w14:textId="24E173CB" w:rsidR="00EB4BE2" w:rsidRPr="00A0236E" w:rsidRDefault="00D94858" w:rsidP="006C5525">
      <w:pPr>
        <w:rPr>
          <w:lang w:val="en-GB"/>
        </w:rPr>
      </w:pPr>
      <w:r w:rsidRPr="00A0236E">
        <w:rPr>
          <w:noProof/>
          <w:lang w:val="en-GB"/>
        </w:rPr>
        <mc:AlternateContent>
          <mc:Choice Requires="wpg">
            <w:drawing>
              <wp:anchor distT="0" distB="0" distL="114300" distR="114300" simplePos="0" relativeHeight="251665408" behindDoc="0" locked="0" layoutInCell="1" allowOverlap="1" wp14:anchorId="30484AB5" wp14:editId="5326483B">
                <wp:simplePos x="0" y="0"/>
                <wp:positionH relativeFrom="column">
                  <wp:posOffset>-2974</wp:posOffset>
                </wp:positionH>
                <wp:positionV relativeFrom="paragraph">
                  <wp:posOffset>221824</wp:posOffset>
                </wp:positionV>
                <wp:extent cx="4572000" cy="4442460"/>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4572000" cy="4442460"/>
                          <a:chOff x="0" y="0"/>
                          <a:chExt cx="4572000" cy="4442460"/>
                        </a:xfrm>
                      </wpg:grpSpPr>
                      <pic:pic xmlns:pic="http://schemas.openxmlformats.org/drawingml/2006/picture">
                        <pic:nvPicPr>
                          <pic:cNvPr id="9" name="Grafik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 name="Textfeld 3"/>
                        <wps:cNvSpPr txBox="1"/>
                        <wps:spPr>
                          <a:xfrm>
                            <a:off x="0" y="3292475"/>
                            <a:ext cx="4572000" cy="1149985"/>
                          </a:xfrm>
                          <a:prstGeom prst="rect">
                            <a:avLst/>
                          </a:prstGeom>
                          <a:solidFill>
                            <a:prstClr val="white"/>
                          </a:solidFill>
                          <a:ln>
                            <a:noFill/>
                          </a:ln>
                        </wps:spPr>
                        <wps:txbx>
                          <w:txbxContent>
                            <w:p w14:paraId="0C0AB022" w14:textId="6ED3A1E0" w:rsidR="00D70438" w:rsidRPr="00AB4773" w:rsidRDefault="00D70438" w:rsidP="00D94858">
                              <w:pPr>
                                <w:pStyle w:val="Beschriftung"/>
                                <w:rPr>
                                  <w:noProof/>
                                </w:rPr>
                              </w:pPr>
                              <w:bookmarkStart w:id="69" w:name="_Ref38639513"/>
                              <w:r>
                                <w:t xml:space="preserve">Fig. </w:t>
                              </w:r>
                              <w:r>
                                <w:fldChar w:fldCharType="begin"/>
                              </w:r>
                              <w:r>
                                <w:instrText xml:space="preserve"> SEQ Fig. \* ARABIC </w:instrText>
                              </w:r>
                              <w:r>
                                <w:fldChar w:fldCharType="separate"/>
                              </w:r>
                              <w:r>
                                <w:rPr>
                                  <w:noProof/>
                                </w:rPr>
                                <w:t>2</w:t>
                              </w:r>
                              <w:r>
                                <w:fldChar w:fldCharType="end"/>
                              </w:r>
                              <w:bookmarkEnd w:id="69"/>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r w:rsidRPr="003D2BF0">
                                <w:t>Asterisks indicate significance</w:t>
                              </w:r>
                              <w:r>
                                <w:t xml:space="preserve"> for differences of means compared to the overall mean, based on </w:t>
                              </w:r>
                              <w:r w:rsidRPr="00D766DD">
                                <w:t>Wilcoxon rank sum test</w:t>
                              </w:r>
                              <w:r>
                                <w:t xml:space="preserv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84AB5" id="Gruppieren 4" o:spid="_x0000_s1029" style="position:absolute;margin-left:-.25pt;margin-top:17.45pt;width:5in;height:349.8pt;z-index:251665408" coordsize="45720,44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">
                <v:shape id="Grafik 9" o:spid="_x0000_s1030" type="#_x0000_t75"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">
                  <v:imagedata r:id="rId15" o:title=""/>
                </v:shape>
                <v:shape id="Textfeld 3" o:spid="_x0000_s1031" type="#_x0000_t202" style="position:absolute;top:32924;width:45720;height:1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0C0AB022" w14:textId="6ED3A1E0" w:rsidR="00D70438" w:rsidRPr="00AB4773" w:rsidRDefault="00D70438" w:rsidP="00D94858">
                        <w:pPr>
                          <w:pStyle w:val="Beschriftung"/>
                          <w:rPr>
                            <w:noProof/>
                          </w:rPr>
                        </w:pPr>
                        <w:bookmarkStart w:id="70" w:name="_Ref38639513"/>
                        <w:r>
                          <w:t xml:space="preserve">Fig. </w:t>
                        </w:r>
                        <w:r>
                          <w:fldChar w:fldCharType="begin"/>
                        </w:r>
                        <w:r>
                          <w:instrText xml:space="preserve"> SEQ Fig. \* ARABIC </w:instrText>
                        </w:r>
                        <w:r>
                          <w:fldChar w:fldCharType="separate"/>
                        </w:r>
                        <w:r>
                          <w:rPr>
                            <w:noProof/>
                          </w:rPr>
                          <w:t>2</w:t>
                        </w:r>
                        <w:r>
                          <w:fldChar w:fldCharType="end"/>
                        </w:r>
                        <w:bookmarkEnd w:id="70"/>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r w:rsidRPr="003D2BF0">
                          <w:t>Asterisks indicate significance</w:t>
                        </w:r>
                        <w:r>
                          <w:t xml:space="preserve"> for differences of means compared to the overall mean, based on </w:t>
                        </w:r>
                        <w:r w:rsidRPr="00D766DD">
                          <w:t>Wilcoxon rank sum test</w:t>
                        </w:r>
                        <w:r>
                          <w:t xml:space="preserve">s. </w:t>
                        </w:r>
                      </w:p>
                    </w:txbxContent>
                  </v:textbox>
                </v:shape>
                <w10:wrap type="topAndBottom"/>
              </v:group>
            </w:pict>
          </mc:Fallback>
        </mc:AlternateContent>
      </w:r>
    </w:p>
    <w:p w14:paraId="433E96B9" w14:textId="1AF09608" w:rsidR="00EB4BE2" w:rsidRPr="00A0236E" w:rsidRDefault="00EB4BE2" w:rsidP="006C5525">
      <w:pPr>
        <w:rPr>
          <w:lang w:val="en-GB"/>
        </w:rPr>
      </w:pPr>
    </w:p>
    <w:p w14:paraId="5964C597" w14:textId="7823FA73" w:rsidR="00D94858" w:rsidRPr="00A0236E" w:rsidRDefault="00D94858">
      <w:pPr>
        <w:rPr>
          <w:lang w:val="en-GB"/>
        </w:rPr>
      </w:pPr>
      <w:r w:rsidRPr="00A0236E">
        <w:rPr>
          <w:lang w:val="en-GB"/>
        </w:rPr>
        <w:br w:type="page"/>
      </w:r>
    </w:p>
    <w:p w14:paraId="174C0777" w14:textId="5312BA4F" w:rsidR="00A31A61" w:rsidRPr="00A0236E" w:rsidRDefault="00E6453A" w:rsidP="006C5525">
      <w:pPr>
        <w:rPr>
          <w:lang w:val="en-GB"/>
        </w:rPr>
      </w:pPr>
      <w:r w:rsidRPr="00A0236E">
        <w:rPr>
          <w:noProof/>
          <w:lang w:val="en-GB"/>
        </w:rPr>
        <w:lastRenderedPageBreak/>
        <mc:AlternateContent>
          <mc:Choice Requires="wpg">
            <w:drawing>
              <wp:anchor distT="0" distB="0" distL="114300" distR="114300" simplePos="0" relativeHeight="251668480" behindDoc="0" locked="0" layoutInCell="1" allowOverlap="1" wp14:anchorId="660814EB" wp14:editId="7EADDE37">
                <wp:simplePos x="0" y="0"/>
                <wp:positionH relativeFrom="column">
                  <wp:posOffset>136139</wp:posOffset>
                </wp:positionH>
                <wp:positionV relativeFrom="paragraph">
                  <wp:posOffset>275035</wp:posOffset>
                </wp:positionV>
                <wp:extent cx="5560879" cy="3242889"/>
                <wp:effectExtent l="0" t="0" r="1905" b="0"/>
                <wp:wrapTopAndBottom/>
                <wp:docPr id="6" name="Gruppieren 6"/>
                <wp:cNvGraphicFramePr/>
                <a:graphic xmlns:a="http://schemas.openxmlformats.org/drawingml/2006/main">
                  <a:graphicData uri="http://schemas.microsoft.com/office/word/2010/wordprocessingGroup">
                    <wpg:wgp>
                      <wpg:cNvGrpSpPr/>
                      <wpg:grpSpPr>
                        <a:xfrm>
                          <a:off x="0" y="0"/>
                          <a:ext cx="5560879" cy="3242889"/>
                          <a:chOff x="0" y="0"/>
                          <a:chExt cx="5560879" cy="3242889"/>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6595" cy="3236595"/>
                          </a:xfrm>
                          <a:prstGeom prst="rect">
                            <a:avLst/>
                          </a:prstGeom>
                        </pic:spPr>
                      </pic:pic>
                      <wps:wsp>
                        <wps:cNvPr id="5" name="Textfeld 5"/>
                        <wps:cNvSpPr txBox="1"/>
                        <wps:spPr>
                          <a:xfrm>
                            <a:off x="3286944" y="46299"/>
                            <a:ext cx="2273935" cy="3196590"/>
                          </a:xfrm>
                          <a:prstGeom prst="rect">
                            <a:avLst/>
                          </a:prstGeom>
                          <a:solidFill>
                            <a:prstClr val="white"/>
                          </a:solidFill>
                          <a:ln>
                            <a:noFill/>
                          </a:ln>
                        </wps:spPr>
                        <wps:txbx>
                          <w:txbxContent>
                            <w:p w14:paraId="47617A12" w14:textId="328B37D0" w:rsidR="00D70438" w:rsidRPr="008F499D" w:rsidRDefault="00D70438" w:rsidP="00E646E9">
                              <w:pPr>
                                <w:pStyle w:val="Beschriftung"/>
                              </w:pPr>
                              <w:bookmarkStart w:id="71" w:name="_Ref38640251"/>
                              <w:r>
                                <w:t xml:space="preserve">Fig. </w:t>
                              </w:r>
                              <w:r>
                                <w:fldChar w:fldCharType="begin"/>
                              </w:r>
                              <w:r>
                                <w:instrText xml:space="preserve"> SEQ Fig. \* ARABIC </w:instrText>
                              </w:r>
                              <w:r>
                                <w:fldChar w:fldCharType="separate"/>
                              </w:r>
                              <w:r>
                                <w:rPr>
                                  <w:noProof/>
                                </w:rPr>
                                <w:t>3</w:t>
                              </w:r>
                              <w:r>
                                <w:fldChar w:fldCharType="end"/>
                              </w:r>
                              <w:bookmarkEnd w:id="71"/>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w:t>
                              </w:r>
                              <w:proofErr w:type="gramStart"/>
                              <w:r>
                                <w:t>estimates</w:t>
                              </w:r>
                              <w:proofErr w:type="gramEnd"/>
                              <w:r>
                                <w:t xml:space="preserve"> given by Bayesian regression, and grey points estimates based on raw output of </w:t>
                              </w:r>
                              <w:proofErr w:type="spellStart"/>
                              <w:r>
                                <w:t>generalised</w:t>
                              </w:r>
                              <w:proofErr w:type="spellEnd"/>
                              <w:r>
                                <w:t xml:space="preserve"> linear mixed effect models. Grey lines delineate 95% confidence intervals.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814EB" id="Gruppieren 6" o:spid="_x0000_s1032" style="position:absolute;margin-left:10.7pt;margin-top:21.65pt;width:437.85pt;height:255.35pt;z-index:251668480" coordsize="55608,324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">
                <v:shape id="Grafik 10" o:spid="_x0000_s1033" type="#_x0000_t75" alt="Ein Bild, das Screenshot enthält.&#10;&#10;Automatisch generierte Beschreibung" style="position:absolute;width:32365;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">
                  <v:imagedata r:id="rId17" o:title="Ein Bild, das Screenshot enthält"/>
                </v:shape>
                <v:shape id="Textfeld 5" o:spid="_x0000_s1034" type="#_x0000_t202" style="position:absolute;left:32869;top:462;width:22739;height:319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47617A12" w14:textId="328B37D0" w:rsidR="00D70438" w:rsidRPr="008F499D" w:rsidRDefault="00D70438" w:rsidP="00E646E9">
                        <w:pPr>
                          <w:pStyle w:val="Beschriftung"/>
                        </w:pPr>
                        <w:bookmarkStart w:id="72" w:name="_Ref38640251"/>
                        <w:r>
                          <w:t xml:space="preserve">Fig. </w:t>
                        </w:r>
                        <w:r>
                          <w:fldChar w:fldCharType="begin"/>
                        </w:r>
                        <w:r>
                          <w:instrText xml:space="preserve"> SEQ Fig. \* ARABIC </w:instrText>
                        </w:r>
                        <w:r>
                          <w:fldChar w:fldCharType="separate"/>
                        </w:r>
                        <w:r>
                          <w:rPr>
                            <w:noProof/>
                          </w:rPr>
                          <w:t>3</w:t>
                        </w:r>
                        <w:r>
                          <w:fldChar w:fldCharType="end"/>
                        </w:r>
                        <w:bookmarkEnd w:id="72"/>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w:t>
                        </w:r>
                        <w:proofErr w:type="gramStart"/>
                        <w:r>
                          <w:t>estimates</w:t>
                        </w:r>
                        <w:proofErr w:type="gramEnd"/>
                        <w:r>
                          <w:t xml:space="preserve"> given by Bayesian regression, and grey points estimates based on raw output of </w:t>
                        </w:r>
                        <w:proofErr w:type="spellStart"/>
                        <w:r>
                          <w:t>generalised</w:t>
                        </w:r>
                        <w:proofErr w:type="spellEnd"/>
                        <w:r>
                          <w:t xml:space="preserve"> linear mixed effect models. Grey lines delineate 95% confidence intervals. </w:t>
                        </w:r>
                      </w:p>
                    </w:txbxContent>
                  </v:textbox>
                </v:shape>
                <w10:wrap type="topAndBottom"/>
              </v:group>
            </w:pict>
          </mc:Fallback>
        </mc:AlternateContent>
      </w:r>
    </w:p>
    <w:p w14:paraId="7FD0F8D0" w14:textId="2314C074" w:rsidR="00EB4BE2" w:rsidRPr="00A0236E" w:rsidRDefault="00EB4BE2" w:rsidP="006C5525">
      <w:pPr>
        <w:rPr>
          <w:lang w:val="en-GB"/>
        </w:rPr>
      </w:pPr>
    </w:p>
    <w:p w14:paraId="3443B69F" w14:textId="64726450" w:rsidR="00EB4BE2" w:rsidRPr="00A0236E" w:rsidRDefault="006B0577" w:rsidP="006C5525">
      <w:pPr>
        <w:rPr>
          <w:lang w:val="en-GB"/>
        </w:rPr>
      </w:pPr>
      <w:r>
        <w:rPr>
          <w:noProof/>
          <w:lang w:val="en-GB"/>
        </w:rPr>
        <mc:AlternateContent>
          <mc:Choice Requires="wpg">
            <w:drawing>
              <wp:anchor distT="0" distB="0" distL="114300" distR="114300" simplePos="0" relativeHeight="251677696" behindDoc="0" locked="0" layoutInCell="1" allowOverlap="1" wp14:anchorId="137F45F4" wp14:editId="6F32DB90">
                <wp:simplePos x="0" y="0"/>
                <wp:positionH relativeFrom="column">
                  <wp:posOffset>141605</wp:posOffset>
                </wp:positionH>
                <wp:positionV relativeFrom="paragraph">
                  <wp:posOffset>377190</wp:posOffset>
                </wp:positionV>
                <wp:extent cx="4572000" cy="4269105"/>
                <wp:effectExtent l="0" t="0" r="0" b="0"/>
                <wp:wrapTopAndBottom/>
                <wp:docPr id="24" name="Gruppieren 24"/>
                <wp:cNvGraphicFramePr/>
                <a:graphic xmlns:a="http://schemas.openxmlformats.org/drawingml/2006/main">
                  <a:graphicData uri="http://schemas.microsoft.com/office/word/2010/wordprocessingGroup">
                    <wpg:wgp>
                      <wpg:cNvGrpSpPr/>
                      <wpg:grpSpPr>
                        <a:xfrm>
                          <a:off x="0" y="0"/>
                          <a:ext cx="4572000" cy="4269105"/>
                          <a:chOff x="0" y="0"/>
                          <a:chExt cx="4572000" cy="4269105"/>
                        </a:xfrm>
                      </wpg:grpSpPr>
                      <pic:pic xmlns:pic="http://schemas.openxmlformats.org/drawingml/2006/picture">
                        <pic:nvPicPr>
                          <pic:cNvPr id="19" name="Grafik 19" descr="Ein Bild, das Karte enthält.&#10;&#10;Automatisch generierte Beschreibu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23" name="Textfeld 23"/>
                        <wps:cNvSpPr txBox="1"/>
                        <wps:spPr>
                          <a:xfrm>
                            <a:off x="0" y="3289300"/>
                            <a:ext cx="4572000" cy="979805"/>
                          </a:xfrm>
                          <a:prstGeom prst="rect">
                            <a:avLst/>
                          </a:prstGeom>
                          <a:solidFill>
                            <a:prstClr val="white"/>
                          </a:solidFill>
                          <a:ln>
                            <a:noFill/>
                          </a:ln>
                        </wps:spPr>
                        <wps:txbx>
                          <w:txbxContent>
                            <w:p w14:paraId="54078F57" w14:textId="66944B2E" w:rsidR="00D70438" w:rsidRPr="00EF41C4" w:rsidRDefault="00D70438" w:rsidP="006B0577">
                              <w:pPr>
                                <w:pStyle w:val="Beschriftung"/>
                                <w:rPr>
                                  <w:noProof/>
                                </w:rPr>
                              </w:pPr>
                              <w:bookmarkStart w:id="73" w:name="_Ref39828144"/>
                              <w:r>
                                <w:t xml:space="preserve">Fig. </w:t>
                              </w:r>
                              <w:r>
                                <w:fldChar w:fldCharType="begin"/>
                              </w:r>
                              <w:r>
                                <w:instrText xml:space="preserve"> SEQ Fig. \* ARABIC </w:instrText>
                              </w:r>
                              <w:r>
                                <w:fldChar w:fldCharType="separate"/>
                              </w:r>
                              <w:r>
                                <w:rPr>
                                  <w:noProof/>
                                </w:rPr>
                                <w:t>4</w:t>
                              </w:r>
                              <w:r>
                                <w:fldChar w:fldCharType="end"/>
                              </w:r>
                              <w:bookmarkEnd w:id="73"/>
                              <w:r>
                                <w:t xml:space="preserve"> | </w:t>
                              </w:r>
                              <w:r w:rsidRPr="006B0577">
                                <w:t xml:space="preserve">Group differences. Origination probability for all major phyla and </w:t>
                              </w:r>
                              <w:r>
                                <w:t>across</w:t>
                              </w:r>
                              <w:r w:rsidRPr="006B0577">
                                <w:t xml:space="preserve"> time after cooling-cooling compared to all other </w:t>
                              </w:r>
                              <w:proofErr w:type="spellStart"/>
                              <w:r w:rsidRPr="006B0577">
                                <w:t>palaeoclimate</w:t>
                              </w:r>
                              <w:proofErr w:type="spellEnd"/>
                              <w:r w:rsidRPr="006B0577">
                                <w:t xml:space="preserve"> interactions. The red point shows the overall response, brown points response per time slice, and grey points per phyla. Grey lines show 95% confidence intervals. Stage 14 is the oldest stage included in analysis, and stage 94 the youngest.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7F45F4" id="Gruppieren 24" o:spid="_x0000_s1035" style="position:absolute;margin-left:11.15pt;margin-top:29.7pt;width:5in;height:336.15pt;z-index:251677696" coordsize="45720,42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">
                <v:shape id="Grafik 19" o:spid="_x0000_s1036" type="#_x0000_t75" alt="Ein Bild, das Karte enthält.&#10;&#10;Automatisch generierte Beschreibung"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">
                  <v:imagedata r:id="rId19" o:title="Ein Bild, das Karte enthält"/>
                </v:shape>
                <v:shape id="Textfeld 23" o:spid="_x0000_s1037" type="#_x0000_t202" style="position:absolute;top:32893;width:45720;height:9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54078F57" w14:textId="66944B2E" w:rsidR="00D70438" w:rsidRPr="00EF41C4" w:rsidRDefault="00D70438" w:rsidP="006B0577">
                        <w:pPr>
                          <w:pStyle w:val="Beschriftung"/>
                          <w:rPr>
                            <w:noProof/>
                          </w:rPr>
                        </w:pPr>
                        <w:bookmarkStart w:id="74" w:name="_Ref39828144"/>
                        <w:r>
                          <w:t xml:space="preserve">Fig. </w:t>
                        </w:r>
                        <w:r>
                          <w:fldChar w:fldCharType="begin"/>
                        </w:r>
                        <w:r>
                          <w:instrText xml:space="preserve"> SEQ Fig. \* ARABIC </w:instrText>
                        </w:r>
                        <w:r>
                          <w:fldChar w:fldCharType="separate"/>
                        </w:r>
                        <w:r>
                          <w:rPr>
                            <w:noProof/>
                          </w:rPr>
                          <w:t>4</w:t>
                        </w:r>
                        <w:r>
                          <w:fldChar w:fldCharType="end"/>
                        </w:r>
                        <w:bookmarkEnd w:id="74"/>
                        <w:r>
                          <w:t xml:space="preserve"> | </w:t>
                        </w:r>
                        <w:r w:rsidRPr="006B0577">
                          <w:t xml:space="preserve">Group differences. Origination probability for all major phyla and </w:t>
                        </w:r>
                        <w:r>
                          <w:t>across</w:t>
                        </w:r>
                        <w:r w:rsidRPr="006B0577">
                          <w:t xml:space="preserve"> time after cooling-cooling compared to all other </w:t>
                        </w:r>
                        <w:proofErr w:type="spellStart"/>
                        <w:r w:rsidRPr="006B0577">
                          <w:t>palaeoclimate</w:t>
                        </w:r>
                        <w:proofErr w:type="spellEnd"/>
                        <w:r w:rsidRPr="006B0577">
                          <w:t xml:space="preserve"> interactions. The red point shows the overall response, brown points response per time slice, and grey points per phyla. Grey lines show 95% confidence intervals. Stage 14 is the oldest stage included in analysis, and stage 94 the youngest.</w:t>
                        </w:r>
                      </w:p>
                    </w:txbxContent>
                  </v:textbox>
                </v:shape>
                <w10:wrap type="topAndBottom"/>
              </v:group>
            </w:pict>
          </mc:Fallback>
        </mc:AlternateContent>
      </w:r>
    </w:p>
    <w:p w14:paraId="7CDAD0D6" w14:textId="37E5BA2F" w:rsidR="00EB4BE2" w:rsidRPr="00A0236E" w:rsidRDefault="00131C99" w:rsidP="006C5525">
      <w:pPr>
        <w:rPr>
          <w:lang w:val="en-GB"/>
        </w:rPr>
      </w:pPr>
      <w:r w:rsidRPr="00A0236E">
        <w:rPr>
          <w:lang w:val="en-GB"/>
        </w:rPr>
        <w:br w:type="page"/>
      </w:r>
    </w:p>
    <w:p w14:paraId="44E64DF9" w14:textId="5596CBCD" w:rsidR="00FB5C3B" w:rsidRPr="00A0236E" w:rsidRDefault="00FB5C3B">
      <w:pPr>
        <w:rPr>
          <w:b/>
          <w:bCs/>
          <w:lang w:val="en-GB"/>
        </w:rPr>
      </w:pPr>
      <w:r w:rsidRPr="00A0236E">
        <w:rPr>
          <w:b/>
          <w:bCs/>
          <w:lang w:val="en-GB"/>
        </w:rPr>
        <w:lastRenderedPageBreak/>
        <w:t>Methodology</w:t>
      </w:r>
    </w:p>
    <w:p w14:paraId="15155B48" w14:textId="0455B7F0" w:rsidR="00B13D4C" w:rsidRPr="00A0236E" w:rsidRDefault="00557163">
      <w:pPr>
        <w:rPr>
          <w:u w:val="single"/>
          <w:lang w:val="en-GB"/>
        </w:rPr>
      </w:pPr>
      <w:r w:rsidRPr="00A0236E">
        <w:rPr>
          <w:u w:val="single"/>
          <w:lang w:val="en-GB"/>
        </w:rPr>
        <w:t>Fossil d</w:t>
      </w:r>
      <w:r w:rsidR="00B13D4C" w:rsidRPr="00A0236E">
        <w:rPr>
          <w:u w:val="single"/>
          <w:lang w:val="en-GB"/>
        </w:rPr>
        <w:t>ata</w:t>
      </w:r>
    </w:p>
    <w:p w14:paraId="0374F28D" w14:textId="06561CF6" w:rsidR="00FB5C3B" w:rsidRPr="00A0236E" w:rsidRDefault="007B0CA1" w:rsidP="005151A1">
      <w:pPr>
        <w:rPr>
          <w:lang w:val="en-GB"/>
        </w:rPr>
      </w:pPr>
      <w:r w:rsidRPr="00A0236E">
        <w:rPr>
          <w:lang w:val="en-GB"/>
        </w:rPr>
        <w:t>We downloaded data from the Paleobiology Database (</w:t>
      </w:r>
      <w:proofErr w:type="spellStart"/>
      <w:r w:rsidRPr="00A0236E">
        <w:rPr>
          <w:lang w:val="en-GB"/>
        </w:rPr>
        <w:t>PaleoDB</w:t>
      </w:r>
      <w:proofErr w:type="spellEnd"/>
      <w:r w:rsidRPr="00A0236E">
        <w:rPr>
          <w:lang w:val="en-GB"/>
        </w:rPr>
        <w:t>, paleobiodb.org) on 26 January 2020, including all occurrences from the Ediacaran to the Holocene.</w:t>
      </w:r>
      <w:r w:rsidR="00D747A7" w:rsidRPr="00A0236E">
        <w:rPr>
          <w:lang w:val="en-GB"/>
        </w:rPr>
        <w:t xml:space="preserve"> All analyses were conducted at the genus level. This taxonomic level is a compromise between uncertainty in the species level taxonomy of fossils and data loss at coarser taxonomic resolutions </w:t>
      </w:r>
      <w:sdt>
        <w:sdtPr>
          <w:rPr>
            <w:lang w:val="en-GB"/>
          </w:rPr>
          <w:alias w:val="Don't edit this field"/>
          <w:tag w:val="CitaviPlaceholder#1546e260-1993-48de-a14a-be5579c79f8a"/>
          <w:id w:val="-430516996"/>
          <w:placeholder>
            <w:docPart w:val="C93806ECF13E4447BDDF52F6B87FB1D6"/>
          </w:placeholder>
        </w:sdtPr>
        <w:sdtContent>
          <w:r w:rsidR="00D747A7" w:rsidRPr="00A0236E">
            <w:rPr>
              <w:lang w:val="en-GB"/>
            </w:rPr>
            <w:fldChar w:fldCharType="begin"/>
          </w:r>
          <w:r w:rsidR="00C3790B">
            <w:rPr>
              <w:lang w:val="en-GB"/>
            </w:rPr>
            <w:instrText>ADDIN CitaviPlaceholder{eyIkaWQiOiIxIiwiRW50cmllcyI6W3siJGlkIjoiMiIsIklkIjoiZjAyYjY5NGQtMWVhOS00ZmE3LWI3YzQtYjEyZDBhMTgzZTg0IiwiUmFuZ2VMZW5ndGgiOjE2LCJSZWZlcmVuY2VJZCI6ImJmNWRhZGYwLTNhOWYtNDcwNi04YTk0LTE4MjliOTdjZGI4YyIsIlJlZmVyZW5jZSI6eyIkaWQiOiIzIiwiQWJzdHJhY3RDb21wbGV4aXR5IjowLCJBYnN0cmFjdFNvdXJjZVRleHRGb3JtYXQiOjAsIkF1dGhvcnMiOlt7IiRpZCI6IjQ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VmFsZW50aW5lIDE5NzQpIn1dfSwiVGFnIjoiQ2l0YXZpUGxhY2Vob2xkZXIjMTU0NmUyNjAtMTk5My00OGRlLWExNGEtYmU1NTc5Yzc5ZjhhIiwiVGV4dCI6IihWYWxlbnRpbmUgMTk3NCkiLCJXQUlWZXJzaW9uIjoiNi4xLjAuMCJ9}</w:instrText>
          </w:r>
          <w:r w:rsidR="00D747A7" w:rsidRPr="00A0236E">
            <w:rPr>
              <w:lang w:val="en-GB"/>
            </w:rPr>
            <w:fldChar w:fldCharType="separate"/>
          </w:r>
          <w:r w:rsidR="00C3790B">
            <w:rPr>
              <w:lang w:val="en-GB"/>
            </w:rPr>
            <w:t>(Valentine 1974)</w:t>
          </w:r>
          <w:r w:rsidR="00D747A7" w:rsidRPr="00A0236E">
            <w:rPr>
              <w:lang w:val="en-GB"/>
            </w:rPr>
            <w:fldChar w:fldCharType="end"/>
          </w:r>
        </w:sdtContent>
      </w:sdt>
      <w:r w:rsidR="00D747A7" w:rsidRPr="00A0236E">
        <w:rPr>
          <w:lang w:val="en-GB"/>
        </w:rPr>
        <w:t>.</w:t>
      </w:r>
      <w:r w:rsidRPr="00A0236E">
        <w:rPr>
          <w:lang w:val="en-GB"/>
        </w:rPr>
        <w:t xml:space="preserve"> We filtered the data to only comprise marine animal taxa and heterotrophic protists, i.e. the same taxonomic groups listed in </w:t>
      </w:r>
      <w:proofErr w:type="spellStart"/>
      <w:r w:rsidRPr="00A0236E">
        <w:rPr>
          <w:lang w:val="en-GB"/>
        </w:rPr>
        <w:t>Sepkoski’s</w:t>
      </w:r>
      <w:proofErr w:type="spellEnd"/>
      <w:r w:rsidRPr="00A0236E">
        <w:rPr>
          <w:lang w:val="en-GB"/>
        </w:rPr>
        <w:t xml:space="preserve"> </w:t>
      </w:r>
      <w:sdt>
        <w:sdtPr>
          <w:rPr>
            <w:lang w:val="en-GB"/>
          </w:rPr>
          <w:alias w:val="Don't edit this field"/>
          <w:tag w:val="CitaviPlaceholder#97c7ce86-3a9d-4141-8106-82c323f6f7b6"/>
          <w:id w:val="-1328051078"/>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IwMDIpIn1dfSwiVGFnIjoiQ2l0YXZpUGxhY2Vob2xkZXIjOTdjN2NlODYtM2E5ZC00MTQxLTgxMDYtODJjMzIzZjZmN2I2IiwiVGV4dCI6IigyMDAyKSIsIldBSVZlcnNpb24iOiI2LjEuMC4wIn0=}</w:instrText>
          </w:r>
          <w:r w:rsidRPr="00A0236E">
            <w:rPr>
              <w:lang w:val="en-GB"/>
            </w:rPr>
            <w:fldChar w:fldCharType="separate"/>
          </w:r>
          <w:r w:rsidR="00C3790B">
            <w:rPr>
              <w:lang w:val="en-GB"/>
            </w:rPr>
            <w:t>(2002)</w:t>
          </w:r>
          <w:r w:rsidRPr="00A0236E">
            <w:rPr>
              <w:lang w:val="en-GB"/>
            </w:rPr>
            <w:fldChar w:fldCharType="end"/>
          </w:r>
        </w:sdtContent>
      </w:sdt>
      <w:r w:rsidRPr="00A0236E">
        <w:rPr>
          <w:lang w:val="en-GB"/>
        </w:rPr>
        <w:t xml:space="preserve"> compendium</w:t>
      </w:r>
      <w:r w:rsidR="00864934">
        <w:rPr>
          <w:lang w:val="en-GB"/>
        </w:rPr>
        <w:t>,</w:t>
      </w:r>
      <w:r w:rsidRPr="00A0236E">
        <w:rPr>
          <w:lang w:val="en-GB"/>
        </w:rPr>
        <w:t xml:space="preserve"> following common processing recommendations </w:t>
      </w:r>
      <w:sdt>
        <w:sdtPr>
          <w:rPr>
            <w:lang w:val="en-GB"/>
          </w:rPr>
          <w:alias w:val="Don't edit this field"/>
          <w:tag w:val="CitaviPlaceholder#c837950b-86df-4fba-b763-47cde5d68de0"/>
          <w:id w:val="1248232483"/>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Y2JmNmM1ZGQtZTM2Ni00YmVjLWI1NmUtMjMyMmU3ZjQxOWJl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2M4Mzc5NTBiLTg2ZGYtNGZiYS1iNzYzLTQ3Y2RlNWQ2OGRlMCIsIlRleHQiOiIoS29jc2lzIGV0IGFsLiAyMDE5KSIsIldBSVZlcnNpb24iOiI2LjEuMC4wIn0=}</w:instrText>
          </w:r>
          <w:r w:rsidRPr="00A0236E">
            <w:rPr>
              <w:lang w:val="en-GB"/>
            </w:rPr>
            <w:fldChar w:fldCharType="separate"/>
          </w:r>
          <w:r w:rsidR="00C3790B">
            <w:rPr>
              <w:lang w:val="en-GB"/>
            </w:rPr>
            <w:t>(Kocsis et al. 2019)</w:t>
          </w:r>
          <w:r w:rsidRPr="00A0236E">
            <w:rPr>
              <w:lang w:val="en-GB"/>
            </w:rPr>
            <w:fldChar w:fldCharType="end"/>
          </w:r>
        </w:sdtContent>
      </w:sdt>
      <w:r w:rsidRPr="00A0236E">
        <w:rPr>
          <w:lang w:val="en-GB"/>
        </w:rPr>
        <w:t xml:space="preserve">. Previous studies on the relationship </w:t>
      </w:r>
      <w:r w:rsidR="005151A1" w:rsidRPr="00A0236E">
        <w:rPr>
          <w:lang w:val="en-GB"/>
        </w:rPr>
        <w:t xml:space="preserve">between temperature and biodiversity were mainly based on </w:t>
      </w:r>
      <w:proofErr w:type="spellStart"/>
      <w:r w:rsidR="005151A1" w:rsidRPr="00A0236E">
        <w:rPr>
          <w:lang w:val="en-GB"/>
        </w:rPr>
        <w:t>Sepkoski’s</w:t>
      </w:r>
      <w:proofErr w:type="spellEnd"/>
      <w:r w:rsidR="005151A1" w:rsidRPr="00A0236E">
        <w:rPr>
          <w:lang w:val="en-GB"/>
        </w:rPr>
        <w:t xml:space="preserve"> compendium, rendering this data optimal for comp</w:t>
      </w:r>
      <w:r w:rsidR="00E44098" w:rsidRPr="00A0236E">
        <w:rPr>
          <w:lang w:val="en-GB"/>
        </w:rPr>
        <w:t>a</w:t>
      </w:r>
      <w:r w:rsidR="005151A1" w:rsidRPr="00A0236E">
        <w:rPr>
          <w:lang w:val="en-GB"/>
        </w:rPr>
        <w:t xml:space="preserve">rison purposes of our novel model structures. We </w:t>
      </w:r>
      <w:r w:rsidR="00D747A7" w:rsidRPr="00A0236E">
        <w:rPr>
          <w:lang w:val="en-GB"/>
        </w:rPr>
        <w:t xml:space="preserve">binned the data </w:t>
      </w:r>
      <w:r w:rsidR="005151A1" w:rsidRPr="00A0236E">
        <w:rPr>
          <w:lang w:val="en-GB"/>
        </w:rPr>
        <w:t xml:space="preserve">to one of 80 geological stages </w:t>
      </w:r>
      <w:sdt>
        <w:sdtPr>
          <w:rPr>
            <w:lang w:val="en-GB"/>
          </w:rPr>
          <w:alias w:val="Don't edit this field"/>
          <w:tag w:val="CitaviPlaceholder#d2ac6714-dfd9-4366-88ec-7cef03ecbb1f"/>
          <w:id w:val="-1777241812"/>
          <w:placeholder>
            <w:docPart w:val="DefaultPlaceholder_-1854013440"/>
          </w:placeholder>
        </w:sdtPr>
        <w:sdtContent>
          <w:r w:rsidR="005151A1" w:rsidRPr="00A0236E">
            <w:rPr>
              <w:lang w:val="en-GB"/>
            </w:rPr>
            <w:fldChar w:fldCharType="begin"/>
          </w:r>
          <w:r w:rsidR="00C3790B">
            <w:rPr>
              <w:lang w:val="en-GB"/>
            </w:rPr>
            <w:instrText>ADDIN CitaviPlaceholder{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PZ2cgZXQgYWwuIDIwMTYpIn1dfSwiVGFnIjoiQ2l0YXZpUGxhY2Vob2xkZXIjZDJhYzY3MTQtZGZkOS00MzY2LTg4ZWMtN2NlZjAzZWNiYjFmIiwiVGV4dCI6IihPZ2cgZXQgYWwuIDIwMTYpIiwiV0FJVmVyc2lvbiI6IjYuMS4wLjAifQ==}</w:instrText>
          </w:r>
          <w:r w:rsidR="005151A1" w:rsidRPr="00A0236E">
            <w:rPr>
              <w:lang w:val="en-GB"/>
            </w:rPr>
            <w:fldChar w:fldCharType="separate"/>
          </w:r>
          <w:r w:rsidR="00C3790B">
            <w:rPr>
              <w:lang w:val="en-GB"/>
            </w:rPr>
            <w:t>(Ogg et al. 2016)</w:t>
          </w:r>
          <w:r w:rsidR="005151A1" w:rsidRPr="00A0236E">
            <w:rPr>
              <w:lang w:val="en-GB"/>
            </w:rPr>
            <w:fldChar w:fldCharType="end"/>
          </w:r>
        </w:sdtContent>
      </w:sdt>
      <w:r w:rsidR="005151A1" w:rsidRPr="00A0236E">
        <w:rPr>
          <w:lang w:val="en-GB"/>
        </w:rPr>
        <w:t xml:space="preserve">, ranging from the Ordovician to the Pleistocene. The Holocene </w:t>
      </w:r>
      <w:r w:rsidR="00557163" w:rsidRPr="00A0236E">
        <w:rPr>
          <w:lang w:val="en-GB"/>
        </w:rPr>
        <w:t>as well as stages older than the Ordovician were</w:t>
      </w:r>
      <w:r w:rsidR="005151A1" w:rsidRPr="00A0236E">
        <w:rPr>
          <w:lang w:val="en-GB"/>
        </w:rPr>
        <w:t xml:space="preserve"> excluded from the analysis. Ordovician stages were resolved using biozone and formation entries due to potential stratigraphic errors </w:t>
      </w:r>
      <w:sdt>
        <w:sdtPr>
          <w:rPr>
            <w:lang w:val="en-GB"/>
          </w:rPr>
          <w:alias w:val="Don't edit this field"/>
          <w:tag w:val="CitaviPlaceholder#7e3e921a-e6f3-40e4-af20-faac6830223d"/>
          <w:id w:val="425623290"/>
          <w:placeholder>
            <w:docPart w:val="DefaultPlaceholder_-1854013440"/>
          </w:placeholder>
        </w:sdtPr>
        <w:sdtContent>
          <w:r w:rsidR="005151A1" w:rsidRPr="00A0236E">
            <w:rPr>
              <w:lang w:val="en-GB"/>
            </w:rPr>
            <w:fldChar w:fldCharType="begin"/>
          </w:r>
          <w:r w:rsidR="00C3790B">
            <w:rPr>
              <w:lang w:val="en-GB"/>
            </w:rPr>
            <w:instrText>ADDIN CitaviPlaceholder{eyIkaWQiOiIxIiwiRW50cmllcyI6W3siJGlkIjoiMiIsIklkIjoiZmY0MWJjNTctNjVmZC00YTU5LWFkMjMtODdmNGQyYTYwMjIx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zdlM2U5MjFhLWU2ZjMtNDBlNC1hZjIwLWZhYWM2ODMwMjIzZCIsIlRleHQiOiIoS29jc2lzIGV0IGFsLiAyMDE5KSIsIldBSVZlcnNpb24iOiI2LjEuMC4wIn0=}</w:instrText>
          </w:r>
          <w:r w:rsidR="005151A1" w:rsidRPr="00A0236E">
            <w:rPr>
              <w:lang w:val="en-GB"/>
            </w:rPr>
            <w:fldChar w:fldCharType="separate"/>
          </w:r>
          <w:r w:rsidR="00C3790B">
            <w:rPr>
              <w:lang w:val="en-GB"/>
            </w:rPr>
            <w:t>(Kocsis et al. 2019)</w:t>
          </w:r>
          <w:r w:rsidR="005151A1" w:rsidRPr="00A0236E">
            <w:rPr>
              <w:lang w:val="en-GB"/>
            </w:rPr>
            <w:fldChar w:fldCharType="end"/>
          </w:r>
        </w:sdtContent>
      </w:sdt>
      <w:r w:rsidR="005151A1" w:rsidRPr="00A0236E">
        <w:rPr>
          <w:lang w:val="en-GB"/>
        </w:rPr>
        <w:t xml:space="preserve">. </w:t>
      </w:r>
      <w:r w:rsidR="00E44098" w:rsidRPr="00A0236E">
        <w:rPr>
          <w:lang w:val="en-GB"/>
        </w:rPr>
        <w:t xml:space="preserve">Further data </w:t>
      </w:r>
      <w:r w:rsidR="00D747A7" w:rsidRPr="00A0236E">
        <w:rPr>
          <w:lang w:val="en-GB"/>
        </w:rPr>
        <w:t xml:space="preserve">cleaning </w:t>
      </w:r>
      <w:r w:rsidR="00E44098" w:rsidRPr="00A0236E">
        <w:rPr>
          <w:lang w:val="en-GB"/>
        </w:rPr>
        <w:t xml:space="preserve">included </w:t>
      </w:r>
      <w:r w:rsidR="00D747A7" w:rsidRPr="00A0236E">
        <w:rPr>
          <w:lang w:val="en-GB"/>
        </w:rPr>
        <w:t>removal of uncertain taxonomical ranks, duplicates in bins, single-collection</w:t>
      </w:r>
      <w:r w:rsidR="007851EE">
        <w:rPr>
          <w:lang w:val="en-GB"/>
        </w:rPr>
        <w:t>,</w:t>
      </w:r>
      <w:r w:rsidR="00D747A7" w:rsidRPr="00A0236E">
        <w:rPr>
          <w:lang w:val="en-GB"/>
        </w:rPr>
        <w:t xml:space="preserve"> and single-reference taxa as well as missing higher-level taxonomy. </w:t>
      </w:r>
      <w:r w:rsidR="00E44098" w:rsidRPr="00A0236E">
        <w:rPr>
          <w:lang w:val="en-GB"/>
        </w:rPr>
        <w:t xml:space="preserve">Taxa confined to a single stage (singletons) were excluded as they tend to produce undesirable distortions of the fossil record </w:t>
      </w:r>
      <w:sdt>
        <w:sdtPr>
          <w:rPr>
            <w:lang w:val="en-GB"/>
          </w:rPr>
          <w:alias w:val="Don't edit this field"/>
          <w:tag w:val="CitaviPlaceholder#d5225eff-0578-4f9f-9c17-8fd6a50fd827"/>
          <w:id w:val="775675282"/>
          <w:placeholder>
            <w:docPart w:val="DefaultPlaceholder_-1854013440"/>
          </w:placeholder>
        </w:sdtPr>
        <w:sdtContent>
          <w:r w:rsidR="00E44098" w:rsidRPr="00A0236E">
            <w:rPr>
              <w:lang w:val="en-GB"/>
            </w:rPr>
            <w:fldChar w:fldCharType="begin"/>
          </w:r>
          <w:r w:rsidR="00C3790B">
            <w:rPr>
              <w:lang w:val="en-GB"/>
            </w:rPr>
            <w:instrText>ADDIN CitaviPlaceholder{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JTNCIsIk9yZ2FuaXphdGlvbnMiOltdLCJPdGhlcnNJbnZvbHZlZCI6W10sIlBhZ2VSYW5nZSI6IjxzcD5cclxuICA8bj43NDwvbj5cclxuICA8aW4+dHJ1ZTwvaW4+XHJcbiAgPG9zPjc0PC9vcz5cclxuICA8cHM+NzQ8L3BzPlxyXG48L3NwPlxyXG48ZXA+XHJcbiAgPG4+MTAyPC9uPlxyXG4gIDxpbj50cnVlPC9pbj5cclxuICA8b3M+MTAyPC9vcz5cclxuICA8cHM+MTAyPC9wcz5cclxuPC9lcD5cclxuPG9zPjc0LTEwMjwvb3M+IiwiUGFnZVJhbmdlTnVtYmVyIjo3NCwiUGFnZVJhbmdlTnVtYmVyaW5nVHlwZSI6IlBhZ2UiLCJQYWdlUmFuZ2VOdW1lcmFsU3lzdGVtIjoiQXJhYmljIiwiUGVyaW9kaWNhbCI6eyIkaWQiOiI2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}</w:instrText>
          </w:r>
          <w:r w:rsidR="00E44098" w:rsidRPr="00A0236E">
            <w:rPr>
              <w:lang w:val="en-GB"/>
            </w:rPr>
            <w:fldChar w:fldCharType="separate"/>
          </w:r>
          <w:r w:rsidR="00C3790B">
            <w:rPr>
              <w:lang w:val="en-GB"/>
            </w:rPr>
            <w:t>(Foote 2000)</w:t>
          </w:r>
          <w:r w:rsidR="00E44098" w:rsidRPr="00A0236E">
            <w:rPr>
              <w:lang w:val="en-GB"/>
            </w:rPr>
            <w:fldChar w:fldCharType="end"/>
          </w:r>
        </w:sdtContent>
      </w:sdt>
      <w:r w:rsidR="00E44098" w:rsidRPr="00A0236E">
        <w:rPr>
          <w:lang w:val="en-GB"/>
        </w:rPr>
        <w:t xml:space="preserve">. </w:t>
      </w:r>
      <w:r w:rsidR="007E3E93" w:rsidRPr="00A0236E">
        <w:rPr>
          <w:lang w:val="en-GB"/>
        </w:rPr>
        <w:t xml:space="preserve">Collections from unlithified sediments were omitted to reduce sampling bias </w:t>
      </w:r>
      <w:sdt>
        <w:sdtPr>
          <w:rPr>
            <w:lang w:val="en-GB"/>
          </w:rPr>
          <w:alias w:val="Don't edit this field"/>
          <w:tag w:val="CitaviPlaceholder#396331b5-f442-4c8b-9091-a34abf3974e4"/>
          <w:id w:val="-2131701490"/>
          <w:placeholder>
            <w:docPart w:val="DefaultPlaceholder_-1854013440"/>
          </w:placeholder>
        </w:sdtPr>
        <w:sdtContent>
          <w:r w:rsidR="007E3E93" w:rsidRPr="00A0236E">
            <w:rPr>
              <w:lang w:val="en-GB"/>
            </w:rPr>
            <w:fldChar w:fldCharType="begin"/>
          </w:r>
          <w:r w:rsidR="00C3790B">
            <w:rPr>
              <w:lang w:val="en-GB"/>
            </w:rPr>
            <w:instrText>ADDIN CitaviPlaceholder{eyIkaWQiOiIxIiwiRW50cmllcyI6W3siJGlkIjoiMiIsIklkIjoiYjI4ZjAxZTctNzMxNS00NWI5LWIzNzQtZmUyYjEzZTFhMzZjIiwiUmFuZ2VMZW5ndGgiOjE5LCJSZWZlcmVuY2VJZCI6ImEyM2MxODIzLTFkNDMtNGIyOC1iZTU2LTUzZTAxNzBkMTk2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Tg4NSIsIk9yZ2FuaXphdGlvbnMiOltdLCJPdGhlcnNJbnZvbHZlZCI6W10sIlBhZ2VSYW5nZSI6IjxzcD5cclxuICA8bj45Nzwvbj5cclxuICA8aW4+dHJ1ZTwvaW4+XHJcbiAgPG9zPjk3PC9vcz5cclxuICA8cHM+OTc8L3BzPlxyXG48L3NwPlxyXG48ZXA+XHJcbiAgPG4+MTAwPC9uPlxyXG4gIDxpbj50cnVlPC9pbj5cclxuICA8b3M+MTAwPC9vcz5cclxuICA8cHM+MTAwPC9wcz5cclxuPC9lcD5cclxuPG9zPjk3LTEwMDwvb3M+IiwiUGFnZVJhbmdlTnVtYmVyIjo5NywiUGFnZVJhbmdlTnVtYmVyaW5nVHlwZSI6IlBhZ2UiLCJQYWdlUmFuZ2VOdW1lcmFsU3lzdGVtIjoiQXJhYmljIiwiUGVyaW9kaWNhbCI6eyIkaWQiOiIxN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}</w:instrText>
          </w:r>
          <w:r w:rsidR="007E3E93" w:rsidRPr="00A0236E">
            <w:rPr>
              <w:lang w:val="en-GB"/>
            </w:rPr>
            <w:fldChar w:fldCharType="separate"/>
          </w:r>
          <w:r w:rsidR="00C3790B">
            <w:rPr>
              <w:lang w:val="en-GB"/>
            </w:rPr>
            <w:t>(Alroy et al. 2008)</w:t>
          </w:r>
          <w:r w:rsidR="007E3E93" w:rsidRPr="00A0236E">
            <w:rPr>
              <w:lang w:val="en-GB"/>
            </w:rPr>
            <w:fldChar w:fldCharType="end"/>
          </w:r>
        </w:sdtContent>
      </w:sdt>
      <w:r w:rsidR="007E3E93" w:rsidRPr="00A0236E">
        <w:rPr>
          <w:lang w:val="en-GB"/>
        </w:rPr>
        <w:t xml:space="preserve">. </w:t>
      </w:r>
      <w:r w:rsidR="00031330">
        <w:rPr>
          <w:lang w:val="en-GB"/>
        </w:rPr>
        <w:t>We</w:t>
      </w:r>
      <w:r w:rsidR="008B2636">
        <w:rPr>
          <w:lang w:val="en-GB"/>
        </w:rPr>
        <w:t xml:space="preserve"> then</w:t>
      </w:r>
      <w:r w:rsidR="00031330">
        <w:rPr>
          <w:lang w:val="en-GB"/>
        </w:rPr>
        <w:t xml:space="preserve"> applied shareholder quorum subsampling (SQS) for sampling standardisation </w:t>
      </w:r>
      <w:sdt>
        <w:sdtPr>
          <w:rPr>
            <w:lang w:val="en-GB"/>
          </w:rPr>
          <w:alias w:val="Don't edit this field"/>
          <w:tag w:val="CitaviPlaceholder#d3012d4f-4f5c-4885-983f-c5d45cee64eb"/>
          <w:id w:val="-1807770328"/>
          <w:placeholder>
            <w:docPart w:val="DefaultPlaceholder_-1854013440"/>
          </w:placeholder>
        </w:sdtPr>
        <w:sdtContent>
          <w:r w:rsidR="002F2710">
            <w:rPr>
              <w:lang w:val="en-GB"/>
            </w:rPr>
            <w:fldChar w:fldCharType="begin"/>
          </w:r>
          <w:r w:rsidR="00C3790B">
            <w:rPr>
              <w:lang w:val="en-GB"/>
            </w:rPr>
            <w:instrText>ADDIN CitaviPlaceholder{eyIkaWQiOiIxIiwiRW50cmllcyI6W3siJGlkIjoiMiIsIklkIjoiZWI5Y2VhODUtMDNkOS00MmJjLTk2YWEtYjdhODFlNWM1ZmVhIiwiUmFuZ2VMZW5ndGgiOjEyLCJSZWZlcmVuY2VJZCI6IjY4NjgzOGVkLTA5MDYtNDllNS05MDk3LWZkNzRmYjRmZjUy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}</w:instrText>
          </w:r>
          <w:r w:rsidR="002F2710">
            <w:rPr>
              <w:lang w:val="en-GB"/>
            </w:rPr>
            <w:fldChar w:fldCharType="separate"/>
          </w:r>
          <w:r w:rsidR="00C3790B">
            <w:rPr>
              <w:lang w:val="en-GB"/>
            </w:rPr>
            <w:t>(Alroy 2010a, 2010b)</w:t>
          </w:r>
          <w:r w:rsidR="002F2710">
            <w:rPr>
              <w:lang w:val="en-GB"/>
            </w:rPr>
            <w:fldChar w:fldCharType="end"/>
          </w:r>
        </w:sdtContent>
      </w:sdt>
      <w:r w:rsidR="00031330">
        <w:rPr>
          <w:lang w:val="en-GB"/>
        </w:rPr>
        <w:t xml:space="preserve">. SQS is based on </w:t>
      </w:r>
      <w:r w:rsidR="00031330" w:rsidRPr="00031330">
        <w:rPr>
          <w:lang w:val="en-GB"/>
        </w:rPr>
        <w:t>frequency</w:t>
      </w:r>
      <w:r w:rsidR="008B2636">
        <w:rPr>
          <w:lang w:val="en-GB"/>
        </w:rPr>
        <w:t xml:space="preserve"> </w:t>
      </w:r>
      <w:r w:rsidR="00031330" w:rsidRPr="00031330">
        <w:rPr>
          <w:lang w:val="en-GB"/>
        </w:rPr>
        <w:t>distribution coverage</w:t>
      </w:r>
      <w:r w:rsidR="00031330">
        <w:rPr>
          <w:lang w:val="en-GB"/>
        </w:rPr>
        <w:t xml:space="preserve"> of </w:t>
      </w:r>
      <w:r w:rsidR="008B2636">
        <w:rPr>
          <w:lang w:val="en-GB"/>
        </w:rPr>
        <w:t xml:space="preserve">taxa, </w:t>
      </w:r>
      <w:r w:rsidR="008B2636" w:rsidRPr="008B2636">
        <w:rPr>
          <w:lang w:val="en-GB"/>
        </w:rPr>
        <w:t>drawing collections until estimated coverage reaches a fixed target</w:t>
      </w:r>
      <w:r w:rsidR="008B2636">
        <w:rPr>
          <w:lang w:val="en-GB"/>
        </w:rPr>
        <w:t xml:space="preserve"> </w:t>
      </w:r>
      <w:r w:rsidR="008B2636" w:rsidRPr="008B2636">
        <w:rPr>
          <w:lang w:val="en-GB"/>
        </w:rPr>
        <w:t>(i.e., until a shareholder quorum is attained).</w:t>
      </w:r>
      <w:r w:rsidR="008B2636">
        <w:rPr>
          <w:lang w:val="en-GB"/>
        </w:rPr>
        <w:t xml:space="preserve"> For this, we used a shareholder quorum of 0.8. SQS was applied </w:t>
      </w:r>
      <w:r w:rsidR="008B2636" w:rsidRPr="008B2636">
        <w:rPr>
          <w:lang w:val="en-GB"/>
        </w:rPr>
        <w:t xml:space="preserve">excluding dominant taxa from all calculations involving frequencies and with </w:t>
      </w:r>
      <w:r w:rsidR="008B2636">
        <w:rPr>
          <w:lang w:val="en-GB"/>
        </w:rPr>
        <w:t>a</w:t>
      </w:r>
      <w:r w:rsidR="008B2636" w:rsidRPr="008B2636">
        <w:rPr>
          <w:lang w:val="en-GB"/>
        </w:rPr>
        <w:t xml:space="preserve"> separate treatment of the largest collection in </w:t>
      </w:r>
      <w:r w:rsidR="008B2636">
        <w:rPr>
          <w:lang w:val="en-GB"/>
        </w:rPr>
        <w:t>each</w:t>
      </w:r>
      <w:r w:rsidR="008B2636" w:rsidRPr="008B2636">
        <w:rPr>
          <w:lang w:val="en-GB"/>
        </w:rPr>
        <w:t xml:space="preserve"> time slice</w:t>
      </w:r>
      <w:r w:rsidR="008B2636">
        <w:rPr>
          <w:lang w:val="en-GB"/>
        </w:rPr>
        <w:t xml:space="preserve">. </w:t>
      </w:r>
      <w:r w:rsidR="00D747A7" w:rsidRPr="00A0236E">
        <w:rPr>
          <w:lang w:val="en-GB"/>
        </w:rPr>
        <w:t>We then transformed occurrence data into ranges congruent to a time series with one single origination and extinction event for each genus</w:t>
      </w:r>
      <w:r w:rsidR="00F12CFA" w:rsidRPr="00A0236E">
        <w:rPr>
          <w:lang w:val="en-GB"/>
        </w:rPr>
        <w:t>.</w:t>
      </w:r>
    </w:p>
    <w:p w14:paraId="1B21BDBA" w14:textId="4AF8D62A" w:rsidR="00557163" w:rsidRPr="00A0236E" w:rsidRDefault="00557163" w:rsidP="005151A1">
      <w:pPr>
        <w:rPr>
          <w:u w:val="single"/>
          <w:lang w:val="en-GB"/>
        </w:rPr>
      </w:pPr>
      <w:r w:rsidRPr="00A0236E">
        <w:rPr>
          <w:u w:val="single"/>
          <w:lang w:val="en-GB"/>
        </w:rPr>
        <w:t>Climate proxy data</w:t>
      </w:r>
    </w:p>
    <w:p w14:paraId="06BCFED6" w14:textId="2ADCD765" w:rsidR="00557163" w:rsidRPr="00A0236E" w:rsidRDefault="00557163" w:rsidP="005151A1">
      <w:pPr>
        <w:rPr>
          <w:lang w:val="en-GB"/>
        </w:rPr>
      </w:pPr>
      <w:r w:rsidRPr="00A0236E">
        <w:rPr>
          <w:lang w:val="en-GB"/>
        </w:rPr>
        <w:t xml:space="preserve">To reconstruct temperature change over time, we used the tropical whole surface water (mixed layers &lt; 300 m deep) oxygen isotope dataset from a compilation of marine carbonate isotopes </w:t>
      </w:r>
      <w:sdt>
        <w:sdtPr>
          <w:rPr>
            <w:lang w:val="en-GB"/>
          </w:rPr>
          <w:alias w:val="Don't edit this field"/>
          <w:tag w:val="CitaviPlaceholder#8b5e13d4-75e3-459a-bf9e-6fa7f0ba13f9"/>
          <w:id w:val="761882740"/>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}</w:instrText>
          </w:r>
          <w:r w:rsidRPr="00A0236E">
            <w:rPr>
              <w:lang w:val="en-GB"/>
            </w:rPr>
            <w:fldChar w:fldCharType="separate"/>
          </w:r>
          <w:r w:rsidR="00C3790B">
            <w:rPr>
              <w:lang w:val="en-GB"/>
            </w:rPr>
            <w:t>(Veizer und Prokoph 2015)</w:t>
          </w:r>
          <w:r w:rsidRPr="00A0236E">
            <w:rPr>
              <w:lang w:val="en-GB"/>
            </w:rPr>
            <w:fldChar w:fldCharType="end"/>
          </w:r>
        </w:sdtContent>
      </w:sdt>
      <w:r w:rsidRPr="00A0236E">
        <w:rPr>
          <w:lang w:val="en-GB"/>
        </w:rPr>
        <w:t xml:space="preserve">. The </w:t>
      </w:r>
      <w:r w:rsidRPr="00A0236E">
        <w:rPr>
          <w:rFonts w:cstheme="minorHAnsi"/>
          <w:lang w:val="en-GB"/>
        </w:rPr>
        <w:t>δ</w:t>
      </w:r>
      <w:r w:rsidRPr="00A0236E">
        <w:rPr>
          <w:vertAlign w:val="superscript"/>
          <w:lang w:val="en-GB"/>
        </w:rPr>
        <w:t>18</w:t>
      </w:r>
      <w:r w:rsidRPr="00A0236E">
        <w:rPr>
          <w:lang w:val="en-GB"/>
        </w:rPr>
        <w:t xml:space="preserve">O values of well-preserved calcareous shells are often considered as the best available temperature proxy for the fossil record </w:t>
      </w:r>
      <w:sdt>
        <w:sdtPr>
          <w:rPr>
            <w:lang w:val="en-GB"/>
          </w:rPr>
          <w:alias w:val="Don't edit this field"/>
          <w:tag w:val="CitaviPlaceholder#65970b2f-5401-4aab-8373-15f276db08e5"/>
          <w:id w:val="1717619662"/>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}</w:instrText>
          </w:r>
          <w:r w:rsidRPr="00A0236E">
            <w:rPr>
              <w:lang w:val="en-GB"/>
            </w:rPr>
            <w:fldChar w:fldCharType="separate"/>
          </w:r>
          <w:r w:rsidR="00C3790B">
            <w:rPr>
              <w:lang w:val="en-GB"/>
            </w:rPr>
            <w:t>(Song et al. 2019)</w:t>
          </w:r>
          <w:r w:rsidRPr="00A0236E">
            <w:rPr>
              <w:lang w:val="en-GB"/>
            </w:rPr>
            <w:fldChar w:fldCharType="end"/>
          </w:r>
        </w:sdtContent>
      </w:sdt>
      <w:r w:rsidRPr="00A0236E">
        <w:rPr>
          <w:lang w:val="en-GB"/>
        </w:rPr>
        <w:t xml:space="preserve">. To reduce bias while calculating palaeotemperature from the raw </w:t>
      </w:r>
      <w:r w:rsidRPr="00A0236E">
        <w:rPr>
          <w:rFonts w:cstheme="minorHAnsi"/>
          <w:lang w:val="en-GB"/>
        </w:rPr>
        <w:t>δ</w:t>
      </w:r>
      <w:r w:rsidRPr="00A0236E">
        <w:rPr>
          <w:vertAlign w:val="superscript"/>
          <w:lang w:val="en-GB"/>
        </w:rPr>
        <w:t>18</w:t>
      </w:r>
      <w:r w:rsidRPr="00A0236E">
        <w:rPr>
          <w:lang w:val="en-GB"/>
        </w:rPr>
        <w:t xml:space="preserve">O values, we followed the data processing of </w:t>
      </w:r>
      <w:sdt>
        <w:sdtPr>
          <w:rPr>
            <w:lang w:val="en-GB"/>
          </w:rPr>
          <w:alias w:val="Don't edit this field"/>
          <w:tag w:val="CitaviPlaceholder#9790b125-aae2-4906-a7bf-de691fa68279"/>
          <w:id w:val="-1607109955"/>
          <w:placeholder>
            <w:docPart w:val="DefaultPlaceholder_-1854013440"/>
          </w:placeholder>
        </w:sdtPr>
        <w:sdtContent>
          <w:r w:rsidRPr="00A0236E">
            <w:rPr>
              <w:lang w:val="en-GB"/>
            </w:rPr>
            <w:fldChar w:fldCharType="begin"/>
          </w:r>
          <w:r w:rsidR="00C3790B">
            <w:rPr>
              <w:lang w:val="en-GB"/>
            </w:rPr>
            <w:instrText>ADDIN CitaviPlaceholder{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lJlZGRpbiBldCBhbC4ifV19LCJUYWciOiJDaXRhdmlQbGFjZWhvbGRlciM5NzkwYjEyNS1hYWUyLTQ5MDYtYTdiZi1kZTY5MWZhNjgyNzkiLCJUZXh0IjoiUmVkZGluIGV0IGFsLiIsIldBSVZlcnNpb24iOiI2LjEuMC4wIn0=}</w:instrText>
          </w:r>
          <w:r w:rsidRPr="00A0236E">
            <w:rPr>
              <w:lang w:val="en-GB"/>
            </w:rPr>
            <w:fldChar w:fldCharType="separate"/>
          </w:r>
          <w:r w:rsidR="00C3790B">
            <w:rPr>
              <w:lang w:val="en-GB"/>
            </w:rPr>
            <w:t>Reddin et al.</w:t>
          </w:r>
          <w:r w:rsidRPr="00A0236E">
            <w:rPr>
              <w:lang w:val="en-GB"/>
            </w:rPr>
            <w:fldChar w:fldCharType="end"/>
          </w:r>
        </w:sdtContent>
      </w:sdt>
      <w:r w:rsidRPr="00A0236E">
        <w:rPr>
          <w:lang w:val="en-GB"/>
        </w:rPr>
        <w:t xml:space="preserve"> </w:t>
      </w:r>
      <w:sdt>
        <w:sdtPr>
          <w:rPr>
            <w:lang w:val="en-GB"/>
          </w:rPr>
          <w:alias w:val="Don't edit this field"/>
          <w:tag w:val="CitaviPlaceholder#c87f2218-2757-42bc-9fa7-39d4004c6b52"/>
          <w:id w:val="724876506"/>
          <w:placeholder>
            <w:docPart w:val="DefaultPlaceholder_-1854013440"/>
          </w:placeholder>
        </w:sdtPr>
        <w:sdtContent>
          <w:r w:rsidRPr="00A0236E">
            <w:rPr>
              <w:lang w:val="en-GB"/>
            </w:rPr>
            <w:fldChar w:fldCharType="begin"/>
          </w:r>
          <w:r w:rsidR="00C3790B">
            <w:rPr>
              <w:lang w:val="en-GB"/>
            </w:rPr>
            <w:instrText>ADDIN CitaviPlaceholder{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gpIn1dfSwiVGFnIjoiQ2l0YXZpUGxhY2Vob2xkZXIjYzg3ZjIyMTgtMjc1Ny00MmJjLTlmYTctMzlkNDAwNGM2YjUyIiwiVGV4dCI6IigyMDE4KSIsIldBSVZlcnNpb24iOiI2LjEuMC4wIn0=}</w:instrText>
          </w:r>
          <w:r w:rsidRPr="00A0236E">
            <w:rPr>
              <w:lang w:val="en-GB"/>
            </w:rPr>
            <w:fldChar w:fldCharType="separate"/>
          </w:r>
          <w:r w:rsidR="00C3790B">
            <w:rPr>
              <w:lang w:val="en-GB"/>
            </w:rPr>
            <w:t>(2018)</w:t>
          </w:r>
          <w:r w:rsidRPr="00A0236E">
            <w:rPr>
              <w:lang w:val="en-GB"/>
            </w:rPr>
            <w:fldChar w:fldCharType="end"/>
          </w:r>
        </w:sdtContent>
      </w:sdt>
      <w:r w:rsidRPr="00A0236E">
        <w:rPr>
          <w:lang w:val="en-GB"/>
        </w:rPr>
        <w:t xml:space="preserve">, including adjustments for the long-term trend in oxygen isotopic composition of seawater as well as averaging of tropical and subtropical records. We subsequently binned </w:t>
      </w:r>
      <w:r w:rsidRPr="00A0236E">
        <w:rPr>
          <w:lang w:val="en-GB"/>
        </w:rPr>
        <w:lastRenderedPageBreak/>
        <w:t xml:space="preserve">temperature data based on isotope values to geological stages to provide global mean temperature for each of the 80 stages used in our analysis. </w:t>
      </w:r>
    </w:p>
    <w:p w14:paraId="7E66BE25" w14:textId="14ADFD38" w:rsidR="00F304F6" w:rsidRPr="00A0236E" w:rsidRDefault="00F304F6" w:rsidP="005151A1">
      <w:pPr>
        <w:rPr>
          <w:u w:val="single"/>
          <w:lang w:val="en-GB"/>
        </w:rPr>
      </w:pPr>
      <w:r w:rsidRPr="00A0236E">
        <w:rPr>
          <w:u w:val="single"/>
          <w:lang w:val="en-GB"/>
        </w:rPr>
        <w:t>Statistical analysis</w:t>
      </w:r>
    </w:p>
    <w:p w14:paraId="71D8040A" w14:textId="367BB0B3" w:rsidR="00001B07" w:rsidRPr="00A0236E" w:rsidRDefault="00001B07" w:rsidP="005151A1">
      <w:pPr>
        <w:rPr>
          <w:i/>
          <w:iCs/>
          <w:lang w:val="en-GB"/>
        </w:rPr>
      </w:pPr>
      <w:r w:rsidRPr="00A0236E">
        <w:rPr>
          <w:i/>
          <w:iCs/>
          <w:lang w:val="en-GB"/>
        </w:rPr>
        <w:t>Generalised linear mixed effect models</w:t>
      </w:r>
    </w:p>
    <w:p w14:paraId="2073C61A" w14:textId="29F8AB45" w:rsidR="001A7D93" w:rsidRPr="00A0236E" w:rsidRDefault="00A800D8" w:rsidP="001A7D93">
      <w:pPr>
        <w:rPr>
          <w:lang w:val="en-GB"/>
        </w:rPr>
      </w:pPr>
      <w:r w:rsidRPr="00A0236E">
        <w:rPr>
          <w:lang w:val="en-GB"/>
        </w:rPr>
        <w:t>All</w:t>
      </w:r>
      <w:r w:rsidR="007851EE">
        <w:rPr>
          <w:lang w:val="en-GB"/>
        </w:rPr>
        <w:t xml:space="preserve"> </w:t>
      </w:r>
      <w:r w:rsidRPr="00A0236E">
        <w:rPr>
          <w:lang w:val="en-GB"/>
        </w:rPr>
        <w:t xml:space="preserve">analyses were carried out in R </w:t>
      </w:r>
      <w:sdt>
        <w:sdtPr>
          <w:rPr>
            <w:lang w:val="en-GB"/>
          </w:rPr>
          <w:alias w:val="Don't edit this field"/>
          <w:tag w:val="CitaviPlaceholder#7d3d34f0-2441-4110-9b9d-eafa3d6938c5"/>
          <w:id w:val="1428459312"/>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SIENvcmUgVGVhbSAyMDIwKSJ9XX0sIlRhZyI6IkNpdGF2aVBsYWNlaG9sZGVyIzdkM2QzNGYwLTI0NDEtNDExMC05YjlkLWVhZmEzZDY5MzhjNSIsIlRleHQiOiIoUiBDb3JlIFRlYW0gMjAyMCkiLCJXQUlWZXJzaW9uIjoiNi4xLjAuMCJ9}</w:instrText>
          </w:r>
          <w:r w:rsidRPr="00A0236E">
            <w:rPr>
              <w:lang w:val="en-GB"/>
            </w:rPr>
            <w:fldChar w:fldCharType="separate"/>
          </w:r>
          <w:r w:rsidR="00C3790B">
            <w:rPr>
              <w:lang w:val="en-GB"/>
            </w:rPr>
            <w:t>(R Core Team 2020)</w:t>
          </w:r>
          <w:r w:rsidRPr="00A0236E">
            <w:rPr>
              <w:lang w:val="en-GB"/>
            </w:rPr>
            <w:fldChar w:fldCharType="end"/>
          </w:r>
        </w:sdtContent>
      </w:sdt>
      <w:r w:rsidRPr="00A0236E">
        <w:rPr>
          <w:lang w:val="en-GB"/>
        </w:rPr>
        <w:t xml:space="preserve">. We used the lme4 package </w:t>
      </w:r>
      <w:sdt>
        <w:sdtPr>
          <w:rPr>
            <w:lang w:val="en-GB"/>
          </w:rPr>
          <w:alias w:val="Don't edit this field"/>
          <w:tag w:val="CitaviPlaceholder#a6e38246-c994-4978-9a0c-815477faec16"/>
          <w:id w:val="396094818"/>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}</w:instrText>
          </w:r>
          <w:r w:rsidRPr="00A0236E">
            <w:rPr>
              <w:lang w:val="en-GB"/>
            </w:rPr>
            <w:fldChar w:fldCharType="separate"/>
          </w:r>
          <w:r w:rsidR="00C3790B">
            <w:rPr>
              <w:lang w:val="en-GB"/>
            </w:rPr>
            <w:t>(Bates et al. 2015)</w:t>
          </w:r>
          <w:r w:rsidRPr="00A0236E">
            <w:rPr>
              <w:lang w:val="en-GB"/>
            </w:rPr>
            <w:fldChar w:fldCharType="end"/>
          </w:r>
        </w:sdtContent>
      </w:sdt>
      <w:r w:rsidRPr="00A0236E">
        <w:rPr>
          <w:lang w:val="en-GB"/>
        </w:rPr>
        <w:t xml:space="preserve"> to perform the analysis, and the </w:t>
      </w:r>
      <w:proofErr w:type="spellStart"/>
      <w:r w:rsidRPr="00A0236E">
        <w:rPr>
          <w:lang w:val="en-GB"/>
        </w:rPr>
        <w:t>tidyverse</w:t>
      </w:r>
      <w:proofErr w:type="spellEnd"/>
      <w:r w:rsidRPr="00A0236E">
        <w:rPr>
          <w:lang w:val="en-GB"/>
        </w:rPr>
        <w:t xml:space="preserve"> package </w:t>
      </w:r>
      <w:sdt>
        <w:sdtPr>
          <w:rPr>
            <w:lang w:val="en-GB"/>
          </w:rPr>
          <w:alias w:val="Don't edit this field"/>
          <w:tag w:val="CitaviPlaceholder#1fe8bc50-5e0c-4d28-a20a-fdc8dd12e110"/>
          <w:id w:val="693507125"/>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}</w:instrText>
          </w:r>
          <w:r w:rsidRPr="00A0236E">
            <w:rPr>
              <w:lang w:val="en-GB"/>
            </w:rPr>
            <w:fldChar w:fldCharType="separate"/>
          </w:r>
          <w:r w:rsidR="00C3790B">
            <w:rPr>
              <w:lang w:val="en-GB"/>
            </w:rPr>
            <w:t>(Wickham et al. 2019)</w:t>
          </w:r>
          <w:r w:rsidRPr="00A0236E">
            <w:rPr>
              <w:lang w:val="en-GB"/>
            </w:rPr>
            <w:fldChar w:fldCharType="end"/>
          </w:r>
        </w:sdtContent>
      </w:sdt>
      <w:r w:rsidRPr="00A0236E">
        <w:rPr>
          <w:lang w:val="en-GB"/>
        </w:rPr>
        <w:t xml:space="preserve"> for data processing and visualisation. </w:t>
      </w:r>
      <w:r w:rsidR="001A7D93" w:rsidRPr="00A0236E">
        <w:rPr>
          <w:lang w:val="en-GB"/>
        </w:rPr>
        <w:t>We quantified the effect of temperature change interacting with past temperature trends on origination probability using generali</w:t>
      </w:r>
      <w:r w:rsidR="00001B07" w:rsidRPr="00A0236E">
        <w:rPr>
          <w:lang w:val="en-GB"/>
        </w:rPr>
        <w:t>s</w:t>
      </w:r>
      <w:r w:rsidR="001A7D93" w:rsidRPr="00A0236E">
        <w:rPr>
          <w:lang w:val="en-GB"/>
        </w:rPr>
        <w:t>ed linear mixed effect models with a binomial family error (GLMMs)</w:t>
      </w:r>
      <w:r w:rsidR="000A4D4C">
        <w:rPr>
          <w:lang w:val="en-GB"/>
        </w:rPr>
        <w:t xml:space="preserve"> </w:t>
      </w:r>
      <w:sdt>
        <w:sdtPr>
          <w:rPr>
            <w:lang w:val="en-GB"/>
          </w:rPr>
          <w:alias w:val="Don't edit this field"/>
          <w:tag w:val="CitaviPlaceholder#3fa76728-a156-40ff-b7fd-e86ff038dbc4"/>
          <w:id w:val="-686132278"/>
          <w:placeholder>
            <w:docPart w:val="DefaultPlaceholder_-1854013440"/>
          </w:placeholder>
        </w:sdtPr>
        <w:sdtContent>
          <w:r w:rsidR="000A4D4C">
            <w:rPr>
              <w:lang w:val="en-GB"/>
            </w:rPr>
            <w:fldChar w:fldCharType="begin"/>
          </w:r>
          <w:r w:rsidR="00C3790B">
            <w:rPr>
              <w:lang w:val="en-GB"/>
            </w:rPr>
            <w:instrText>ADDIN CitaviPlaceholder{eyIkaWQiOiIxIiwiRW50cmllcyI6W3siJGlkIjoiMiIsIklkIjoiN2MwOGNjNGYtMDU5Ni00MjZiLTllNmEtODgzNWI5NDExZDgz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ZmE3NjcyOC1hMTU2LTQwZmYtYjdmZC1lODZmZjAzOGRiYzQiLCJUZXh0IjoiKEJvbGtlciBldCBhbC4gMjAwOSkiLCJXQUlWZXJzaW9uIjoiNi4xLjAuMCJ9}</w:instrText>
          </w:r>
          <w:r w:rsidR="000A4D4C">
            <w:rPr>
              <w:lang w:val="en-GB"/>
            </w:rPr>
            <w:fldChar w:fldCharType="separate"/>
          </w:r>
          <w:r w:rsidR="00C3790B">
            <w:rPr>
              <w:lang w:val="en-GB"/>
            </w:rPr>
            <w:t>(Bolker et al. 2009)</w:t>
          </w:r>
          <w:r w:rsidR="000A4D4C">
            <w:rPr>
              <w:lang w:val="en-GB"/>
            </w:rPr>
            <w:fldChar w:fldCharType="end"/>
          </w:r>
        </w:sdtContent>
      </w:sdt>
      <w:r w:rsidR="001A7D93" w:rsidRPr="00A0236E">
        <w:rPr>
          <w:lang w:val="en-GB"/>
        </w:rPr>
        <w:t xml:space="preserve">. The additive and multiplicative effects of cumulative temperature change were tested against the probability of origination in each time interval in the form: </w:t>
      </w:r>
      <w:r w:rsidR="001A7D93" w:rsidRPr="00A0236E">
        <w:rPr>
          <w:lang w:val="en-GB"/>
        </w:rPr>
        <w:br w:type="textWrapping" w:clear="all"/>
      </w:r>
      <w:proofErr w:type="spellStart"/>
      <w:r w:rsidR="001A7D93" w:rsidRPr="00A0236E">
        <w:rPr>
          <w:lang w:val="en-GB"/>
        </w:rPr>
        <w:t>glm</w:t>
      </w:r>
      <w:proofErr w:type="spellEnd"/>
      <w:r w:rsidR="001A7D93" w:rsidRPr="00A0236E">
        <w:rPr>
          <w:lang w:val="en-GB"/>
        </w:rPr>
        <w:t xml:space="preserve"> (extinct ~ ∆</w:t>
      </w:r>
      <w:proofErr w:type="spellStart"/>
      <w:proofErr w:type="gramStart"/>
      <w:r w:rsidR="001A7D93" w:rsidRPr="00A0236E">
        <w:rPr>
          <w:lang w:val="en-GB"/>
        </w:rPr>
        <w:t>T</w:t>
      </w:r>
      <w:r w:rsidR="001A7D93" w:rsidRPr="00A0236E">
        <w:rPr>
          <w:vertAlign w:val="subscript"/>
          <w:lang w:val="en-GB"/>
        </w:rPr>
        <w:t>trend</w:t>
      </w:r>
      <w:proofErr w:type="spellEnd"/>
      <w:r w:rsidR="00A0236E" w:rsidRPr="00A0236E">
        <w:rPr>
          <w:lang w:val="en-GB"/>
        </w:rPr>
        <w:t xml:space="preserve"> </w:t>
      </w:r>
      <w:r w:rsidR="001A7D93" w:rsidRPr="00A0236E">
        <w:rPr>
          <w:lang w:val="en-GB"/>
        </w:rPr>
        <w:t>:</w:t>
      </w:r>
      <w:proofErr w:type="gramEnd"/>
      <w:r w:rsidR="001A7D93" w:rsidRPr="00A0236E">
        <w:rPr>
          <w:lang w:val="en-GB"/>
        </w:rPr>
        <w:t xml:space="preserve"> ∆</w:t>
      </w:r>
      <w:proofErr w:type="spellStart"/>
      <w:r w:rsidR="001A7D93" w:rsidRPr="00A0236E">
        <w:rPr>
          <w:lang w:val="en-GB"/>
        </w:rPr>
        <w:t>T</w:t>
      </w:r>
      <w:r w:rsidR="001A7D93" w:rsidRPr="00A0236E">
        <w:rPr>
          <w:vertAlign w:val="subscript"/>
          <w:lang w:val="en-GB"/>
        </w:rPr>
        <w:t>change</w:t>
      </w:r>
      <w:proofErr w:type="spellEnd"/>
      <w:r w:rsidR="001A7D93" w:rsidRPr="00A0236E">
        <w:rPr>
          <w:lang w:val="en-GB"/>
        </w:rPr>
        <w:t xml:space="preserve"> + (1 | Genus), family = binomial). </w:t>
      </w:r>
    </w:p>
    <w:p w14:paraId="4DE6F722" w14:textId="310A583A" w:rsidR="001B3436" w:rsidRPr="00A0236E" w:rsidRDefault="001A7D93" w:rsidP="001B3436">
      <w:pPr>
        <w:rPr>
          <w:lang w:val="en-GB"/>
        </w:rPr>
      </w:pPr>
      <w:r w:rsidRPr="00A0236E">
        <w:rPr>
          <w:lang w:val="en-GB"/>
        </w:rPr>
        <w:t>We calculated the change in temperature for each geologic change compared to the previous stage (∆</w:t>
      </w:r>
      <w:proofErr w:type="spellStart"/>
      <w:r w:rsidRPr="00A0236E">
        <w:rPr>
          <w:lang w:val="en-GB"/>
        </w:rPr>
        <w:t>T</w:t>
      </w:r>
      <w:r w:rsidRPr="00A0236E">
        <w:rPr>
          <w:vertAlign w:val="subscript"/>
          <w:lang w:val="en-GB"/>
        </w:rPr>
        <w:t>change</w:t>
      </w:r>
      <w:proofErr w:type="spellEnd"/>
      <w:r w:rsidRPr="00A0236E">
        <w:rPr>
          <w:lang w:val="en-GB"/>
        </w:rPr>
        <w:t>). We computed long-term temperature trends (∆</w:t>
      </w:r>
      <w:proofErr w:type="spellStart"/>
      <w:r w:rsidRPr="00A0236E">
        <w:rPr>
          <w:lang w:val="en-GB"/>
        </w:rPr>
        <w:t>T</w:t>
      </w:r>
      <w:r w:rsidRPr="00A0236E">
        <w:rPr>
          <w:vertAlign w:val="subscript"/>
          <w:lang w:val="en-GB"/>
        </w:rPr>
        <w:t>trend</w:t>
      </w:r>
      <w:proofErr w:type="spellEnd"/>
      <w:r w:rsidRPr="00A0236E">
        <w:rPr>
          <w:lang w:val="en-GB"/>
        </w:rPr>
        <w:t>) from ordinary least squares</w:t>
      </w:r>
      <w:r w:rsidR="00332ABE">
        <w:rPr>
          <w:lang w:val="en-GB"/>
        </w:rPr>
        <w:t xml:space="preserve">. </w:t>
      </w:r>
      <w:r w:rsidR="001B3436" w:rsidRPr="00A0236E">
        <w:rPr>
          <w:lang w:val="en-GB"/>
        </w:rPr>
        <w:t>Each of the trends covered a successively growing time of temperature history: Trend.st1 ranged one stage back, trend.st2 two stages, …, trend.st10 ten stages.</w:t>
      </w:r>
      <w:r w:rsidR="00332ABE" w:rsidRPr="00332ABE">
        <w:rPr>
          <w:lang w:val="en-GB"/>
        </w:rPr>
        <w:t xml:space="preserve"> </w:t>
      </w:r>
      <w:r w:rsidR="00332ABE">
        <w:rPr>
          <w:lang w:val="en-GB"/>
        </w:rPr>
        <w:t xml:space="preserve">To </w:t>
      </w:r>
      <w:r w:rsidR="00332ABE" w:rsidRPr="00A0236E">
        <w:rPr>
          <w:lang w:val="en-GB"/>
        </w:rPr>
        <w:t>exclude ∆</w:t>
      </w:r>
      <w:proofErr w:type="spellStart"/>
      <w:r w:rsidR="00332ABE" w:rsidRPr="00A0236E">
        <w:rPr>
          <w:lang w:val="en-GB"/>
        </w:rPr>
        <w:t>T</w:t>
      </w:r>
      <w:r w:rsidR="00332ABE" w:rsidRPr="00A0236E">
        <w:rPr>
          <w:vertAlign w:val="subscript"/>
          <w:lang w:val="en-GB"/>
        </w:rPr>
        <w:t>change</w:t>
      </w:r>
      <w:proofErr w:type="spellEnd"/>
      <w:r w:rsidR="00332ABE" w:rsidRPr="00A0236E">
        <w:rPr>
          <w:vertAlign w:val="subscript"/>
          <w:lang w:val="en-GB"/>
        </w:rPr>
        <w:t xml:space="preserve"> </w:t>
      </w:r>
      <w:r w:rsidR="00332ABE" w:rsidRPr="00A0236E">
        <w:rPr>
          <w:lang w:val="en-GB"/>
        </w:rPr>
        <w:t>from the long-term trend</w:t>
      </w:r>
      <w:r w:rsidR="00332ABE">
        <w:rPr>
          <w:lang w:val="en-GB"/>
        </w:rPr>
        <w:t xml:space="preserve">, each </w:t>
      </w:r>
      <w:r w:rsidR="00332ABE" w:rsidRPr="00A0236E">
        <w:rPr>
          <w:lang w:val="en-GB"/>
        </w:rPr>
        <w:t>∆</w:t>
      </w:r>
      <w:proofErr w:type="spellStart"/>
      <w:proofErr w:type="gramStart"/>
      <w:r w:rsidR="00332ABE" w:rsidRPr="00A0236E">
        <w:rPr>
          <w:lang w:val="en-GB"/>
        </w:rPr>
        <w:t>T</w:t>
      </w:r>
      <w:r w:rsidR="00332ABE" w:rsidRPr="00A0236E">
        <w:rPr>
          <w:vertAlign w:val="subscript"/>
          <w:lang w:val="en-GB"/>
        </w:rPr>
        <w:t>trend</w:t>
      </w:r>
      <w:proofErr w:type="spellEnd"/>
      <w:r w:rsidR="00332ABE" w:rsidRPr="00A0236E">
        <w:rPr>
          <w:lang w:val="en-GB"/>
        </w:rPr>
        <w:t xml:space="preserve"> </w:t>
      </w:r>
      <w:r w:rsidR="00332ABE">
        <w:rPr>
          <w:lang w:val="en-GB"/>
        </w:rPr>
        <w:t xml:space="preserve"> started</w:t>
      </w:r>
      <w:proofErr w:type="gramEnd"/>
      <w:r w:rsidR="00332ABE">
        <w:rPr>
          <w:lang w:val="en-GB"/>
        </w:rPr>
        <w:t xml:space="preserve"> </w:t>
      </w:r>
      <w:r w:rsidR="00332ABE" w:rsidRPr="00A0236E">
        <w:rPr>
          <w:lang w:val="en-GB"/>
        </w:rPr>
        <w:t>one stage prior to the focal stage.</w:t>
      </w:r>
      <w:r w:rsidR="001B3436" w:rsidRPr="00A0236E">
        <w:rPr>
          <w:lang w:val="en-GB"/>
        </w:rPr>
        <w:t xml:space="preserve"> We controlled for the fact that observations on the same genus are non-independent by including genus identity as a random effect. We used a dynamic model framework to select </w:t>
      </w:r>
      <w:r w:rsidR="00D72C55" w:rsidRPr="00A0236E">
        <w:rPr>
          <w:lang w:val="en-GB"/>
        </w:rPr>
        <w:t xml:space="preserve">the </w:t>
      </w:r>
      <w:r w:rsidR="001B3436" w:rsidRPr="00A0236E">
        <w:rPr>
          <w:lang w:val="en-GB"/>
        </w:rPr>
        <w:t>best performing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This implies calculating 10 GLMMs for each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xml:space="preserve"> </w:t>
      </w:r>
      <w:r w:rsidR="00D72C55" w:rsidRPr="00A0236E">
        <w:rPr>
          <w:lang w:val="en-GB"/>
        </w:rPr>
        <w:t>while keeping ∆</w:t>
      </w:r>
      <w:proofErr w:type="spellStart"/>
      <w:r w:rsidR="00D72C55" w:rsidRPr="00A0236E">
        <w:rPr>
          <w:lang w:val="en-GB"/>
        </w:rPr>
        <w:t>T</w:t>
      </w:r>
      <w:r w:rsidR="00D72C55" w:rsidRPr="00A0236E">
        <w:rPr>
          <w:vertAlign w:val="subscript"/>
          <w:lang w:val="en-GB"/>
        </w:rPr>
        <w:t>change</w:t>
      </w:r>
      <w:proofErr w:type="spellEnd"/>
      <w:r w:rsidR="00D72C55" w:rsidRPr="00A0236E">
        <w:rPr>
          <w:lang w:val="en-GB"/>
        </w:rPr>
        <w:t xml:space="preserve"> fixed</w:t>
      </w:r>
      <w:r w:rsidR="009C582A" w:rsidRPr="00A0236E">
        <w:rPr>
          <w:lang w:val="en-GB"/>
        </w:rPr>
        <w:t xml:space="preserve">. </w:t>
      </w:r>
      <w:r w:rsidR="001B10A2" w:rsidRPr="00A0236E">
        <w:rPr>
          <w:lang w:val="en-GB"/>
        </w:rPr>
        <w:t>Instead of calculating one model for all ∆</w:t>
      </w:r>
      <w:proofErr w:type="spellStart"/>
      <w:r w:rsidR="001B10A2" w:rsidRPr="00A0236E">
        <w:rPr>
          <w:lang w:val="en-GB"/>
        </w:rPr>
        <w:t>T</w:t>
      </w:r>
      <w:r w:rsidR="001B10A2" w:rsidRPr="00A0236E">
        <w:rPr>
          <w:vertAlign w:val="subscript"/>
          <w:lang w:val="en-GB"/>
        </w:rPr>
        <w:t>change</w:t>
      </w:r>
      <w:proofErr w:type="spellEnd"/>
      <w:r w:rsidR="001B10A2" w:rsidRPr="00A0236E">
        <w:rPr>
          <w:lang w:val="en-GB"/>
        </w:rPr>
        <w:t>, we distinguished</w:t>
      </w:r>
      <w:r w:rsidR="00DE7BCA" w:rsidRPr="00A0236E">
        <w:rPr>
          <w:lang w:val="en-GB"/>
        </w:rPr>
        <w:t xml:space="preserve"> short-term warming from short-term cooling</w:t>
      </w:r>
      <w:r w:rsidR="001B10A2" w:rsidRPr="00A0236E">
        <w:rPr>
          <w:lang w:val="en-GB"/>
        </w:rPr>
        <w:t>.</w:t>
      </w:r>
      <w:r w:rsidR="001F5F58">
        <w:rPr>
          <w:lang w:val="en-GB"/>
        </w:rPr>
        <w:t xml:space="preserve"> </w:t>
      </w:r>
      <w:r w:rsidR="001B10A2" w:rsidRPr="00A0236E">
        <w:rPr>
          <w:lang w:val="en-GB"/>
        </w:rPr>
        <w:t xml:space="preserve">This enabled us to quantify the differences in origination likelihood per </w:t>
      </w:r>
      <w:proofErr w:type="spellStart"/>
      <w:r w:rsidR="001B10A2" w:rsidRPr="00A0236E">
        <w:rPr>
          <w:lang w:val="en-GB"/>
        </w:rPr>
        <w:t>palaeoclimate</w:t>
      </w:r>
      <w:proofErr w:type="spellEnd"/>
      <w:r w:rsidR="001B10A2" w:rsidRPr="00A0236E">
        <w:rPr>
          <w:lang w:val="en-GB"/>
        </w:rPr>
        <w:t xml:space="preserve"> interaction (cooling-cooling, warming-cooling, cooling-warming, warming-warming). </w:t>
      </w:r>
      <w:r w:rsidR="009C582A" w:rsidRPr="00A0236E">
        <w:rPr>
          <w:lang w:val="en-GB"/>
        </w:rPr>
        <w:t>For comparison of model</w:t>
      </w:r>
      <w:r w:rsidR="001B3436" w:rsidRPr="00A0236E">
        <w:rPr>
          <w:lang w:val="en-GB"/>
        </w:rPr>
        <w:t xml:space="preserve"> performance</w:t>
      </w:r>
      <w:r w:rsidR="009C582A" w:rsidRPr="00A0236E">
        <w:rPr>
          <w:lang w:val="en-GB"/>
        </w:rPr>
        <w:t xml:space="preserve">, </w:t>
      </w:r>
      <w:r w:rsidR="001B3436" w:rsidRPr="00A0236E">
        <w:rPr>
          <w:lang w:val="en-GB"/>
        </w:rPr>
        <w:t>Akaike’s information criterion (AIC)</w:t>
      </w:r>
      <w:r w:rsidR="009C582A" w:rsidRPr="00A0236E">
        <w:rPr>
          <w:lang w:val="en-GB"/>
        </w:rPr>
        <w:t xml:space="preserve"> was used</w:t>
      </w:r>
      <w:r w:rsidR="001B3436" w:rsidRPr="00A0236E">
        <w:rPr>
          <w:lang w:val="en-GB"/>
        </w:rPr>
        <w:t xml:space="preserve"> </w:t>
      </w:r>
      <w:sdt>
        <w:sdtPr>
          <w:rPr>
            <w:lang w:val="en-GB"/>
          </w:rPr>
          <w:alias w:val="Don't edit this field"/>
          <w:tag w:val="CitaviPlaceholder#1c391def-b41e-4717-bfe3-a9b2227a1148"/>
          <w:id w:val="545647403"/>
          <w:placeholder>
            <w:docPart w:val="DefaultPlaceholder_-1854013440"/>
          </w:placeholder>
        </w:sdtPr>
        <w:sdtContent>
          <w:r w:rsidR="001B3436" w:rsidRPr="00A0236E">
            <w:rPr>
              <w:lang w:val="en-GB"/>
            </w:rPr>
            <w:fldChar w:fldCharType="begin"/>
          </w:r>
          <w:r w:rsidR="00C3790B">
            <w:rPr>
              <w:lang w:val="en-GB"/>
            </w:rPr>
            <w:instrText>ADDIN CitaviPlaceholder{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}</w:instrText>
          </w:r>
          <w:r w:rsidR="001B3436" w:rsidRPr="00A0236E">
            <w:rPr>
              <w:lang w:val="en-GB"/>
            </w:rPr>
            <w:fldChar w:fldCharType="separate"/>
          </w:r>
          <w:r w:rsidR="00C3790B">
            <w:rPr>
              <w:lang w:val="en-GB"/>
            </w:rPr>
            <w:t>(Burnham und Anderson 2002)</w:t>
          </w:r>
          <w:r w:rsidR="001B3436" w:rsidRPr="00A0236E">
            <w:rPr>
              <w:lang w:val="en-GB"/>
            </w:rPr>
            <w:fldChar w:fldCharType="end"/>
          </w:r>
        </w:sdtContent>
      </w:sdt>
      <w:r w:rsidR="001B3436" w:rsidRPr="00A0236E">
        <w:rPr>
          <w:lang w:val="en-GB"/>
        </w:rPr>
        <w:t>.</w:t>
      </w:r>
      <w:r w:rsidR="009C582A" w:rsidRPr="00A0236E">
        <w:rPr>
          <w:lang w:val="en-GB"/>
        </w:rPr>
        <w:t xml:space="preserve"> For likelihood approximation, we used adaptive Gauss-Hermite quadrature </w:t>
      </w:r>
      <w:sdt>
        <w:sdtPr>
          <w:rPr>
            <w:lang w:val="en-GB"/>
          </w:rPr>
          <w:alias w:val="Don't edit this field"/>
          <w:tag w:val="CitaviPlaceholder#5d2b4619-b09c-43c9-ba71-e313803ceb86"/>
          <w:id w:val="-1958785147"/>
          <w:placeholder>
            <w:docPart w:val="DefaultPlaceholder_-1854013440"/>
          </w:placeholder>
        </w:sdtPr>
        <w:sdtContent>
          <w:r w:rsidR="009C582A" w:rsidRPr="00A0236E">
            <w:rPr>
              <w:lang w:val="en-GB"/>
            </w:rPr>
            <w:fldChar w:fldCharType="begin"/>
          </w:r>
          <w:r w:rsidR="00C3790B">
            <w:rPr>
              <w:lang w:val="en-GB"/>
            </w:rPr>
            <w:instrText>ADDIN CitaviPlaceholder{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}</w:instrText>
          </w:r>
          <w:r w:rsidR="009C582A" w:rsidRPr="00A0236E">
            <w:rPr>
              <w:lang w:val="en-GB"/>
            </w:rPr>
            <w:fldChar w:fldCharType="separate"/>
          </w:r>
          <w:r w:rsidR="00C3790B">
            <w:rPr>
              <w:lang w:val="en-GB"/>
            </w:rPr>
            <w:t>(Pinheiro und Chao 2006)</w:t>
          </w:r>
          <w:r w:rsidR="009C582A" w:rsidRPr="00A0236E">
            <w:rPr>
              <w:lang w:val="en-GB"/>
            </w:rPr>
            <w:fldChar w:fldCharType="end"/>
          </w:r>
        </w:sdtContent>
      </w:sdt>
      <w:r w:rsidR="009C582A" w:rsidRPr="00A0236E">
        <w:rPr>
          <w:lang w:val="en-GB"/>
        </w:rPr>
        <w:t xml:space="preserve">, which reduces bias and is more robust than other approximation </w:t>
      </w:r>
      <w:r w:rsidR="001275FF" w:rsidRPr="00A0236E">
        <w:rPr>
          <w:lang w:val="en-GB"/>
        </w:rPr>
        <w:t>methods</w:t>
      </w:r>
      <w:r w:rsidR="000A4D4C">
        <w:rPr>
          <w:lang w:val="en-GB"/>
        </w:rPr>
        <w:t xml:space="preserve"> </w:t>
      </w:r>
      <w:sdt>
        <w:sdtPr>
          <w:rPr>
            <w:lang w:val="en-GB"/>
          </w:rPr>
          <w:alias w:val="Don't edit this field"/>
          <w:tag w:val="CitaviPlaceholder#3471e2a1-3d9a-4a7b-9aa7-07fa37903969"/>
          <w:id w:val="-1068112929"/>
          <w:placeholder>
            <w:docPart w:val="DefaultPlaceholder_-1854013440"/>
          </w:placeholder>
        </w:sdtPr>
        <w:sdtContent>
          <w:r w:rsidR="000A4D4C">
            <w:rPr>
              <w:lang w:val="en-GB"/>
            </w:rPr>
            <w:fldChar w:fldCharType="begin"/>
          </w:r>
          <w:r w:rsidR="00C3790B">
            <w:rPr>
              <w:lang w:val="en-GB"/>
            </w:rPr>
            <w:instrText>ADDIN CitaviPlaceholder{eyIkaWQiOiIxIiwiRW50cmllcyI6W3siJGlkIjoiMiIsIklkIjoiYWVkMTk5ZGQtYzAxMC00NDFmLThkNzEtMWU2OTAzMWE3NGQ2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NDcxZTJhMS0zZDlhLTRhN2ItOWFhNy0wN2ZhMzc5MDM5NjkiLCJUZXh0IjoiKEJvbGtlciBldCBhbC4gMjAwOSkiLCJXQUlWZXJzaW9uIjoiNi4xLjAuMCJ9}</w:instrText>
          </w:r>
          <w:r w:rsidR="000A4D4C">
            <w:rPr>
              <w:lang w:val="en-GB"/>
            </w:rPr>
            <w:fldChar w:fldCharType="separate"/>
          </w:r>
          <w:r w:rsidR="00C3790B">
            <w:rPr>
              <w:lang w:val="en-GB"/>
            </w:rPr>
            <w:t>(Bolker et al. 2009)</w:t>
          </w:r>
          <w:r w:rsidR="000A4D4C">
            <w:rPr>
              <w:lang w:val="en-GB"/>
            </w:rPr>
            <w:fldChar w:fldCharType="end"/>
          </w:r>
        </w:sdtContent>
      </w:sdt>
      <w:r w:rsidR="009C582A" w:rsidRPr="00A0236E">
        <w:rPr>
          <w:lang w:val="en-GB"/>
        </w:rPr>
        <w:t xml:space="preserve">. We used 25 quadrature points per scalar integral, which is the maximum number of nodes in the quadrature formula of the lme4 package. </w:t>
      </w:r>
    </w:p>
    <w:p w14:paraId="688A1946" w14:textId="7F59B525" w:rsidR="00502650" w:rsidRPr="00A0236E" w:rsidRDefault="00502650" w:rsidP="001B3436">
      <w:pPr>
        <w:rPr>
          <w:i/>
          <w:iCs/>
          <w:lang w:val="en-GB"/>
        </w:rPr>
      </w:pPr>
      <w:r w:rsidRPr="00A0236E">
        <w:rPr>
          <w:i/>
          <w:iCs/>
          <w:lang w:val="en-GB"/>
        </w:rPr>
        <w:t>Model comparison</w:t>
      </w:r>
    </w:p>
    <w:p w14:paraId="2F873E2F" w14:textId="730F7C96" w:rsidR="00C73C91" w:rsidRPr="00A0236E" w:rsidRDefault="00C73C91" w:rsidP="00DE7BCA">
      <w:pPr>
        <w:rPr>
          <w:lang w:val="en-GB"/>
        </w:rPr>
      </w:pPr>
      <w:r w:rsidRPr="00A0236E">
        <w:rPr>
          <w:lang w:val="en-GB"/>
        </w:rPr>
        <w:t xml:space="preserve">Previous studies </w:t>
      </w:r>
      <w:r w:rsidR="00464B4C" w:rsidRPr="00A0236E">
        <w:rPr>
          <w:lang w:val="en-GB"/>
        </w:rPr>
        <w:t xml:space="preserve">used different estimates of temperature to deduce an association between origination and temperature </w:t>
      </w:r>
      <w:sdt>
        <w:sdtPr>
          <w:rPr>
            <w:lang w:val="en-GB"/>
          </w:rPr>
          <w:alias w:val="Don't edit this field"/>
          <w:tag w:val="CitaviPlaceholder#9b8056bf-2eb0-4e77-b626-587c16fc4712"/>
          <w:id w:val="1426539740"/>
          <w:placeholder>
            <w:docPart w:val="DefaultPlaceholder_-1854013440"/>
          </w:placeholder>
        </w:sdtPr>
        <w:sdtContent>
          <w:r w:rsidR="00464B4C" w:rsidRPr="00A0236E">
            <w:rPr>
              <w:lang w:val="en-GB"/>
            </w:rPr>
            <w:fldChar w:fldCharType="begin"/>
          </w:r>
          <w:r w:rsidR="007748C0">
            <w:rPr>
              <w:lang w:val="en-GB"/>
            </w:rPr>
            <w:instrText>ADDIN CitaviPlaceholder{eyIkaWQiOiIxIiwiRW50cmllcyI6W3siJGlkIjoiMiIsIklkIjoiYmU4ZGNiYTQtYjdhMS00YThlLTg2OGItMjAwMzYxNDg1Nzg0IiwiUmFuZ2VMZW5ndGgiOjI2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2LTI4VDA5OjQ3OjA2IiwiUHJvamVjdCI6eyIkcmVmIjoiNSJ9fSwiVXNlTnVtYmVyaW5nVHlwZU9mUGFyZW50RG9jdW1lbnQiOmZhbHNlfSx7IiRpZCI6IjgiLCJJZCI6IjVkMTQ3MWViLWNmZWEtNGFhYi1hODBkLWEwZmRhMDBlNWFjNSIsIlJhbmdlU3RhcnQiOjI2LCJSYW5nZUxlbmd0aCI6MTIsIlJlZmVyZW5jZUlkIjoiYWVlYjExYTUtZTM4OS00OTYzLTg1YjktZDkwNzIzZjIxMWQwIiwiUmVmZXJlbmNlIjp7IiRpZCI6IjkiLCJBYnN0cmFjdENvbXBsZXhpdHkiOjAsIkFic3RyYWN0U291cmNlVGV4dEZvcm1hdCI6MCwiQXV0aG9ycyI6W3siJGlkIjoiMTA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x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MTY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LHsiJGlkIjoiMTciLCJGaXJzdE5hbWUiOiJLYXVzdHV2IiwiTGFzdE5hbWUiOiJSb3kiLCJQcm90ZWN0ZWQiOmZhbHNlLCJTZXgiOjAsIkNyZWF0ZWRCeSI6Il9HbWF0aCIsIkNyZWF0ZWRPbiI6IjIwMjAtMDMtMDNUMTM6MTk6MjgiLCJNb2RpZmllZEJ5IjoiX0dtYXRoIiwiSWQiOiIxNWViMDg5Yy00M2M4LTRmMDQtYWM1MC1jOTM2YWI4MDY0NzAiLCJNb2RpZmllZE9uIjoiMjAyMC0wMy0wM1QxMzoxOT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EzPC9uPlxyXG4gIDxpbj50cnVlPC9pbj5cclxuICA8b3M+MTEzPC9vcz5cclxuICA8cHM+MTEzPC9wcz5cclxuPC9zcD5cclxuPGVwPlxyXG4gIDxuPjEyNDwvbj5cclxuICA8aW4+dHJ1ZTwvaW4+XHJcbiAgPG9zPjEyNDwvb3M+XHJcbiAgPHBzPjEyNDwvcHM+XHJcbjwvZXA+XHJcbjxvcz4xMTMtMTI0PC9vcz4iLCJQYWdlUmFuZ2VOdW1iZXIiOjExMywiUGFnZVJhbmdlTnVtYmVyaW5nVHlwZSI6IlBhZ2UiLCJQYWdlUmFuZ2VOdW1lcmFsU3lzdGVtIjoiQXJhYmljIiwiUGVyaW9kaWNhbCI6eyIkaWQiOiIxOC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i0yOFQwOTo0NzowNiIsIlByb2plY3QiOnsiJHJlZiI6IjUifX0sIlVzZU51bWJlcmluZ1R5cGVPZlBhcmVudERvY3VtZW50IjpmYWxzZX0seyIkaWQiOiIxOSIsIklkIjoiMTgyMjY0NDktYjhiNy00YjcxLWI1MDgtYjUwZTg3ZjU0OWJiIiwiUmFuZ2VTdGFydCI6NTYsIlJhbmdlTGVuZ3RoIjoyMCwiUmVmZXJlbmNlSWQiOiI2NzZkMDNhYi02Nzg3LTRlY2YtYWY5ZC0zZTg0N2QyZjZjOWYiLCJSZWZlcmVuY2UiOnsiJGlkIjoiMjAiLCJBYnN0cmFjdENvbXBsZXhpdHkiOjAsIkFic3RyYWN0U291cmNlVGV4dEZvcm1hdCI6MCwiQXV0aG9ycyI6W3siJGlkIjoiMjE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j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yM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yNC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MjkiLCJFaXNzbiI6IjEwOTEtNjQ5MCIsIk5hbWUiOiJQcm9jZWVkaW5ncyBvZiB0aGUgTmF0aW9uYWwgQWNhZGVteSBvZiBTY2llbmNlcyBvZiB0aGUgVW5pdGVkIFN0YXRlcyBvZiBBbWVyaWNhIiwiUGFnaW5hdGlvbiI6MCwiUHJvdGVjdGVkIjpmYWxzZSwiVXNlckFiYnJldmlhdGlvbjEiOiJQcm9jIE5hdGwgQWNhZCBTY2kgVSBTIEEiLCJDcmVhdGVkQnkiOiJfR21hdGgiLCJDcmVhdGVkT24iOiIyMDIwLTAyLTAzVDE5OjQ0OjM1IiwiTW9kaWZpZWRCeSI6Il9HbWF0aCIsIklkIjoiOWI2OGNmMjUtZjQzYS00NGYxLThlMjYtMDdhNTRlNjU3MDVmIiwiTW9kaWZpZWRPbiI6IjIwMjAtMDItMDNUMTk6NDQ6MzkiLCJQcm9qZWN0Ijp7IiRyZWYiOi</w:instrText>
          </w:r>
          <w:r w:rsidR="007748C0" w:rsidRPr="00E81F92">
            <w:rPr>
              <w:lang w:val="da-DK"/>
              <w:rPrChange w:id="75" w:author="Manuel Steinbauer" w:date="2020-07-16T11:33:00Z">
                <w:rPr>
                  <w:lang w:val="en-GB"/>
                </w:rPr>
              </w:rPrChange>
            </w:rPr>
            <w:instrText>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}</w:instrText>
          </w:r>
          <w:r w:rsidR="00464B4C" w:rsidRPr="00A0236E">
            <w:rPr>
              <w:lang w:val="en-GB"/>
            </w:rPr>
            <w:fldChar w:fldCharType="separate"/>
          </w:r>
          <w:r w:rsidR="007748C0" w:rsidRPr="00D70438">
            <w:rPr>
              <w:lang w:val="en-GB"/>
            </w:rPr>
            <w:t>(</w:t>
          </w:r>
          <w:proofErr w:type="spellStart"/>
          <w:r w:rsidR="007748C0" w:rsidRPr="00D70438">
            <w:rPr>
              <w:lang w:val="en-GB"/>
            </w:rPr>
            <w:t>Cárdenas</w:t>
          </w:r>
          <w:proofErr w:type="spellEnd"/>
          <w:r w:rsidR="007748C0" w:rsidRPr="00D70438">
            <w:rPr>
              <w:lang w:val="en-GB"/>
            </w:rPr>
            <w:t xml:space="preserve"> und </w:t>
          </w:r>
          <w:proofErr w:type="spellStart"/>
          <w:r w:rsidR="007748C0" w:rsidRPr="00D70438">
            <w:rPr>
              <w:lang w:val="en-GB"/>
            </w:rPr>
            <w:t>Harries</w:t>
          </w:r>
          <w:proofErr w:type="spellEnd"/>
          <w:r w:rsidR="007748C0" w:rsidRPr="00D70438">
            <w:rPr>
              <w:lang w:val="en-GB"/>
            </w:rPr>
            <w:t xml:space="preserve"> 2010; Erwin 2009; </w:t>
          </w:r>
          <w:proofErr w:type="spellStart"/>
          <w:r w:rsidR="007748C0" w:rsidRPr="00D70438">
            <w:rPr>
              <w:lang w:val="en-GB"/>
            </w:rPr>
            <w:t>Krug</w:t>
          </w:r>
          <w:proofErr w:type="spellEnd"/>
          <w:r w:rsidR="007748C0" w:rsidRPr="00D70438">
            <w:rPr>
              <w:lang w:val="en-GB"/>
            </w:rPr>
            <w:t xml:space="preserve"> et al. 2009; </w:t>
          </w:r>
          <w:proofErr w:type="spellStart"/>
          <w:r w:rsidR="007748C0" w:rsidRPr="00D70438">
            <w:rPr>
              <w:lang w:val="en-GB"/>
            </w:rPr>
            <w:t>Mayhew</w:t>
          </w:r>
          <w:proofErr w:type="spellEnd"/>
          <w:r w:rsidR="007748C0" w:rsidRPr="00D70438">
            <w:rPr>
              <w:lang w:val="en-GB"/>
            </w:rPr>
            <w:t xml:space="preserve"> et al. 2008; </w:t>
          </w:r>
          <w:proofErr w:type="spellStart"/>
          <w:r w:rsidR="007748C0" w:rsidRPr="00D70438">
            <w:rPr>
              <w:lang w:val="en-GB"/>
            </w:rPr>
            <w:t>Mayhew</w:t>
          </w:r>
          <w:proofErr w:type="spellEnd"/>
          <w:r w:rsidR="007748C0" w:rsidRPr="00D70438">
            <w:rPr>
              <w:lang w:val="en-GB"/>
            </w:rPr>
            <w:t xml:space="preserve"> et al. 2012)</w:t>
          </w:r>
          <w:r w:rsidR="00464B4C" w:rsidRPr="00A0236E">
            <w:rPr>
              <w:lang w:val="en-GB"/>
            </w:rPr>
            <w:fldChar w:fldCharType="end"/>
          </w:r>
        </w:sdtContent>
      </w:sdt>
      <w:r w:rsidR="00464B4C" w:rsidRPr="00D70438">
        <w:rPr>
          <w:lang w:val="en-GB"/>
        </w:rPr>
        <w:t xml:space="preserve">. </w:t>
      </w:r>
      <w:r w:rsidR="00464B4C" w:rsidRPr="00A0236E">
        <w:rPr>
          <w:lang w:val="en-GB"/>
        </w:rPr>
        <w:t xml:space="preserve">Simple models correlate static temperature estimates at each interval to biodiversity at the same interval. More complex models include temporal lags of temperature, allowing for a suspended response of biota to temperature change. Most </w:t>
      </w:r>
      <w:r w:rsidR="00A0236E" w:rsidRPr="00A0236E">
        <w:rPr>
          <w:lang w:val="en-GB"/>
        </w:rPr>
        <w:t>recent</w:t>
      </w:r>
      <w:r w:rsidR="00464B4C" w:rsidRPr="00A0236E">
        <w:rPr>
          <w:lang w:val="en-GB"/>
        </w:rPr>
        <w:t xml:space="preserve"> models are based on </w:t>
      </w:r>
      <w:r w:rsidR="00464B4C" w:rsidRPr="00A0236E">
        <w:rPr>
          <w:lang w:val="en-GB"/>
        </w:rPr>
        <w:lastRenderedPageBreak/>
        <w:t xml:space="preserve">both estimates but additionally allow for interactions of static estimates and temporal lags. We hence calculated a GLMM for each model structure from simple to complex. We compared the performance of each model to </w:t>
      </w:r>
      <w:r w:rsidR="00DE7BCA" w:rsidRPr="00A0236E">
        <w:rPr>
          <w:lang w:val="en-GB"/>
        </w:rPr>
        <w:t>a model</w:t>
      </w:r>
      <w:r w:rsidR="00464B4C" w:rsidRPr="00A0236E">
        <w:rPr>
          <w:lang w:val="en-GB"/>
        </w:rPr>
        <w:t xml:space="preserve"> allowing for </w:t>
      </w:r>
      <w:proofErr w:type="spellStart"/>
      <w:r w:rsidR="00464B4C" w:rsidRPr="00A0236E">
        <w:rPr>
          <w:lang w:val="en-GB"/>
        </w:rPr>
        <w:t>palaeoclimate</w:t>
      </w:r>
      <w:proofErr w:type="spellEnd"/>
      <w:r w:rsidR="00464B4C" w:rsidRPr="00A0236E">
        <w:rPr>
          <w:lang w:val="en-GB"/>
        </w:rPr>
        <w:t xml:space="preserve"> interactions. </w:t>
      </w:r>
      <w:r w:rsidRPr="00A0236E">
        <w:rPr>
          <w:lang w:val="en-GB"/>
        </w:rPr>
        <w:t xml:space="preserve">The latter </w:t>
      </w:r>
      <w:r w:rsidR="001B10A2" w:rsidRPr="00A0236E">
        <w:rPr>
          <w:lang w:val="en-GB"/>
        </w:rPr>
        <w:t>were</w:t>
      </w:r>
      <w:r w:rsidRPr="00A0236E">
        <w:rPr>
          <w:lang w:val="en-GB"/>
        </w:rPr>
        <w:t xml:space="preserve"> based on the same model structure, but </w:t>
      </w:r>
      <w:r w:rsidR="00A0236E" w:rsidRPr="00A0236E">
        <w:rPr>
          <w:lang w:val="en-GB"/>
        </w:rPr>
        <w:t>explicitly</w:t>
      </w:r>
      <w:r w:rsidRPr="00A0236E">
        <w:rPr>
          <w:lang w:val="en-GB"/>
        </w:rPr>
        <w:t xml:space="preserve"> allow</w:t>
      </w:r>
      <w:r w:rsidR="001B10A2" w:rsidRPr="00A0236E">
        <w:rPr>
          <w:lang w:val="en-GB"/>
        </w:rPr>
        <w:t>ed</w:t>
      </w:r>
      <w:r w:rsidRPr="00A0236E">
        <w:rPr>
          <w:lang w:val="en-GB"/>
        </w:rPr>
        <w:t xml:space="preserve"> for interactions of long-term temperature trends and short-term climate changes within a dynamic </w:t>
      </w:r>
      <w:r w:rsidR="00A0236E" w:rsidRPr="00A0236E">
        <w:rPr>
          <w:lang w:val="en-GB"/>
        </w:rPr>
        <w:t>modelling</w:t>
      </w:r>
      <w:r w:rsidRPr="00A0236E">
        <w:rPr>
          <w:lang w:val="en-GB"/>
        </w:rPr>
        <w:t xml:space="preserve"> framework.</w:t>
      </w:r>
      <w:r w:rsidR="00DE7BCA" w:rsidRPr="00A0236E">
        <w:rPr>
          <w:lang w:val="en-GB"/>
        </w:rPr>
        <w:t xml:space="preserve"> Dynamic implies that we let the long-term trend vary for each </w:t>
      </w:r>
      <w:proofErr w:type="spellStart"/>
      <w:r w:rsidR="00DE7BCA" w:rsidRPr="00A0236E">
        <w:rPr>
          <w:lang w:val="en-GB"/>
        </w:rPr>
        <w:t>palaeoclimate</w:t>
      </w:r>
      <w:proofErr w:type="spellEnd"/>
      <w:r w:rsidR="00DE7BCA" w:rsidRPr="00A0236E">
        <w:rPr>
          <w:lang w:val="en-GB"/>
        </w:rPr>
        <w:t xml:space="preserve"> interaction, and subsequently selected the best performing model. Comparison of model performance was based on AIC values with results </w:t>
      </w:r>
      <w:r w:rsidR="00A0236E" w:rsidRPr="00A0236E">
        <w:rPr>
          <w:lang w:val="en-GB"/>
        </w:rPr>
        <w:t>being</w:t>
      </w:r>
      <w:r w:rsidR="00DE7BCA" w:rsidRPr="00A0236E">
        <w:rPr>
          <w:lang w:val="en-GB"/>
        </w:rPr>
        <w:t xml:space="preserve"> consistent with </w:t>
      </w:r>
      <w:r w:rsidR="00A0236E" w:rsidRPr="00A0236E">
        <w:rPr>
          <w:lang w:val="en-GB"/>
        </w:rPr>
        <w:t>Bayesian</w:t>
      </w:r>
      <w:r w:rsidR="00DE7BCA" w:rsidRPr="00A0236E">
        <w:rPr>
          <w:lang w:val="en-GB"/>
        </w:rPr>
        <w:t xml:space="preserve"> information criterion </w:t>
      </w:r>
      <w:sdt>
        <w:sdtPr>
          <w:rPr>
            <w:lang w:val="en-GB"/>
          </w:rPr>
          <w:alias w:val="Don't edit this field"/>
          <w:tag w:val="CitaviPlaceholder#44bc9940-062d-4af2-93a1-2314515b3c7d"/>
          <w:id w:val="-537508247"/>
          <w:placeholder>
            <w:docPart w:val="DefaultPlaceholder_-1854013440"/>
          </w:placeholder>
        </w:sdtPr>
        <w:sdtContent>
          <w:r w:rsidR="00DE7BCA" w:rsidRPr="00A0236E">
            <w:rPr>
              <w:lang w:val="en-GB"/>
            </w:rPr>
            <w:fldChar w:fldCharType="begin"/>
          </w:r>
          <w:r w:rsidR="00C3790B">
            <w:rPr>
              <w:lang w:val="en-GB"/>
            </w:rPr>
            <w:instrText>ADDIN CitaviPlaceholder{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OZWF0aCB1bmQgQ2F2YW5hdWdoIDIwMTIpIn1dfSwiVGFnIjoiQ2l0YXZpUGxhY2Vob2xkZXIjNDRiYzk5NDAtMDYyZC00YWYyLTkzYTEtMjMxNDUxNWIzYzdkIiwiVGV4dCI6IihOZWF0aCB1bmQgQ2F2YW5hdWdoIDIwMTIpIiwiV0FJVmVyc2lvbiI6IjYuMS4wLjAifQ==}</w:instrText>
          </w:r>
          <w:r w:rsidR="00DE7BCA" w:rsidRPr="00A0236E">
            <w:rPr>
              <w:lang w:val="en-GB"/>
            </w:rPr>
            <w:fldChar w:fldCharType="separate"/>
          </w:r>
          <w:r w:rsidR="00C3790B">
            <w:rPr>
              <w:lang w:val="en-GB"/>
            </w:rPr>
            <w:t>(Neath und Cavanaugh 2012)</w:t>
          </w:r>
          <w:r w:rsidR="00DE7BCA" w:rsidRPr="00A0236E">
            <w:rPr>
              <w:lang w:val="en-GB"/>
            </w:rPr>
            <w:fldChar w:fldCharType="end"/>
          </w:r>
        </w:sdtContent>
      </w:sdt>
      <w:r w:rsidR="00DE7BCA" w:rsidRPr="00A0236E">
        <w:rPr>
          <w:lang w:val="en-GB"/>
        </w:rPr>
        <w:t xml:space="preserve">. </w:t>
      </w:r>
    </w:p>
    <w:p w14:paraId="57022BCA" w14:textId="0BDBE5A5" w:rsidR="00502650" w:rsidRPr="00A0236E" w:rsidRDefault="00502650" w:rsidP="001B3436">
      <w:pPr>
        <w:rPr>
          <w:i/>
          <w:iCs/>
          <w:lang w:val="en-GB"/>
        </w:rPr>
      </w:pPr>
      <w:r w:rsidRPr="00A0236E">
        <w:rPr>
          <w:i/>
          <w:iCs/>
          <w:lang w:val="en-GB"/>
        </w:rPr>
        <w:t>Origination probability</w:t>
      </w:r>
    </w:p>
    <w:p w14:paraId="0E05A89C" w14:textId="00CA96CD" w:rsidR="00DE7BCA" w:rsidRPr="00A0236E" w:rsidRDefault="001B10A2" w:rsidP="001B3436">
      <w:pPr>
        <w:rPr>
          <w:lang w:val="en-GB"/>
        </w:rPr>
      </w:pPr>
      <w:r w:rsidRPr="00A0236E">
        <w:rPr>
          <w:lang w:val="en-GB"/>
        </w:rPr>
        <w:t xml:space="preserve">We </w:t>
      </w:r>
      <w:r w:rsidR="00A0236E" w:rsidRPr="00A0236E">
        <w:rPr>
          <w:lang w:val="en-GB"/>
        </w:rPr>
        <w:t>separated</w:t>
      </w:r>
      <w:r w:rsidRPr="00A0236E">
        <w:rPr>
          <w:lang w:val="en-GB"/>
        </w:rPr>
        <w:t xml:space="preserve"> the predicted origination response for each type of </w:t>
      </w:r>
      <w:proofErr w:type="spellStart"/>
      <w:r w:rsidRPr="00A0236E">
        <w:rPr>
          <w:lang w:val="en-GB"/>
        </w:rPr>
        <w:t>palaeoclimate</w:t>
      </w:r>
      <w:proofErr w:type="spellEnd"/>
      <w:r w:rsidRPr="00A0236E">
        <w:rPr>
          <w:lang w:val="en-GB"/>
        </w:rPr>
        <w:t xml:space="preserve"> interaction </w:t>
      </w:r>
      <w:r w:rsidR="00451762" w:rsidRPr="00A0236E">
        <w:rPr>
          <w:lang w:val="en-GB"/>
        </w:rPr>
        <w:t>from our</w:t>
      </w:r>
      <w:r w:rsidRPr="00A0236E">
        <w:rPr>
          <w:lang w:val="en-GB"/>
        </w:rPr>
        <w:t xml:space="preserve"> GLMMs. </w:t>
      </w:r>
      <w:r w:rsidR="00C35C93" w:rsidRPr="00A0236E">
        <w:rPr>
          <w:lang w:val="en-GB"/>
        </w:rPr>
        <w:t xml:space="preserve">To test whether the response after a specific </w:t>
      </w:r>
      <w:proofErr w:type="spellStart"/>
      <w:r w:rsidR="00C35C93" w:rsidRPr="00A0236E">
        <w:rPr>
          <w:lang w:val="en-GB"/>
        </w:rPr>
        <w:t>palaeoclimate</w:t>
      </w:r>
      <w:proofErr w:type="spellEnd"/>
      <w:r w:rsidR="00C35C93" w:rsidRPr="00A0236E">
        <w:rPr>
          <w:lang w:val="en-GB"/>
        </w:rPr>
        <w:t xml:space="preserve"> interaction significantly differs from the mean origination probability, we used Wilcoxon rank sum tests. </w:t>
      </w:r>
    </w:p>
    <w:p w14:paraId="666728CF" w14:textId="0AC0FC63" w:rsidR="00502650" w:rsidRPr="00A0236E" w:rsidRDefault="00502650" w:rsidP="001B3436">
      <w:pPr>
        <w:rPr>
          <w:i/>
          <w:iCs/>
          <w:lang w:val="en-GB"/>
        </w:rPr>
      </w:pPr>
      <w:r w:rsidRPr="00A0236E">
        <w:rPr>
          <w:i/>
          <w:iCs/>
          <w:lang w:val="en-GB"/>
        </w:rPr>
        <w:t>Effect size</w:t>
      </w:r>
    </w:p>
    <w:p w14:paraId="5F5CDC45" w14:textId="016D67E2" w:rsidR="009034B3" w:rsidRPr="00A0236E" w:rsidRDefault="00451762" w:rsidP="00C85619">
      <w:pPr>
        <w:spacing w:after="40"/>
        <w:rPr>
          <w:lang w:val="en-GB"/>
        </w:rPr>
      </w:pPr>
      <w:r w:rsidRPr="00A0236E">
        <w:rPr>
          <w:lang w:val="en-GB"/>
        </w:rPr>
        <w:t xml:space="preserve">We applied bootstrapping </w:t>
      </w:r>
      <w:sdt>
        <w:sdtPr>
          <w:rPr>
            <w:lang w:val="en-GB"/>
          </w:rPr>
          <w:alias w:val="Don't edit this field"/>
          <w:tag w:val="CitaviPlaceholder#0318dbd7-78cc-4a01-ac14-3dab13f59ac4"/>
          <w:id w:val="1316600612"/>
          <w:placeholder>
            <w:docPart w:val="DefaultPlaceholder_-1854013440"/>
          </w:placeholder>
        </w:sdtPr>
        <w:sdtContent>
          <w:r w:rsidR="00444154" w:rsidRPr="00A0236E">
            <w:rPr>
              <w:lang w:val="en-GB"/>
            </w:rPr>
            <w:fldChar w:fldCharType="begin"/>
          </w:r>
          <w:r w:rsidR="00C3790B">
            <w:rPr>
              <w:lang w:val="en-GB"/>
            </w:rPr>
            <w:instrText>ADDIN CitaviPlaceholder{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Nb29uZXkgdW5kIER1dmFsIDE5OTMpIn1dfSwiVGFnIjoiQ2l0YXZpUGxhY2Vob2xkZXIjMDMxOGRiZDctNzhjYy00YTAxLWFjMTQtM2RhYjEzZjU5YWM0IiwiVGV4dCI6IihNb29uZXkgdW5kIER1dmFsIDE5OTMpIiwiV0FJVmVyc2lvbiI6IjYuMS4wLjAifQ==}</w:instrText>
          </w:r>
          <w:r w:rsidR="00444154" w:rsidRPr="00A0236E">
            <w:rPr>
              <w:lang w:val="en-GB"/>
            </w:rPr>
            <w:fldChar w:fldCharType="separate"/>
          </w:r>
          <w:r w:rsidR="00C3790B">
            <w:rPr>
              <w:lang w:val="en-GB"/>
            </w:rPr>
            <w:t>(Mooney und Duval 1993)</w:t>
          </w:r>
          <w:r w:rsidR="00444154" w:rsidRPr="00A0236E">
            <w:rPr>
              <w:lang w:val="en-GB"/>
            </w:rPr>
            <w:fldChar w:fldCharType="end"/>
          </w:r>
        </w:sdtContent>
      </w:sdt>
      <w:r w:rsidRPr="00A0236E">
        <w:rPr>
          <w:lang w:val="en-GB"/>
        </w:rPr>
        <w:t xml:space="preserve"> and </w:t>
      </w:r>
      <w:r w:rsidR="00A0236E" w:rsidRPr="00A0236E">
        <w:rPr>
          <w:lang w:val="en-GB"/>
        </w:rPr>
        <w:t>Bayesian</w:t>
      </w:r>
      <w:r w:rsidRPr="00A0236E">
        <w:rPr>
          <w:lang w:val="en-GB"/>
        </w:rPr>
        <w:t xml:space="preserve"> estimation </w:t>
      </w:r>
      <w:sdt>
        <w:sdtPr>
          <w:rPr>
            <w:lang w:val="en-GB"/>
          </w:rPr>
          <w:alias w:val="Don't edit this field"/>
          <w:tag w:val="CitaviPlaceholder#4cd3a416-2f78-4fbe-b9be-98669472c4ac"/>
          <w:id w:val="-1484843115"/>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}</w:instrText>
          </w:r>
          <w:r w:rsidRPr="00A0236E">
            <w:rPr>
              <w:lang w:val="en-GB"/>
            </w:rPr>
            <w:fldChar w:fldCharType="separate"/>
          </w:r>
          <w:r w:rsidR="00C3790B">
            <w:rPr>
              <w:lang w:val="en-GB"/>
            </w:rPr>
            <w:t>(Kruschke 2013)</w:t>
          </w:r>
          <w:r w:rsidRPr="00A0236E">
            <w:rPr>
              <w:lang w:val="en-GB"/>
            </w:rPr>
            <w:fldChar w:fldCharType="end"/>
          </w:r>
        </w:sdtContent>
      </w:sdt>
      <w:r w:rsidRPr="00A0236E">
        <w:rPr>
          <w:lang w:val="en-GB"/>
        </w:rPr>
        <w:t xml:space="preserve"> to the predicted origination response of our GLMMS to calculate the difference in means between origination probability after cooling-cooling compared to all other </w:t>
      </w:r>
      <w:proofErr w:type="spellStart"/>
      <w:r w:rsidRPr="00A0236E">
        <w:rPr>
          <w:lang w:val="en-GB"/>
        </w:rPr>
        <w:t>palaeoclimate</w:t>
      </w:r>
      <w:proofErr w:type="spellEnd"/>
      <w:r w:rsidRPr="00A0236E">
        <w:rPr>
          <w:lang w:val="en-GB"/>
        </w:rPr>
        <w:t xml:space="preserve"> interactions.</w:t>
      </w:r>
      <w:r w:rsidR="00444154" w:rsidRPr="00A0236E">
        <w:rPr>
          <w:lang w:val="en-GB"/>
        </w:rPr>
        <w:t xml:space="preserve"> Bootstrapping was </w:t>
      </w:r>
      <w:r w:rsidR="009034B3" w:rsidRPr="00A0236E">
        <w:rPr>
          <w:lang w:val="en-GB"/>
        </w:rPr>
        <w:t>based on 2000 repetitions.</w:t>
      </w:r>
      <w:r w:rsidRPr="00A0236E">
        <w:rPr>
          <w:lang w:val="en-GB"/>
        </w:rPr>
        <w:t xml:space="preserve"> </w:t>
      </w:r>
      <w:r w:rsidR="00444154" w:rsidRPr="00A0236E">
        <w:rPr>
          <w:lang w:val="en-GB"/>
        </w:rPr>
        <w:t xml:space="preserve">For </w:t>
      </w:r>
      <w:r w:rsidR="00A0236E" w:rsidRPr="00A0236E">
        <w:rPr>
          <w:lang w:val="en-GB"/>
        </w:rPr>
        <w:t>Bayesian</w:t>
      </w:r>
      <w:r w:rsidR="00444154" w:rsidRPr="00A0236E">
        <w:rPr>
          <w:lang w:val="en-GB"/>
        </w:rPr>
        <w:t xml:space="preserve"> estimation, we used a </w:t>
      </w:r>
      <w:proofErr w:type="spellStart"/>
      <w:r w:rsidR="00444154" w:rsidRPr="00A0236E">
        <w:rPr>
          <w:lang w:val="en-GB"/>
        </w:rPr>
        <w:t>markov</w:t>
      </w:r>
      <w:proofErr w:type="spellEnd"/>
      <w:r w:rsidR="00444154" w:rsidRPr="00A0236E">
        <w:rPr>
          <w:lang w:val="en-GB"/>
        </w:rPr>
        <w:t xml:space="preserve"> chain monte </w:t>
      </w:r>
      <w:proofErr w:type="spellStart"/>
      <w:r w:rsidR="00444154" w:rsidRPr="00A0236E">
        <w:rPr>
          <w:lang w:val="en-GB"/>
        </w:rPr>
        <w:t>carlo</w:t>
      </w:r>
      <w:proofErr w:type="spellEnd"/>
      <w:r w:rsidR="00444154" w:rsidRPr="00A0236E">
        <w:rPr>
          <w:lang w:val="en-GB"/>
        </w:rPr>
        <w:t xml:space="preserve"> method with </w:t>
      </w:r>
      <w:r w:rsidR="000B015A" w:rsidRPr="00A0236E">
        <w:rPr>
          <w:lang w:val="en-GB"/>
        </w:rPr>
        <w:t>four</w:t>
      </w:r>
      <w:r w:rsidR="00444154" w:rsidRPr="00A0236E">
        <w:rPr>
          <w:lang w:val="en-GB"/>
        </w:rPr>
        <w:t xml:space="preserve"> chains, 1000 iterations</w:t>
      </w:r>
      <w:r w:rsidR="009034B3" w:rsidRPr="00A0236E">
        <w:rPr>
          <w:lang w:val="en-GB"/>
        </w:rPr>
        <w:t>, and 500 warm-up iterations.</w:t>
      </w:r>
      <w:r w:rsidR="000A4D4C">
        <w:rPr>
          <w:lang w:val="en-GB"/>
        </w:rPr>
        <w:t xml:space="preserve"> We used an informed prior for the group mean based on the origination response of the whole sample</w:t>
      </w:r>
      <w:r w:rsidR="00A43882">
        <w:rPr>
          <w:lang w:val="en-GB"/>
        </w:rPr>
        <w:t xml:space="preserve">, and a </w:t>
      </w:r>
      <w:r w:rsidR="00A43882" w:rsidRPr="00A43882">
        <w:rPr>
          <w:lang w:val="en-GB"/>
        </w:rPr>
        <w:t>default exponential prior with a rate of 1/29</w:t>
      </w:r>
      <w:r w:rsidR="00A43882">
        <w:rPr>
          <w:lang w:val="en-GB"/>
        </w:rPr>
        <w:t xml:space="preserve"> for the group variances.</w:t>
      </w:r>
      <w:r w:rsidR="009034B3" w:rsidRPr="00A0236E">
        <w:rPr>
          <w:lang w:val="en-GB"/>
        </w:rPr>
        <w:t xml:space="preserve"> Overall increase of origination probability after cooling-cooling </w:t>
      </w:r>
      <w:proofErr w:type="spellStart"/>
      <w:r w:rsidR="009034B3" w:rsidRPr="00A0236E">
        <w:rPr>
          <w:lang w:val="en-GB"/>
        </w:rPr>
        <w:t>palaeoclimate</w:t>
      </w:r>
      <w:proofErr w:type="spellEnd"/>
      <w:r w:rsidR="009034B3" w:rsidRPr="00A0236E">
        <w:rPr>
          <w:lang w:val="en-GB"/>
        </w:rPr>
        <w:t xml:space="preserve"> interactions was calculated by dividing the estimated difference of means by the baseline probability of origination. Cohen’s d </w:t>
      </w:r>
      <w:r w:rsidR="00506ED8" w:rsidRPr="00A0236E">
        <w:rPr>
          <w:lang w:val="en-GB"/>
        </w:rPr>
        <w:t xml:space="preserve">effect size was calculated based on the raw output of our GLMMs </w:t>
      </w:r>
      <w:r w:rsidR="00C85619" w:rsidRPr="00A0236E">
        <w:rPr>
          <w:lang w:val="en-GB"/>
        </w:rPr>
        <w:t>as well as</w:t>
      </w:r>
      <w:r w:rsidR="00506ED8" w:rsidRPr="00A0236E">
        <w:rPr>
          <w:lang w:val="en-GB"/>
        </w:rPr>
        <w:t xml:space="preserve"> posterior distributions after </w:t>
      </w:r>
      <w:r w:rsidR="00A0236E" w:rsidRPr="00A0236E">
        <w:rPr>
          <w:lang w:val="en-GB"/>
        </w:rPr>
        <w:t>Bayesian</w:t>
      </w:r>
      <w:r w:rsidR="00506ED8" w:rsidRPr="00A0236E">
        <w:rPr>
          <w:lang w:val="en-GB"/>
        </w:rPr>
        <w:t xml:space="preserve"> estimation using the formula: </w:t>
      </w:r>
    </w:p>
    <w:p w14:paraId="0026E103" w14:textId="74E789BA" w:rsidR="00C85619" w:rsidRPr="001F5F58" w:rsidRDefault="00D70438" w:rsidP="001B3436">
      <w:pPr>
        <w:rPr>
          <w:rFonts w:eastAsiaTheme="minorEastAsia" w:cstheme="minorHAnsi"/>
          <w:lang w:val="en-GB"/>
        </w:rPr>
      </w:pPr>
      <m:oMathPara>
        <m:oMath>
          <m:f>
            <m:fPr>
              <m:ctrlPr>
                <w:rPr>
                  <w:rFonts w:ascii="Cambria Math" w:hAnsi="Cambria Math" w:cstheme="minorHAnsi"/>
                  <w:i/>
                  <w:lang w:val="en-GB"/>
                </w:rPr>
              </m:ctrlPr>
            </m:fPr>
            <m:num>
              <m:d>
                <m:dPr>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2</m:t>
                      </m:r>
                    </m:sub>
                  </m:sSub>
                </m:e>
              </m:d>
            </m:num>
            <m:den>
              <m:rad>
                <m:radPr>
                  <m:degHide m:val="1"/>
                  <m:ctrlPr>
                    <w:rPr>
                      <w:rFonts w:ascii="Cambria Math" w:hAnsi="Cambria Math" w:cstheme="minorHAnsi"/>
                      <w:i/>
                      <w:lang w:val="en-GB"/>
                    </w:rPr>
                  </m:ctrlPr>
                </m:radPr>
                <m:deg/>
                <m:e>
                  <m:f>
                    <m:fPr>
                      <m:type m:val="lin"/>
                      <m:ctrlPr>
                        <w:rPr>
                          <w:rFonts w:ascii="Cambria Math" w:hAnsi="Cambria Math" w:cstheme="minorHAnsi"/>
                          <w:i/>
                          <w:lang w:val="en-GB"/>
                        </w:rPr>
                      </m:ctrlPr>
                    </m:fPr>
                    <m:num>
                      <m:d>
                        <m:dPr>
                          <m:ctrlPr>
                            <w:rPr>
                              <w:rFonts w:ascii="Cambria Math" w:hAnsi="Cambria Math" w:cstheme="minorHAnsi"/>
                              <w:i/>
                              <w:lang w:val="en-GB"/>
                            </w:rPr>
                          </m:ctrlPr>
                        </m:dPr>
                        <m:e>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2</m:t>
                              </m:r>
                            </m:sub>
                            <m:sup>
                              <m:r>
                                <w:rPr>
                                  <w:rFonts w:ascii="Cambria Math" w:hAnsi="Cambria Math" w:cstheme="minorHAnsi"/>
                                  <w:lang w:val="en-GB"/>
                                </w:rPr>
                                <m:t>2</m:t>
                              </m:r>
                            </m:sup>
                          </m:sSubSup>
                        </m:e>
                      </m:d>
                    </m:num>
                    <m:den>
                      <m:r>
                        <w:rPr>
                          <w:rFonts w:ascii="Cambria Math" w:hAnsi="Cambria Math" w:cstheme="minorHAnsi"/>
                          <w:lang w:val="en-GB"/>
                        </w:rPr>
                        <m:t>2</m:t>
                      </m:r>
                    </m:den>
                  </m:f>
                </m:e>
              </m:rad>
            </m:den>
          </m:f>
        </m:oMath>
      </m:oMathPara>
    </w:p>
    <w:p w14:paraId="195B087A" w14:textId="3BE2A7C5" w:rsidR="00502650" w:rsidRPr="00A0236E" w:rsidRDefault="00502650" w:rsidP="001B3436">
      <w:pPr>
        <w:rPr>
          <w:i/>
          <w:iCs/>
          <w:lang w:val="en-GB"/>
        </w:rPr>
      </w:pPr>
      <w:r w:rsidRPr="00A0236E">
        <w:rPr>
          <w:i/>
          <w:iCs/>
          <w:lang w:val="en-GB"/>
        </w:rPr>
        <w:t>Group differences</w:t>
      </w:r>
    </w:p>
    <w:p w14:paraId="229AEE51" w14:textId="30A1C337" w:rsidR="00FB5C3B" w:rsidRPr="00A0236E" w:rsidRDefault="000B015A" w:rsidP="006C5525">
      <w:pPr>
        <w:rPr>
          <w:lang w:val="en-GB"/>
        </w:rPr>
      </w:pPr>
      <w:r w:rsidRPr="00A0236E">
        <w:rPr>
          <w:lang w:val="en-GB"/>
        </w:rPr>
        <w:t xml:space="preserve">Based on the results from our GLMMS, we calculated the log-odds ratio for each major fossil group and for five periods spanning all studied stages. The oldest period ranged from the Tremadocian to Lochkovian, the second from the Pragian to </w:t>
      </w:r>
      <w:proofErr w:type="spellStart"/>
      <w:r w:rsidRPr="00A0236E">
        <w:rPr>
          <w:lang w:val="en-GB"/>
        </w:rPr>
        <w:t>Artinskian</w:t>
      </w:r>
      <w:proofErr w:type="spellEnd"/>
      <w:r w:rsidRPr="00A0236E">
        <w:rPr>
          <w:lang w:val="en-GB"/>
        </w:rPr>
        <w:t xml:space="preserve">, the third from the Kungurian to Pliensbachian, the fourth from the Toarcian to Turonian, and the youngest period from the Coniacian to Pleistocene. </w:t>
      </w:r>
      <w:r w:rsidR="00FB5C3B" w:rsidRPr="00A0236E">
        <w:rPr>
          <w:lang w:val="en-GB"/>
        </w:rPr>
        <w:br w:type="page"/>
      </w:r>
    </w:p>
    <w:sdt>
      <w:sdtPr>
        <w:rPr>
          <w:rFonts w:asciiTheme="minorHAnsi" w:eastAsiaTheme="minorHAnsi" w:hAnsiTheme="minorHAnsi" w:cstheme="minorBidi"/>
          <w:color w:val="auto"/>
          <w:sz w:val="22"/>
          <w:szCs w:val="22"/>
          <w:lang w:val="en-GB"/>
        </w:rPr>
        <w:tag w:val="CitaviBibliography"/>
        <w:id w:val="972328469"/>
        <w:placeholder>
          <w:docPart w:val="DefaultPlaceholder_-1854013440"/>
        </w:placeholder>
      </w:sdtPr>
      <w:sdtContent>
        <w:p w14:paraId="2A4D51B4" w14:textId="77777777" w:rsidR="00FA17FB" w:rsidRDefault="00582584" w:rsidP="00FA17FB">
          <w:pPr>
            <w:pStyle w:val="CitaviBibliographyHeading"/>
            <w:rPr>
              <w:lang w:val="en-GB"/>
            </w:rPr>
          </w:pPr>
          <w:r w:rsidRPr="00A0236E">
            <w:rPr>
              <w:lang w:val="en-GB"/>
            </w:rPr>
            <w:fldChar w:fldCharType="begin"/>
          </w:r>
          <w:r w:rsidRPr="00A0236E">
            <w:rPr>
              <w:lang w:val="en-GB"/>
            </w:rPr>
            <w:instrText>ADDIN CitaviBibliography</w:instrText>
          </w:r>
          <w:r w:rsidRPr="00A0236E">
            <w:rPr>
              <w:lang w:val="en-GB"/>
            </w:rPr>
            <w:fldChar w:fldCharType="separate"/>
          </w:r>
          <w:r w:rsidR="00FA17FB">
            <w:rPr>
              <w:lang w:val="en-GB"/>
            </w:rPr>
            <w:t>References</w:t>
          </w:r>
        </w:p>
        <w:p w14:paraId="776EB349" w14:textId="77777777" w:rsidR="00FA17FB" w:rsidRDefault="00FA17FB" w:rsidP="00FA17FB">
          <w:pPr>
            <w:pStyle w:val="CitaviBibliographyEntry"/>
            <w:rPr>
              <w:lang w:val="en-GB"/>
            </w:rPr>
          </w:pPr>
          <w:bookmarkStart w:id="76" w:name="_CTVL001a8cbe8d4c627410bbdd5ff34d1717bd1"/>
          <w:r>
            <w:rPr>
              <w:lang w:val="en-GB"/>
            </w:rPr>
            <w:t xml:space="preserve">Alroy, John (2008): Dynamics of origination and extinction in the marine fossil record. In: </w:t>
          </w:r>
          <w:bookmarkEnd w:id="76"/>
          <w:r w:rsidRPr="00FA17FB">
            <w:rPr>
              <w:i/>
              <w:lang w:val="en-GB"/>
            </w:rPr>
            <w:t xml:space="preserve">Proceedings of the National Academy of Sciences </w:t>
          </w:r>
          <w:r w:rsidRPr="00FA17FB">
            <w:rPr>
              <w:lang w:val="en-GB"/>
            </w:rPr>
            <w:t>105 (Supplement 1), S. 11536–11542.</w:t>
          </w:r>
        </w:p>
        <w:p w14:paraId="6ABE4619" w14:textId="77777777" w:rsidR="00FA17FB" w:rsidRDefault="00FA17FB" w:rsidP="00FA17FB">
          <w:pPr>
            <w:pStyle w:val="CitaviBibliographyEntry"/>
            <w:rPr>
              <w:lang w:val="en-GB"/>
            </w:rPr>
          </w:pPr>
          <w:bookmarkStart w:id="77" w:name="_CTVL001686838ed090649e59097fd74fb4ff521"/>
          <w:r>
            <w:rPr>
              <w:lang w:val="en-GB"/>
            </w:rPr>
            <w:t xml:space="preserve">Alroy, John (2010a): Fair sampling of taxonomic richness and unbiased estimation of origination and extinction rates. In: </w:t>
          </w:r>
          <w:bookmarkEnd w:id="77"/>
          <w:r w:rsidRPr="00FA17FB">
            <w:rPr>
              <w:i/>
              <w:lang w:val="en-GB"/>
            </w:rPr>
            <w:t xml:space="preserve">The Paleontological Society Papers </w:t>
          </w:r>
          <w:r w:rsidRPr="00FA17FB">
            <w:rPr>
              <w:lang w:val="en-GB"/>
            </w:rPr>
            <w:t>16, S. 55–80.</w:t>
          </w:r>
        </w:p>
        <w:p w14:paraId="45A3DBB2" w14:textId="77777777" w:rsidR="00FA17FB" w:rsidRDefault="00FA17FB" w:rsidP="00FA17FB">
          <w:pPr>
            <w:pStyle w:val="CitaviBibliographyEntry"/>
            <w:rPr>
              <w:lang w:val="en-GB"/>
            </w:rPr>
          </w:pPr>
          <w:bookmarkStart w:id="78" w:name="_CTVL0010e54bcdbc6fb4f08964500bbc3d5d720"/>
          <w:r>
            <w:rPr>
              <w:lang w:val="en-GB"/>
            </w:rPr>
            <w:t xml:space="preserve">Alroy, John (2010b): Geographical, environmental and intrinsic biotic controls on Phanerozoic marine diversification. In: </w:t>
          </w:r>
          <w:bookmarkEnd w:id="78"/>
          <w:r w:rsidRPr="00FA17FB">
            <w:rPr>
              <w:i/>
              <w:lang w:val="en-GB"/>
            </w:rPr>
            <w:t xml:space="preserve">Palaeontology </w:t>
          </w:r>
          <w:r w:rsidRPr="00FA17FB">
            <w:rPr>
              <w:lang w:val="en-GB"/>
            </w:rPr>
            <w:t>53 (6), S. 1211–1235.</w:t>
          </w:r>
        </w:p>
        <w:p w14:paraId="1C0DBF4A" w14:textId="77777777" w:rsidR="00FA17FB" w:rsidRDefault="00FA17FB" w:rsidP="00FA17FB">
          <w:pPr>
            <w:pStyle w:val="CitaviBibliographyEntry"/>
            <w:rPr>
              <w:lang w:val="en-GB"/>
            </w:rPr>
          </w:pPr>
          <w:bookmarkStart w:id="79" w:name="_CTVL001a23c18231d434b28be5653e0170d1961"/>
          <w:r>
            <w:rPr>
              <w:lang w:val="en-GB"/>
            </w:rPr>
            <w:t xml:space="preserve">Alroy, John; Aberhan, Martin; Bottjer, David J.; Foote, Michael; Fürsich, Franz T.; Harries, Peter J. et al. (2008): Phanerozoic trends in the global diversity of marine invertebrates. In: </w:t>
          </w:r>
          <w:bookmarkEnd w:id="79"/>
          <w:r w:rsidRPr="00FA17FB">
            <w:rPr>
              <w:i/>
              <w:lang w:val="en-GB"/>
            </w:rPr>
            <w:t xml:space="preserve">Science </w:t>
          </w:r>
          <w:r w:rsidRPr="00FA17FB">
            <w:rPr>
              <w:lang w:val="en-GB"/>
            </w:rPr>
            <w:t>321 (5885), S. 97–100.</w:t>
          </w:r>
        </w:p>
        <w:p w14:paraId="1AB2A3D9" w14:textId="77777777" w:rsidR="00FA17FB" w:rsidRDefault="00FA17FB" w:rsidP="00FA17FB">
          <w:pPr>
            <w:pStyle w:val="CitaviBibliographyEntry"/>
            <w:rPr>
              <w:lang w:val="en-GB"/>
            </w:rPr>
          </w:pPr>
          <w:bookmarkStart w:id="80" w:name="_CTVL001a0f01df22494402a98ac4f95630b80ee"/>
          <w:r>
            <w:rPr>
              <w:lang w:val="en-GB"/>
            </w:rPr>
            <w:t xml:space="preserve">Alroy, John; Koch, Paul L.; Zachos, James C. (2000): Global climate change and North American mammalian evolution. In: </w:t>
          </w:r>
          <w:bookmarkEnd w:id="80"/>
          <w:r w:rsidRPr="00FA17FB">
            <w:rPr>
              <w:i/>
              <w:lang w:val="en-GB"/>
            </w:rPr>
            <w:t xml:space="preserve">Paleobiology </w:t>
          </w:r>
          <w:r w:rsidRPr="00FA17FB">
            <w:rPr>
              <w:lang w:val="en-GB"/>
            </w:rPr>
            <w:t>26 (S4), S. 259–288.</w:t>
          </w:r>
        </w:p>
        <w:p w14:paraId="299889C3" w14:textId="77777777" w:rsidR="00FA17FB" w:rsidRDefault="00FA17FB" w:rsidP="00FA17FB">
          <w:pPr>
            <w:pStyle w:val="CitaviBibliographyEntry"/>
            <w:rPr>
              <w:lang w:val="en-GB"/>
            </w:rPr>
          </w:pPr>
          <w:bookmarkStart w:id="81" w:name="_CTVL0014a9c86d88dc84a75ba3cb5501ad7243b"/>
          <w:r>
            <w:rPr>
              <w:lang w:val="en-GB"/>
            </w:rPr>
            <w:t xml:space="preserve">Antão, Laura H.; Bates, Amanda E.; Blowes, Shane A.; Waldock, Conor; Supp, Sarah R.; Magurran, Anne E. et al. (2020): Temperature-related biodiversity change across temperate marine and terrestrial systems. In: </w:t>
          </w:r>
          <w:bookmarkEnd w:id="81"/>
          <w:r w:rsidRPr="00FA17FB">
            <w:rPr>
              <w:i/>
              <w:lang w:val="en-GB"/>
            </w:rPr>
            <w:t>Nature ecology &amp; evolution</w:t>
          </w:r>
          <w:r w:rsidRPr="00FA17FB">
            <w:rPr>
              <w:lang w:val="en-GB"/>
            </w:rPr>
            <w:t>.</w:t>
          </w:r>
        </w:p>
        <w:p w14:paraId="6C16187A" w14:textId="77777777" w:rsidR="00FA17FB" w:rsidRDefault="00FA17FB" w:rsidP="00FA17FB">
          <w:pPr>
            <w:pStyle w:val="CitaviBibliographyEntry"/>
            <w:rPr>
              <w:lang w:val="en-GB"/>
            </w:rPr>
          </w:pPr>
          <w:bookmarkStart w:id="82" w:name="_CTVL0014f0dfed1587049c0b4186fa33ed2937a"/>
          <w:r>
            <w:rPr>
              <w:lang w:val="en-GB"/>
            </w:rPr>
            <w:t xml:space="preserve">Bates, Douglas; Mächler, Martin; Bolker, Ben; Walker, Steve (2015): Fitting Linear Mixed-Effects Models Using lme4. In: </w:t>
          </w:r>
          <w:bookmarkEnd w:id="82"/>
          <w:r w:rsidRPr="00FA17FB">
            <w:rPr>
              <w:i/>
              <w:lang w:val="en-GB"/>
            </w:rPr>
            <w:t xml:space="preserve">J. Stat. Soft. </w:t>
          </w:r>
          <w:r w:rsidRPr="00FA17FB">
            <w:rPr>
              <w:lang w:val="en-GB"/>
            </w:rPr>
            <w:t>67 (1). DOI: 10.18637/jss.v067.i01.</w:t>
          </w:r>
        </w:p>
        <w:p w14:paraId="4E09B0C2" w14:textId="77777777" w:rsidR="00FA17FB" w:rsidRDefault="00FA17FB" w:rsidP="00FA17FB">
          <w:pPr>
            <w:pStyle w:val="CitaviBibliographyEntry"/>
            <w:rPr>
              <w:lang w:val="en-GB"/>
            </w:rPr>
          </w:pPr>
          <w:bookmarkStart w:id="83" w:name="_CTVL0014f036a4f3fbd4020a9aec62e31e4df12"/>
          <w:r>
            <w:rPr>
              <w:lang w:val="en-GB"/>
            </w:rPr>
            <w:t xml:space="preserve">Bolker, Benjamin M.; Brooks, Mollie E.; Clark, Connie J.; Geange, Shane W.; Poulsen, John R.; Stevens, M. Henry H.; White, Jada-Simone S. (2009): Generalized linear mixed models: a practical guide for ecology and evolution. In: </w:t>
          </w:r>
          <w:bookmarkEnd w:id="83"/>
          <w:r w:rsidRPr="00FA17FB">
            <w:rPr>
              <w:i/>
              <w:lang w:val="en-GB"/>
            </w:rPr>
            <w:t xml:space="preserve">Trends in ecology &amp; evolution </w:t>
          </w:r>
          <w:r w:rsidRPr="00FA17FB">
            <w:rPr>
              <w:lang w:val="en-GB"/>
            </w:rPr>
            <w:t>24 (3), S. 127–135.</w:t>
          </w:r>
        </w:p>
        <w:p w14:paraId="4FC5E98D" w14:textId="77777777" w:rsidR="00FA17FB" w:rsidRDefault="00FA17FB" w:rsidP="00FA17FB">
          <w:pPr>
            <w:pStyle w:val="CitaviBibliographyEntry"/>
            <w:rPr>
              <w:i/>
              <w:lang w:val="en-GB"/>
            </w:rPr>
          </w:pPr>
          <w:bookmarkStart w:id="84" w:name="_CTVL00179e27dc01e83421cad5a77d53113ac2b"/>
          <w:r>
            <w:rPr>
              <w:lang w:val="en-GB"/>
            </w:rPr>
            <w:t xml:space="preserve">Broecker, Wallace S.; Peng, Tsung-Hung (1982): Tracers in the Sea. In: </w:t>
          </w:r>
          <w:bookmarkEnd w:id="84"/>
          <w:r w:rsidRPr="00FA17FB">
            <w:rPr>
              <w:i/>
              <w:lang w:val="en-GB"/>
            </w:rPr>
            <w:t>Lamont-Doherty Geol. Observ. Publ.</w:t>
          </w:r>
        </w:p>
        <w:p w14:paraId="5E133BD8" w14:textId="77777777" w:rsidR="00FA17FB" w:rsidRDefault="00FA17FB" w:rsidP="00FA17FB">
          <w:pPr>
            <w:pStyle w:val="CitaviBibliographyEntry"/>
            <w:rPr>
              <w:lang w:val="en-GB"/>
            </w:rPr>
          </w:pPr>
          <w:bookmarkStart w:id="85" w:name="_CTVL001f690026809e940cf8793cc401d3cd953"/>
          <w:r>
            <w:rPr>
              <w:lang w:val="en-GB"/>
            </w:rPr>
            <w:t xml:space="preserve">Burnham, Kenneth P.; Anderson, David R. (2002): A practical information-theoretic approach. In: </w:t>
          </w:r>
          <w:bookmarkEnd w:id="85"/>
          <w:r w:rsidRPr="00FA17FB">
            <w:rPr>
              <w:i/>
              <w:lang w:val="en-GB"/>
            </w:rPr>
            <w:t>Model selection and multimodel inference, 2nd ed. Springer, New York</w:t>
          </w:r>
          <w:r w:rsidRPr="00FA17FB">
            <w:rPr>
              <w:lang w:val="en-GB"/>
            </w:rPr>
            <w:t>.</w:t>
          </w:r>
        </w:p>
        <w:p w14:paraId="34944E78" w14:textId="77777777" w:rsidR="00FA17FB" w:rsidRDefault="00FA17FB" w:rsidP="00FA17FB">
          <w:pPr>
            <w:pStyle w:val="CitaviBibliographyEntry"/>
            <w:rPr>
              <w:lang w:val="en-GB"/>
            </w:rPr>
          </w:pPr>
          <w:bookmarkStart w:id="86" w:name="_CTVL00109a32951e51848528b2ab617fea2cf45"/>
          <w:r>
            <w:rPr>
              <w:lang w:val="en-GB"/>
            </w:rPr>
            <w:t xml:space="preserve">Button, David J.; Lloyd, Graeme T.; Ezcurra, Martín D.; Butler, Richard J. (2017): Mass extinctions drove increased global faunal cosmopolitanism on the supercontinent Pangaea. In: </w:t>
          </w:r>
          <w:bookmarkEnd w:id="86"/>
          <w:r w:rsidRPr="00FA17FB">
            <w:rPr>
              <w:i/>
              <w:lang w:val="en-GB"/>
            </w:rPr>
            <w:t xml:space="preserve">Nature communications </w:t>
          </w:r>
          <w:r w:rsidRPr="00FA17FB">
            <w:rPr>
              <w:lang w:val="en-GB"/>
            </w:rPr>
            <w:t>8 (1), S. 1–8.</w:t>
          </w:r>
        </w:p>
        <w:p w14:paraId="7C51EABB" w14:textId="77777777" w:rsidR="00FA17FB" w:rsidRDefault="00FA17FB" w:rsidP="00FA17FB">
          <w:pPr>
            <w:pStyle w:val="CitaviBibliographyEntry"/>
            <w:rPr>
              <w:lang w:val="en-GB"/>
            </w:rPr>
          </w:pPr>
          <w:bookmarkStart w:id="87" w:name="_CTVL0012de76bfd8dc343b5ac32b82d42874ee3"/>
          <w:r>
            <w:rPr>
              <w:lang w:val="en-GB"/>
            </w:rPr>
            <w:t xml:space="preserve">Cárdenas, Andrés L.; Harries, Peter J. (2010): Effect of nutrient availability on marine origination rates throughout the Phanerozoic eon. In: </w:t>
          </w:r>
          <w:bookmarkEnd w:id="87"/>
          <w:r w:rsidRPr="00FA17FB">
            <w:rPr>
              <w:i/>
              <w:lang w:val="en-GB"/>
            </w:rPr>
            <w:t xml:space="preserve">Nature Geoscience </w:t>
          </w:r>
          <w:r w:rsidRPr="00FA17FB">
            <w:rPr>
              <w:lang w:val="en-GB"/>
            </w:rPr>
            <w:t>3 (6), S. 430–434.</w:t>
          </w:r>
        </w:p>
        <w:p w14:paraId="131D82DD" w14:textId="77777777" w:rsidR="00FA17FB" w:rsidRDefault="00FA17FB" w:rsidP="00FA17FB">
          <w:pPr>
            <w:pStyle w:val="CitaviBibliographyEntry"/>
            <w:rPr>
              <w:lang w:val="en-GB"/>
            </w:rPr>
          </w:pPr>
          <w:bookmarkStart w:id="88" w:name="_CTVL0016800d99bd9cd4a3381dce169ffd93405"/>
          <w:r>
            <w:rPr>
              <w:lang w:val="en-GB"/>
            </w:rPr>
            <w:t xml:space="preserve">Chen, I-Ching; Hill, Jane K.; Ohlemüller, Ralf; Roy, David B.; Thomas, Chris D. (2011): Rapid range shifts of species associated with high levels of climate warming. In: </w:t>
          </w:r>
          <w:bookmarkEnd w:id="88"/>
          <w:r w:rsidRPr="00FA17FB">
            <w:rPr>
              <w:i/>
              <w:lang w:val="en-GB"/>
            </w:rPr>
            <w:t xml:space="preserve">Science </w:t>
          </w:r>
          <w:r w:rsidRPr="00FA17FB">
            <w:rPr>
              <w:lang w:val="en-GB"/>
            </w:rPr>
            <w:t>333 (6045), S. 1024–1026.</w:t>
          </w:r>
        </w:p>
        <w:p w14:paraId="319E6E74" w14:textId="77777777" w:rsidR="00FA17FB" w:rsidRDefault="00FA17FB" w:rsidP="00FA17FB">
          <w:pPr>
            <w:pStyle w:val="CitaviBibliographyEntry"/>
            <w:rPr>
              <w:lang w:val="en-GB"/>
            </w:rPr>
          </w:pPr>
          <w:bookmarkStart w:id="89" w:name="_CTVL0010acaef96aa5344a0adf991ff0a850d6e"/>
          <w:r>
            <w:rPr>
              <w:lang w:val="en-GB"/>
            </w:rPr>
            <w:lastRenderedPageBreak/>
            <w:t xml:space="preserve">Dietl, Gregory P.; Kidwell, Susan M.; Brenner, Mark; Burney, David A.; Flessa, Karl W.; Jackson, Stephen T.; Koch, Paul L. (2015): Conservation Paleobiology: Leveraging Knowledge of the Past to Inform Conservation and Restoration. In: </w:t>
          </w:r>
          <w:bookmarkEnd w:id="89"/>
          <w:r w:rsidRPr="00FA17FB">
            <w:rPr>
              <w:i/>
              <w:lang w:val="en-GB"/>
            </w:rPr>
            <w:t xml:space="preserve">Annu. Rev. Earth Planet. Sci. </w:t>
          </w:r>
          <w:r w:rsidRPr="00FA17FB">
            <w:rPr>
              <w:lang w:val="en-GB"/>
            </w:rPr>
            <w:t>43 (1), S. 79–103.</w:t>
          </w:r>
        </w:p>
        <w:p w14:paraId="1547AEB3" w14:textId="77777777" w:rsidR="00FA17FB" w:rsidRDefault="00FA17FB" w:rsidP="00FA17FB">
          <w:pPr>
            <w:pStyle w:val="CitaviBibliographyEntry"/>
            <w:rPr>
              <w:lang w:val="en-GB"/>
            </w:rPr>
          </w:pPr>
          <w:bookmarkStart w:id="90" w:name="_CTVL001aeeb11a5e389496385b9d90723f211d0"/>
          <w:r>
            <w:rPr>
              <w:lang w:val="en-GB"/>
            </w:rPr>
            <w:t xml:space="preserve">Erwin, Douglas H. (2009): Climate as a driver of evolutionary change. In: </w:t>
          </w:r>
          <w:bookmarkEnd w:id="90"/>
          <w:r w:rsidRPr="00FA17FB">
            <w:rPr>
              <w:i/>
              <w:lang w:val="en-GB"/>
            </w:rPr>
            <w:t xml:space="preserve">Current Biology </w:t>
          </w:r>
          <w:r w:rsidRPr="00FA17FB">
            <w:rPr>
              <w:lang w:val="en-GB"/>
            </w:rPr>
            <w:t>19 (14), R575-R583.</w:t>
          </w:r>
        </w:p>
        <w:p w14:paraId="532518CC" w14:textId="77777777" w:rsidR="00FA17FB" w:rsidRDefault="00FA17FB" w:rsidP="00FA17FB">
          <w:pPr>
            <w:pStyle w:val="CitaviBibliographyEntry"/>
            <w:rPr>
              <w:lang w:val="en-GB"/>
            </w:rPr>
          </w:pPr>
          <w:bookmarkStart w:id="91" w:name="_CTVL0014ac40d1b56d54824857772b32fc0c1fe"/>
          <w:r>
            <w:rPr>
              <w:lang w:val="en-GB"/>
            </w:rPr>
            <w:t xml:space="preserve">Foote, Mike (2000): Origination and extinction components of taxonomic diversity: general problems. In: </w:t>
          </w:r>
          <w:bookmarkEnd w:id="91"/>
          <w:r w:rsidRPr="00FA17FB">
            <w:rPr>
              <w:i/>
              <w:lang w:val="en-GB"/>
            </w:rPr>
            <w:t xml:space="preserve">Paleobiology </w:t>
          </w:r>
          <w:r w:rsidRPr="00FA17FB">
            <w:rPr>
              <w:lang w:val="en-GB"/>
            </w:rPr>
            <w:t>26 (S4), S. 74–102.</w:t>
          </w:r>
        </w:p>
        <w:p w14:paraId="6A1B9DF7" w14:textId="77777777" w:rsidR="00FA17FB" w:rsidRDefault="00FA17FB" w:rsidP="00FA17FB">
          <w:pPr>
            <w:pStyle w:val="CitaviBibliographyEntry"/>
            <w:rPr>
              <w:lang w:val="en-GB"/>
            </w:rPr>
          </w:pPr>
          <w:bookmarkStart w:id="92" w:name="_CTVL0015c377b8c5c4c48b3a558a5945954572e"/>
          <w:r>
            <w:rPr>
              <w:lang w:val="en-GB"/>
            </w:rPr>
            <w:t xml:space="preserve">Gilman, Sarah E.; Urban, Mark C.; Tewksbury, Joshua; Gilchrist, George W.; Holt, Robert D. (2010): A framework for community interactions under climate change. In: </w:t>
          </w:r>
          <w:bookmarkEnd w:id="92"/>
          <w:r w:rsidRPr="00FA17FB">
            <w:rPr>
              <w:i/>
              <w:lang w:val="en-GB"/>
            </w:rPr>
            <w:t xml:space="preserve">Trends in ecology &amp; evolution </w:t>
          </w:r>
          <w:r w:rsidRPr="00FA17FB">
            <w:rPr>
              <w:lang w:val="en-GB"/>
            </w:rPr>
            <w:t>25 (6), S. 325–331.</w:t>
          </w:r>
        </w:p>
        <w:p w14:paraId="28CBC6FB" w14:textId="77777777" w:rsidR="00FA17FB" w:rsidRPr="00E81F92" w:rsidRDefault="00FA17FB" w:rsidP="00FA17FB">
          <w:pPr>
            <w:pStyle w:val="CitaviBibliographyEntry"/>
            <w:rPr>
              <w:lang w:val="de-DE"/>
              <w:rPrChange w:id="93" w:author="Manuel Steinbauer" w:date="2020-07-16T11:33:00Z">
                <w:rPr>
                  <w:lang w:val="en-GB"/>
                </w:rPr>
              </w:rPrChange>
            </w:rPr>
          </w:pPr>
          <w:bookmarkStart w:id="94" w:name="_CTVL0011a367a6c069949078ce60e51a3877cd3"/>
          <w:r>
            <w:rPr>
              <w:lang w:val="en-GB"/>
            </w:rPr>
            <w:t xml:space="preserve">Hopkins, Melanie J.; Simpson, Carl; Kiessling, Wolfgang (2014): Differential niche dynamics among major marine invertebrate clades. </w:t>
          </w:r>
          <w:r w:rsidRPr="00E81F92">
            <w:rPr>
              <w:lang w:val="de-DE"/>
              <w:rPrChange w:id="95" w:author="Manuel Steinbauer" w:date="2020-07-16T11:33:00Z">
                <w:rPr>
                  <w:lang w:val="en-GB"/>
                </w:rPr>
              </w:rPrChange>
            </w:rPr>
            <w:t xml:space="preserve">In: </w:t>
          </w:r>
          <w:bookmarkEnd w:id="94"/>
          <w:r w:rsidRPr="00E81F92">
            <w:rPr>
              <w:i/>
              <w:lang w:val="de-DE"/>
              <w:rPrChange w:id="96" w:author="Manuel Steinbauer" w:date="2020-07-16T11:33:00Z">
                <w:rPr>
                  <w:i/>
                  <w:lang w:val="en-GB"/>
                </w:rPr>
              </w:rPrChange>
            </w:rPr>
            <w:t xml:space="preserve">Ecology </w:t>
          </w:r>
          <w:proofErr w:type="spellStart"/>
          <w:r w:rsidRPr="00E81F92">
            <w:rPr>
              <w:i/>
              <w:lang w:val="de-DE"/>
              <w:rPrChange w:id="97" w:author="Manuel Steinbauer" w:date="2020-07-16T11:33:00Z">
                <w:rPr>
                  <w:i/>
                  <w:lang w:val="en-GB"/>
                </w:rPr>
              </w:rPrChange>
            </w:rPr>
            <w:t>letters</w:t>
          </w:r>
          <w:proofErr w:type="spellEnd"/>
          <w:r w:rsidRPr="00E81F92">
            <w:rPr>
              <w:i/>
              <w:lang w:val="de-DE"/>
              <w:rPrChange w:id="98" w:author="Manuel Steinbauer" w:date="2020-07-16T11:33:00Z">
                <w:rPr>
                  <w:i/>
                  <w:lang w:val="en-GB"/>
                </w:rPr>
              </w:rPrChange>
            </w:rPr>
            <w:t xml:space="preserve"> </w:t>
          </w:r>
          <w:r w:rsidRPr="00E81F92">
            <w:rPr>
              <w:lang w:val="de-DE"/>
              <w:rPrChange w:id="99" w:author="Manuel Steinbauer" w:date="2020-07-16T11:33:00Z">
                <w:rPr>
                  <w:lang w:val="en-GB"/>
                </w:rPr>
              </w:rPrChange>
            </w:rPr>
            <w:t>17 (3), S. 314–323.</w:t>
          </w:r>
        </w:p>
        <w:p w14:paraId="2C9423EF" w14:textId="77777777" w:rsidR="00FA17FB" w:rsidRPr="00E81F92" w:rsidRDefault="00FA17FB" w:rsidP="00FA17FB">
          <w:pPr>
            <w:pStyle w:val="CitaviBibliographyEntry"/>
            <w:rPr>
              <w:lang w:val="de-DE"/>
              <w:rPrChange w:id="100" w:author="Manuel Steinbauer" w:date="2020-07-16T11:33:00Z">
                <w:rPr>
                  <w:lang w:val="en-GB"/>
                </w:rPr>
              </w:rPrChange>
            </w:rPr>
          </w:pPr>
          <w:bookmarkStart w:id="101" w:name="_CTVL00131946c2fff304891903a2958ff95d747"/>
          <w:r w:rsidRPr="00E81F92">
            <w:rPr>
              <w:lang w:val="de-DE"/>
              <w:rPrChange w:id="102" w:author="Manuel Steinbauer" w:date="2020-07-16T11:33:00Z">
                <w:rPr>
                  <w:lang w:val="en-GB"/>
                </w:rPr>
              </w:rPrChange>
            </w:rPr>
            <w:t xml:space="preserve">Humboldt, Alexander von (1808): Ansichten der Natur mit Wissenschaftlichen </w:t>
          </w:r>
          <w:proofErr w:type="spellStart"/>
          <w:r w:rsidRPr="00E81F92">
            <w:rPr>
              <w:lang w:val="de-DE"/>
              <w:rPrChange w:id="103" w:author="Manuel Steinbauer" w:date="2020-07-16T11:33:00Z">
                <w:rPr>
                  <w:lang w:val="en-GB"/>
                </w:rPr>
              </w:rPrChange>
            </w:rPr>
            <w:t>Erlåuterungen</w:t>
          </w:r>
          <w:proofErr w:type="spellEnd"/>
          <w:r w:rsidRPr="00E81F92">
            <w:rPr>
              <w:lang w:val="de-DE"/>
              <w:rPrChange w:id="104" w:author="Manuel Steinbauer" w:date="2020-07-16T11:33:00Z">
                <w:rPr>
                  <w:lang w:val="en-GB"/>
                </w:rPr>
              </w:rPrChange>
            </w:rPr>
            <w:t>, Vol. 1: Tübingen.</w:t>
          </w:r>
        </w:p>
        <w:p w14:paraId="20594B5B" w14:textId="77777777" w:rsidR="00FA17FB" w:rsidRDefault="00FA17FB" w:rsidP="00FA17FB">
          <w:pPr>
            <w:pStyle w:val="CitaviBibliographyEntry"/>
            <w:rPr>
              <w:lang w:val="en-GB"/>
            </w:rPr>
          </w:pPr>
          <w:bookmarkStart w:id="105" w:name="_CTVL001c80acc663d5745fa87e6ed7cfd11d39b"/>
          <w:bookmarkEnd w:id="101"/>
          <w:r>
            <w:rPr>
              <w:lang w:val="en-GB"/>
            </w:rPr>
            <w:t xml:space="preserve">Jablonski, David (2008): Extinction and the spatial dynamics of biodiversity. In: </w:t>
          </w:r>
          <w:bookmarkEnd w:id="105"/>
          <w:r w:rsidRPr="00FA17FB">
            <w:rPr>
              <w:i/>
              <w:lang w:val="en-GB"/>
            </w:rPr>
            <w:t xml:space="preserve">Proceedings of the National Academy of Sciences </w:t>
          </w:r>
          <w:r w:rsidRPr="00FA17FB">
            <w:rPr>
              <w:lang w:val="en-GB"/>
            </w:rPr>
            <w:t>105 (Supplement 1), S. 11528–11535.</w:t>
          </w:r>
        </w:p>
        <w:p w14:paraId="0B5CF03A" w14:textId="77777777" w:rsidR="00FA17FB" w:rsidRDefault="00FA17FB" w:rsidP="00FA17FB">
          <w:pPr>
            <w:pStyle w:val="CitaviBibliographyEntry"/>
            <w:rPr>
              <w:lang w:val="en-GB"/>
            </w:rPr>
          </w:pPr>
          <w:bookmarkStart w:id="106" w:name="_CTVL0010fabade8ccfc47d098f53bcd852014c4"/>
          <w:r>
            <w:rPr>
              <w:lang w:val="en-GB"/>
            </w:rPr>
            <w:t xml:space="preserve">Kocsis, Adam T.; Reddin, Carl J.; Alroy, John; Kiessling, Wolfgang (2019): The R package divDyn for quantifying diversity dynamics using fossil sampling data. In: </w:t>
          </w:r>
          <w:bookmarkEnd w:id="106"/>
          <w:r w:rsidRPr="00FA17FB">
            <w:rPr>
              <w:i/>
              <w:lang w:val="en-GB"/>
            </w:rPr>
            <w:t xml:space="preserve">Methods in Ecology and Evolution </w:t>
          </w:r>
          <w:r w:rsidRPr="00FA17FB">
            <w:rPr>
              <w:lang w:val="en-GB"/>
            </w:rPr>
            <w:t>10 (5), S. 735–743.</w:t>
          </w:r>
        </w:p>
        <w:p w14:paraId="7915804A" w14:textId="77777777" w:rsidR="00FA17FB" w:rsidRDefault="00FA17FB" w:rsidP="00FA17FB">
          <w:pPr>
            <w:pStyle w:val="CitaviBibliographyEntry"/>
            <w:rPr>
              <w:lang w:val="en-GB"/>
            </w:rPr>
          </w:pPr>
          <w:bookmarkStart w:id="107" w:name="_CTVL001ac4ca1ad9b62486db0613964cb5e9368"/>
          <w:r>
            <w:rPr>
              <w:lang w:val="en-GB"/>
            </w:rPr>
            <w:t xml:space="preserve">Krug, Andrew Z.; Jablonski, David; Valentine, James W.; Roy, Kaustuv (2009): Generation of Earth's first-order biodiversity pattern. In: </w:t>
          </w:r>
          <w:bookmarkEnd w:id="107"/>
          <w:r w:rsidRPr="00FA17FB">
            <w:rPr>
              <w:i/>
              <w:lang w:val="en-GB"/>
            </w:rPr>
            <w:t xml:space="preserve">Astrobiology </w:t>
          </w:r>
          <w:r w:rsidRPr="00FA17FB">
            <w:rPr>
              <w:lang w:val="en-GB"/>
            </w:rPr>
            <w:t>9 (1), S. 113–124.</w:t>
          </w:r>
        </w:p>
        <w:p w14:paraId="490307D3" w14:textId="77777777" w:rsidR="00FA17FB" w:rsidRDefault="00FA17FB" w:rsidP="00FA17FB">
          <w:pPr>
            <w:pStyle w:val="CitaviBibliographyEntry"/>
            <w:rPr>
              <w:lang w:val="en-GB"/>
            </w:rPr>
          </w:pPr>
          <w:bookmarkStart w:id="108" w:name="_CTVL001c94085feaf4340f1b77376fef9bef905"/>
          <w:r>
            <w:rPr>
              <w:lang w:val="en-GB"/>
            </w:rPr>
            <w:t xml:space="preserve">Kruschke, John K. (2013): Bayesian estimation supersedes the t test. In: </w:t>
          </w:r>
          <w:bookmarkEnd w:id="108"/>
          <w:r w:rsidRPr="00FA17FB">
            <w:rPr>
              <w:i/>
              <w:lang w:val="en-GB"/>
            </w:rPr>
            <w:t xml:space="preserve">Journal of Experimental Psychology: General </w:t>
          </w:r>
          <w:r w:rsidRPr="00FA17FB">
            <w:rPr>
              <w:lang w:val="en-GB"/>
            </w:rPr>
            <w:t>142 (2), S. 573.</w:t>
          </w:r>
        </w:p>
        <w:p w14:paraId="7D849244" w14:textId="77777777" w:rsidR="00FA17FB" w:rsidRDefault="00FA17FB" w:rsidP="00FA17FB">
          <w:pPr>
            <w:pStyle w:val="CitaviBibliographyEntry"/>
            <w:rPr>
              <w:lang w:val="en-GB"/>
            </w:rPr>
          </w:pPr>
          <w:bookmarkStart w:id="109" w:name="_CTVL00124e4ad8e911d40bca52e0968d64d5d01"/>
          <w:r>
            <w:rPr>
              <w:lang w:val="en-GB"/>
            </w:rPr>
            <w:t xml:space="preserve">Mayhew, Peter J.; Bell, Mark A.; Benton, Timothy G.; McGowan, Alistair J. (2012): Biodiversity tracks temperature over time. In: </w:t>
          </w:r>
          <w:bookmarkEnd w:id="109"/>
          <w:r w:rsidRPr="00FA17FB">
            <w:rPr>
              <w:i/>
              <w:lang w:val="en-GB"/>
            </w:rPr>
            <w:t xml:space="preserve">Proceedings of the National Academy of Sciences of the United States of America </w:t>
          </w:r>
          <w:r w:rsidRPr="00FA17FB">
            <w:rPr>
              <w:lang w:val="en-GB"/>
            </w:rPr>
            <w:t>109 (38), S. 15141–15145.</w:t>
          </w:r>
        </w:p>
        <w:p w14:paraId="363A005F" w14:textId="77777777" w:rsidR="00FA17FB" w:rsidRDefault="00FA17FB" w:rsidP="00FA17FB">
          <w:pPr>
            <w:pStyle w:val="CitaviBibliographyEntry"/>
            <w:rPr>
              <w:lang w:val="en-GB"/>
            </w:rPr>
          </w:pPr>
          <w:bookmarkStart w:id="110" w:name="_CTVL001676d03ab67874ecfaf9d3e847d2f6c9f"/>
          <w:r>
            <w:rPr>
              <w:lang w:val="en-GB"/>
            </w:rPr>
            <w:t xml:space="preserve">Mayhew, Peter J.; Jenkins, Gareth B.; Benton, Timothy G. (2008): A long-term association between global temperature and biodiversity, origination and extinction in the fossil record. In: </w:t>
          </w:r>
          <w:bookmarkEnd w:id="110"/>
          <w:r w:rsidRPr="00FA17FB">
            <w:rPr>
              <w:i/>
              <w:lang w:val="en-GB"/>
            </w:rPr>
            <w:t xml:space="preserve">Proceedings. Biological sciences </w:t>
          </w:r>
          <w:r w:rsidRPr="00FA17FB">
            <w:rPr>
              <w:lang w:val="en-GB"/>
            </w:rPr>
            <w:t>275 (1630), S. 47–53.</w:t>
          </w:r>
        </w:p>
        <w:p w14:paraId="0FD3BEB5" w14:textId="77777777" w:rsidR="00FA17FB" w:rsidRDefault="00FA17FB" w:rsidP="00FA17FB">
          <w:pPr>
            <w:pStyle w:val="CitaviBibliographyEntry"/>
            <w:rPr>
              <w:lang w:val="en-GB"/>
            </w:rPr>
          </w:pPr>
          <w:bookmarkStart w:id="111" w:name="_CTVL001273e97b2d6f74bcb8297a6f7540959ac"/>
          <w:r>
            <w:rPr>
              <w:lang w:val="en-GB"/>
            </w:rPr>
            <w:t xml:space="preserve">Mayr, Ernst; O'Hara, Robert J. (1986): The biogeographic evidence supporting the Pleistocene forest refuge hypothesis. In: </w:t>
          </w:r>
          <w:bookmarkEnd w:id="111"/>
          <w:r w:rsidRPr="00FA17FB">
            <w:rPr>
              <w:i/>
              <w:lang w:val="en-GB"/>
            </w:rPr>
            <w:t xml:space="preserve">Evolution </w:t>
          </w:r>
          <w:r w:rsidRPr="00FA17FB">
            <w:rPr>
              <w:lang w:val="en-GB"/>
            </w:rPr>
            <w:t>40 (1), S. 55–67.</w:t>
          </w:r>
        </w:p>
        <w:p w14:paraId="4D8D4965" w14:textId="77777777" w:rsidR="00FA17FB" w:rsidRDefault="00FA17FB" w:rsidP="00FA17FB">
          <w:pPr>
            <w:pStyle w:val="CitaviBibliographyEntry"/>
            <w:rPr>
              <w:lang w:val="en-GB"/>
            </w:rPr>
          </w:pPr>
          <w:bookmarkStart w:id="112" w:name="_CTVL001b7b2e8a8b0e2427d9e3625668ad439a7"/>
          <w:r>
            <w:rPr>
              <w:lang w:val="en-GB"/>
            </w:rPr>
            <w:lastRenderedPageBreak/>
            <w:t>Mooney, Christopher Z.; Duval, Robert D. (1993): Bootstrapping: A nonparametric approach to statistical inference: sage (95).</w:t>
          </w:r>
        </w:p>
        <w:p w14:paraId="4BD19E19" w14:textId="77777777" w:rsidR="00FA17FB" w:rsidRDefault="00FA17FB" w:rsidP="00FA17FB">
          <w:pPr>
            <w:pStyle w:val="CitaviBibliographyEntry"/>
            <w:rPr>
              <w:lang w:val="en-GB"/>
            </w:rPr>
          </w:pPr>
          <w:bookmarkStart w:id="113" w:name="_CTVL001e5e5dd20351042a783a3ca86648e5096"/>
          <w:bookmarkEnd w:id="112"/>
          <w:r>
            <w:rPr>
              <w:lang w:val="en-GB"/>
            </w:rPr>
            <w:t xml:space="preserve">Neath, Andrew A.; Cavanaugh, Joseph E. (2012): The Bayesian information criterion: background, derivation, and applications. In: </w:t>
          </w:r>
          <w:bookmarkEnd w:id="113"/>
          <w:r w:rsidRPr="00FA17FB">
            <w:rPr>
              <w:i/>
              <w:lang w:val="en-GB"/>
            </w:rPr>
            <w:t xml:space="preserve">Wiley Interdisciplinary Reviews: Computational Statistics </w:t>
          </w:r>
          <w:r w:rsidRPr="00FA17FB">
            <w:rPr>
              <w:lang w:val="en-GB"/>
            </w:rPr>
            <w:t>4 (2), S. 199–203.</w:t>
          </w:r>
        </w:p>
        <w:p w14:paraId="77AB208E" w14:textId="77777777" w:rsidR="00FA17FB" w:rsidRDefault="00FA17FB" w:rsidP="00FA17FB">
          <w:pPr>
            <w:pStyle w:val="CitaviBibliographyEntry"/>
            <w:rPr>
              <w:lang w:val="en-GB"/>
            </w:rPr>
          </w:pPr>
          <w:bookmarkStart w:id="114" w:name="_CTVL00119353f4b62e34561b164245acb939d8c"/>
          <w:r>
            <w:rPr>
              <w:lang w:val="en-GB"/>
            </w:rPr>
            <w:t xml:space="preserve">Nogués-Bravo, David; Rodríguez-Sánchez, Francisco; Orsini, Luisa; Boer, Erik de; Jansson, Roland; Morlon, Helene et al. (2018): Cracking the code of biodiversity responses to past climate change. In: </w:t>
          </w:r>
          <w:bookmarkEnd w:id="114"/>
          <w:r w:rsidRPr="00FA17FB">
            <w:rPr>
              <w:i/>
              <w:lang w:val="en-GB"/>
            </w:rPr>
            <w:t xml:space="preserve">Trends in ecology &amp; evolution </w:t>
          </w:r>
          <w:r w:rsidRPr="00FA17FB">
            <w:rPr>
              <w:lang w:val="en-GB"/>
            </w:rPr>
            <w:t>33 (10), S. 765–776.</w:t>
          </w:r>
        </w:p>
        <w:p w14:paraId="2CD6CA96" w14:textId="77777777" w:rsidR="00FA17FB" w:rsidRDefault="00FA17FB" w:rsidP="00FA17FB">
          <w:pPr>
            <w:pStyle w:val="CitaviBibliographyEntry"/>
            <w:rPr>
              <w:lang w:val="en-GB"/>
            </w:rPr>
          </w:pPr>
          <w:bookmarkStart w:id="115" w:name="_CTVL00113676f0119c544728de49f75952a2195"/>
          <w:r>
            <w:rPr>
              <w:lang w:val="en-GB"/>
            </w:rPr>
            <w:t>Ogg, James George; Ogg, Gabi M.; Gradstein, Felix M. (2016): A concise geologic time scale: 2016: Elsevier.</w:t>
          </w:r>
        </w:p>
        <w:p w14:paraId="3AF6A4A6" w14:textId="77777777" w:rsidR="00FA17FB" w:rsidRDefault="00FA17FB" w:rsidP="00FA17FB">
          <w:pPr>
            <w:pStyle w:val="CitaviBibliographyEntry"/>
            <w:rPr>
              <w:lang w:val="en-GB"/>
            </w:rPr>
          </w:pPr>
          <w:bookmarkStart w:id="116" w:name="_CTVL0012c3d20e7415e498fa8af185f7c1bd414"/>
          <w:bookmarkEnd w:id="115"/>
          <w:r>
            <w:rPr>
              <w:lang w:val="en-GB"/>
            </w:rPr>
            <w:t xml:space="preserve">Pecl, Gretta T.; Araújo, Miguel B.; Bell, Johann D.; Blanchard, Julia; Bonebrake, Timothy C.; Chen, I-Ching et al. (2017): Biodiversity redistribution under climate change: Impacts on ecosystems and human well-being. In: </w:t>
          </w:r>
          <w:bookmarkEnd w:id="116"/>
          <w:r w:rsidRPr="00FA17FB">
            <w:rPr>
              <w:i/>
              <w:lang w:val="en-GB"/>
            </w:rPr>
            <w:t xml:space="preserve">Science </w:t>
          </w:r>
          <w:r w:rsidRPr="00FA17FB">
            <w:rPr>
              <w:lang w:val="en-GB"/>
            </w:rPr>
            <w:t>355 (6332).</w:t>
          </w:r>
        </w:p>
        <w:p w14:paraId="2FF457A4" w14:textId="77777777" w:rsidR="00FA17FB" w:rsidRDefault="00FA17FB" w:rsidP="00FA17FB">
          <w:pPr>
            <w:pStyle w:val="CitaviBibliographyEntry"/>
            <w:rPr>
              <w:lang w:val="en-GB"/>
            </w:rPr>
          </w:pPr>
          <w:bookmarkStart w:id="117" w:name="_CTVL0015da0776884d748978514b6ef61a5ef27"/>
          <w:r>
            <w:rPr>
              <w:lang w:val="en-GB"/>
            </w:rPr>
            <w:t xml:space="preserve">Peters, Shanan E. (2005): Geologic constraints on the macroevolutionary history of marine animals. In: </w:t>
          </w:r>
          <w:bookmarkEnd w:id="117"/>
          <w:r w:rsidRPr="00FA17FB">
            <w:rPr>
              <w:i/>
              <w:lang w:val="en-GB"/>
            </w:rPr>
            <w:t xml:space="preserve">Proceedings of the National Academy of Sciences </w:t>
          </w:r>
          <w:r w:rsidRPr="00FA17FB">
            <w:rPr>
              <w:lang w:val="en-GB"/>
            </w:rPr>
            <w:t>102 (35), S. 12326–12331.</w:t>
          </w:r>
        </w:p>
        <w:p w14:paraId="6DB6DCDD" w14:textId="77777777" w:rsidR="00FA17FB" w:rsidRDefault="00FA17FB" w:rsidP="00FA17FB">
          <w:pPr>
            <w:pStyle w:val="CitaviBibliographyEntry"/>
            <w:rPr>
              <w:lang w:val="en-GB"/>
            </w:rPr>
          </w:pPr>
          <w:bookmarkStart w:id="118" w:name="_CTVL0010f9b58a3fc08459882fbad9212576cc1"/>
          <w:r>
            <w:rPr>
              <w:lang w:val="en-GB"/>
            </w:rPr>
            <w:t xml:space="preserve">Peters, Shanan E. (2006): Genus extinction, origination, and the durations of sedimentary hiatuses. In: </w:t>
          </w:r>
          <w:bookmarkEnd w:id="118"/>
          <w:r w:rsidRPr="00FA17FB">
            <w:rPr>
              <w:i/>
              <w:lang w:val="en-GB"/>
            </w:rPr>
            <w:t xml:space="preserve">Paleobiology </w:t>
          </w:r>
          <w:r w:rsidRPr="00FA17FB">
            <w:rPr>
              <w:lang w:val="en-GB"/>
            </w:rPr>
            <w:t>32 (3), S. 387–407.</w:t>
          </w:r>
        </w:p>
        <w:p w14:paraId="707BA942" w14:textId="77777777" w:rsidR="00FA17FB" w:rsidRDefault="00FA17FB" w:rsidP="00FA17FB">
          <w:pPr>
            <w:pStyle w:val="CitaviBibliographyEntry"/>
            <w:rPr>
              <w:lang w:val="en-GB"/>
            </w:rPr>
          </w:pPr>
          <w:bookmarkStart w:id="119" w:name="_CTVL001890ab3a8d24d408a8b16d46c8834435b"/>
          <w:r>
            <w:rPr>
              <w:lang w:val="en-GB"/>
            </w:rPr>
            <w:t xml:space="preserve">Pinheiro, José C.; Chao, Edward C. (2006): Efficient Laplacian and adaptive Gaussian quadrature algorithms for multilevel generalized linear mixed models. In: </w:t>
          </w:r>
          <w:bookmarkEnd w:id="119"/>
          <w:r w:rsidRPr="00FA17FB">
            <w:rPr>
              <w:i/>
              <w:lang w:val="en-GB"/>
            </w:rPr>
            <w:t xml:space="preserve">Journal of Computational and Graphical Statistics </w:t>
          </w:r>
          <w:r w:rsidRPr="00FA17FB">
            <w:rPr>
              <w:lang w:val="en-GB"/>
            </w:rPr>
            <w:t>15 (1), S. 58–81.</w:t>
          </w:r>
        </w:p>
        <w:p w14:paraId="7DACF6E5" w14:textId="77777777" w:rsidR="00FA17FB" w:rsidRDefault="00FA17FB" w:rsidP="00FA17FB">
          <w:pPr>
            <w:pStyle w:val="CitaviBibliographyEntry"/>
            <w:rPr>
              <w:lang w:val="en-GB"/>
            </w:rPr>
          </w:pPr>
          <w:bookmarkStart w:id="120" w:name="_CTVL001d25f55070ed4410b9f3b72b11a8e5f5c"/>
          <w:r>
            <w:rPr>
              <w:lang w:val="en-GB"/>
            </w:rPr>
            <w:t xml:space="preserve">Prothero, Donald R. (1999): Does climatic change drive mammalian evolution. In: </w:t>
          </w:r>
          <w:bookmarkEnd w:id="120"/>
          <w:r w:rsidRPr="00FA17FB">
            <w:rPr>
              <w:i/>
              <w:lang w:val="en-GB"/>
            </w:rPr>
            <w:t xml:space="preserve">GSA today </w:t>
          </w:r>
          <w:r w:rsidRPr="00FA17FB">
            <w:rPr>
              <w:lang w:val="en-GB"/>
            </w:rPr>
            <w:t>9 (9), S. 1–7.</w:t>
          </w:r>
        </w:p>
        <w:p w14:paraId="09FDE2BD" w14:textId="77777777" w:rsidR="00FA17FB" w:rsidRDefault="00FA17FB" w:rsidP="00FA17FB">
          <w:pPr>
            <w:pStyle w:val="CitaviBibliographyEntry"/>
            <w:rPr>
              <w:lang w:val="en-GB"/>
            </w:rPr>
          </w:pPr>
          <w:bookmarkStart w:id="121" w:name="_CTVL0019b3244cc37054c589da2ec4191b722f3"/>
          <w:r>
            <w:rPr>
              <w:lang w:val="en-GB"/>
            </w:rPr>
            <w:t>R Core Team (2020): R. A language and environment for statistical computing. Version 4.0.0 (2020-04-24). Vienna, Austria: R Foundation for Statistical Computing. Online verfügbar unter https://www.R-project.org/.</w:t>
          </w:r>
        </w:p>
        <w:p w14:paraId="2665E60C" w14:textId="77777777" w:rsidR="00FA17FB" w:rsidRDefault="00FA17FB" w:rsidP="00FA17FB">
          <w:pPr>
            <w:pStyle w:val="CitaviBibliographyEntry"/>
            <w:rPr>
              <w:lang w:val="en-GB"/>
            </w:rPr>
          </w:pPr>
          <w:bookmarkStart w:id="122" w:name="_CTVL0017a1b7dbf613941b89b2b9ab47db0d031"/>
          <w:bookmarkEnd w:id="121"/>
          <w:r>
            <w:rPr>
              <w:lang w:val="en-GB"/>
            </w:rPr>
            <w:t xml:space="preserve">Raup, David M. (1979): Size of the Permo-Triassic bottleneck and its evolutionary implications. In: </w:t>
          </w:r>
          <w:bookmarkEnd w:id="122"/>
          <w:r w:rsidRPr="00FA17FB">
            <w:rPr>
              <w:i/>
              <w:lang w:val="en-GB"/>
            </w:rPr>
            <w:t xml:space="preserve">Science </w:t>
          </w:r>
          <w:r w:rsidRPr="00FA17FB">
            <w:rPr>
              <w:lang w:val="en-GB"/>
            </w:rPr>
            <w:t>206 (4415), S. 217–218.</w:t>
          </w:r>
        </w:p>
        <w:p w14:paraId="2BA867E1" w14:textId="77777777" w:rsidR="00FA17FB" w:rsidRDefault="00FA17FB" w:rsidP="00FA17FB">
          <w:pPr>
            <w:pStyle w:val="CitaviBibliographyEntry"/>
            <w:rPr>
              <w:lang w:val="en-GB"/>
            </w:rPr>
          </w:pPr>
          <w:bookmarkStart w:id="123" w:name="_CTVL0016074b21651d84865baf21c1c5ec1ee69"/>
          <w:r>
            <w:rPr>
              <w:lang w:val="en-GB"/>
            </w:rPr>
            <w:t xml:space="preserve">Reddin, Carl J.; Kocsis, Ádám T.; Kiessling, Wolfgang (2018): Marine invertebrate migrations trace climate change over 450 million years. In: </w:t>
          </w:r>
          <w:bookmarkEnd w:id="123"/>
          <w:r w:rsidRPr="00FA17FB">
            <w:rPr>
              <w:i/>
              <w:lang w:val="en-GB"/>
            </w:rPr>
            <w:t xml:space="preserve">Global Ecology and Biogeography </w:t>
          </w:r>
          <w:r w:rsidRPr="00FA17FB">
            <w:rPr>
              <w:lang w:val="en-GB"/>
            </w:rPr>
            <w:t>27 (6), S. 704–713.</w:t>
          </w:r>
        </w:p>
        <w:p w14:paraId="13DCF1D5" w14:textId="77777777" w:rsidR="00FA17FB" w:rsidRDefault="00FA17FB" w:rsidP="00FA17FB">
          <w:pPr>
            <w:pStyle w:val="CitaviBibliographyEntry"/>
            <w:rPr>
              <w:lang w:val="en-GB"/>
            </w:rPr>
          </w:pPr>
          <w:bookmarkStart w:id="124" w:name="_CTVL001cf140186b3394f3e91045c4cd0833f6a"/>
          <w:r>
            <w:rPr>
              <w:lang w:val="en-GB"/>
            </w:rPr>
            <w:t xml:space="preserve">Ritterbush, Kathleen A.; Foote, Michael (2017): Association between geographic range and initial survival of Mesozoic marine animal genera: circumventing the confounding effects of temporal and taxonomic heterogeneity. In: </w:t>
          </w:r>
          <w:bookmarkEnd w:id="124"/>
          <w:r w:rsidRPr="00FA17FB">
            <w:rPr>
              <w:i/>
              <w:lang w:val="en-GB"/>
            </w:rPr>
            <w:t xml:space="preserve">Paleobiology </w:t>
          </w:r>
          <w:r w:rsidRPr="00FA17FB">
            <w:rPr>
              <w:lang w:val="en-GB"/>
            </w:rPr>
            <w:t>43 (2), S. 209–223.</w:t>
          </w:r>
        </w:p>
        <w:p w14:paraId="556EE4BB" w14:textId="77777777" w:rsidR="00FA17FB" w:rsidRDefault="00FA17FB" w:rsidP="00FA17FB">
          <w:pPr>
            <w:pStyle w:val="CitaviBibliographyEntry"/>
            <w:rPr>
              <w:lang w:val="en-GB"/>
            </w:rPr>
          </w:pPr>
          <w:bookmarkStart w:id="125" w:name="_CTVL00106cc7607e16a47e6b149e060c488b520"/>
          <w:r>
            <w:rPr>
              <w:lang w:val="en-GB"/>
            </w:rPr>
            <w:lastRenderedPageBreak/>
            <w:t xml:space="preserve">Schuler, Matthew S.; Chase, Jonathan M.; Knight, Tiffany M. (2017): Habitat patch size alters the importance of dispersal for species diversity in an experimental freshwater community. In: </w:t>
          </w:r>
          <w:bookmarkEnd w:id="125"/>
          <w:r w:rsidRPr="00FA17FB">
            <w:rPr>
              <w:i/>
              <w:lang w:val="en-GB"/>
            </w:rPr>
            <w:t xml:space="preserve">Ecology and evolution </w:t>
          </w:r>
          <w:r w:rsidRPr="00FA17FB">
            <w:rPr>
              <w:lang w:val="en-GB"/>
            </w:rPr>
            <w:t>7 (15), S. 5774–5783.</w:t>
          </w:r>
        </w:p>
        <w:p w14:paraId="397B307F" w14:textId="77777777" w:rsidR="00FA17FB" w:rsidRDefault="00FA17FB" w:rsidP="00FA17FB">
          <w:pPr>
            <w:pStyle w:val="CitaviBibliographyEntry"/>
            <w:rPr>
              <w:lang w:val="en-GB"/>
            </w:rPr>
          </w:pPr>
          <w:bookmarkStart w:id="126" w:name="_CTVL0015246afe8c58348b89c6ee6a4f2763310"/>
          <w:r>
            <w:rPr>
              <w:lang w:val="en-GB"/>
            </w:rPr>
            <w:t xml:space="preserve">Sepkoski, J. John (2002): A compendium of fossil marine animal genera. In: </w:t>
          </w:r>
          <w:bookmarkEnd w:id="126"/>
          <w:r w:rsidRPr="00FA17FB">
            <w:rPr>
              <w:i/>
              <w:lang w:val="en-GB"/>
            </w:rPr>
            <w:t xml:space="preserve">Bulletins of American paleontology </w:t>
          </w:r>
          <w:r w:rsidRPr="00FA17FB">
            <w:rPr>
              <w:lang w:val="en-GB"/>
            </w:rPr>
            <w:t>363, S. 1–560.</w:t>
          </w:r>
        </w:p>
        <w:p w14:paraId="715C3AD2" w14:textId="77777777" w:rsidR="00FA17FB" w:rsidRDefault="00FA17FB" w:rsidP="00FA17FB">
          <w:pPr>
            <w:pStyle w:val="CitaviBibliographyEntry"/>
            <w:rPr>
              <w:lang w:val="en-GB"/>
            </w:rPr>
          </w:pPr>
          <w:bookmarkStart w:id="127" w:name="_CTVL001c0e9c9eab2034de9983cc3fc1c63848c"/>
          <w:r>
            <w:rPr>
              <w:lang w:val="en-GB"/>
            </w:rPr>
            <w:t xml:space="preserve">Song, Haijun; Wignall, Paul B.; Song, Huyue; Dai, Xu; Chu, Daoliang (2019): Seawater temperature and dissolved oxygen over the past 500 million years. In: </w:t>
          </w:r>
          <w:bookmarkEnd w:id="127"/>
          <w:r w:rsidRPr="00FA17FB">
            <w:rPr>
              <w:i/>
              <w:lang w:val="en-GB"/>
            </w:rPr>
            <w:t xml:space="preserve">Journal of Earth Science </w:t>
          </w:r>
          <w:r w:rsidRPr="00FA17FB">
            <w:rPr>
              <w:lang w:val="en-GB"/>
            </w:rPr>
            <w:t>30 (2), S. 236–243.</w:t>
          </w:r>
        </w:p>
        <w:p w14:paraId="661D86E3" w14:textId="77777777" w:rsidR="00FA17FB" w:rsidRDefault="00FA17FB" w:rsidP="00FA17FB">
          <w:pPr>
            <w:pStyle w:val="CitaviBibliographyEntry"/>
            <w:rPr>
              <w:lang w:val="en-GB"/>
            </w:rPr>
          </w:pPr>
          <w:bookmarkStart w:id="128" w:name="_CTVL0013aa2957a820641cdbd8c950f538ae015"/>
          <w:r>
            <w:rPr>
              <w:lang w:val="en-GB"/>
            </w:rPr>
            <w:t xml:space="preserve">Stigall, Alycia L. (2013): Analysing links between biogeography, niche stability and speciation: the impact of complex feedbacks on macroevolutionary patterns. In: </w:t>
          </w:r>
          <w:bookmarkEnd w:id="128"/>
          <w:r w:rsidRPr="00FA17FB">
            <w:rPr>
              <w:i/>
              <w:lang w:val="en-GB"/>
            </w:rPr>
            <w:t xml:space="preserve">Palaeontology </w:t>
          </w:r>
          <w:r w:rsidRPr="00FA17FB">
            <w:rPr>
              <w:lang w:val="en-GB"/>
            </w:rPr>
            <w:t>56 (6), S. 1225–1238.</w:t>
          </w:r>
        </w:p>
        <w:p w14:paraId="4738B684" w14:textId="77777777" w:rsidR="00FA17FB" w:rsidRDefault="00FA17FB" w:rsidP="00FA17FB">
          <w:pPr>
            <w:pStyle w:val="CitaviBibliographyEntry"/>
            <w:rPr>
              <w:lang w:val="en-GB"/>
            </w:rPr>
          </w:pPr>
          <w:bookmarkStart w:id="129" w:name="_CTVL0011e7bb3ff1f77417ba4042c669a941737"/>
          <w:r>
            <w:rPr>
              <w:lang w:val="en-GB"/>
            </w:rPr>
            <w:t xml:space="preserve">Stigall, Alycia L. (2014): When and how do species achieve niche stability over long time scales? In: </w:t>
          </w:r>
          <w:bookmarkEnd w:id="129"/>
          <w:r w:rsidRPr="00FA17FB">
            <w:rPr>
              <w:i/>
              <w:lang w:val="en-GB"/>
            </w:rPr>
            <w:t xml:space="preserve">Ecography </w:t>
          </w:r>
          <w:r w:rsidRPr="00FA17FB">
            <w:rPr>
              <w:lang w:val="en-GB"/>
            </w:rPr>
            <w:t>37 (11), S. 1123–1132.</w:t>
          </w:r>
        </w:p>
        <w:p w14:paraId="4DAB135C" w14:textId="77777777" w:rsidR="00FA17FB" w:rsidRDefault="00FA17FB" w:rsidP="00FA17FB">
          <w:pPr>
            <w:pStyle w:val="CitaviBibliographyEntry"/>
            <w:rPr>
              <w:lang w:val="en-GB"/>
            </w:rPr>
          </w:pPr>
          <w:bookmarkStart w:id="130" w:name="_CTVL0017ffe830b33854231b043b4e674660969"/>
          <w:r>
            <w:rPr>
              <w:lang w:val="en-GB"/>
            </w:rPr>
            <w:t xml:space="preserve">Svenning, Jens-Christian; Eiserhardt, Wolf L.; Normand, Signe; Ordonez, Alejandro; Sandel, Brody (2015): The Influence of Paleoclimate on Present-Day Patterns in Biodiversity and Ecosystems. In: </w:t>
          </w:r>
          <w:bookmarkEnd w:id="130"/>
          <w:r w:rsidRPr="00FA17FB">
            <w:rPr>
              <w:i/>
              <w:lang w:val="en-GB"/>
            </w:rPr>
            <w:t xml:space="preserve">Annu. Rev. Ecol. Evol. Syst. </w:t>
          </w:r>
          <w:r w:rsidRPr="00FA17FB">
            <w:rPr>
              <w:lang w:val="en-GB"/>
            </w:rPr>
            <w:t>46 (1), S. 551–572.</w:t>
          </w:r>
        </w:p>
        <w:p w14:paraId="3DAB4E04" w14:textId="77777777" w:rsidR="00FA17FB" w:rsidRDefault="00FA17FB" w:rsidP="00FA17FB">
          <w:pPr>
            <w:pStyle w:val="CitaviBibliographyEntry"/>
            <w:rPr>
              <w:lang w:val="en-GB"/>
            </w:rPr>
          </w:pPr>
          <w:bookmarkStart w:id="131" w:name="_CTVL0018e21c8718f4e4fd9b812e1bc959088e8"/>
          <w:r>
            <w:rPr>
              <w:lang w:val="en-GB"/>
            </w:rPr>
            <w:t xml:space="preserve">Templeton, Alan R. (2008): The reality and importance of founder speciation in evolution. In: </w:t>
          </w:r>
          <w:bookmarkEnd w:id="131"/>
          <w:r w:rsidRPr="00FA17FB">
            <w:rPr>
              <w:i/>
              <w:lang w:val="en-GB"/>
            </w:rPr>
            <w:t xml:space="preserve">BioEssays </w:t>
          </w:r>
          <w:r w:rsidRPr="00FA17FB">
            <w:rPr>
              <w:lang w:val="en-GB"/>
            </w:rPr>
            <w:t>30 (5), S. 470–479.</w:t>
          </w:r>
        </w:p>
        <w:p w14:paraId="4AE631B6" w14:textId="77777777" w:rsidR="00FA17FB" w:rsidRDefault="00FA17FB" w:rsidP="00FA17FB">
          <w:pPr>
            <w:pStyle w:val="CitaviBibliographyEntry"/>
            <w:rPr>
              <w:lang w:val="en-GB"/>
            </w:rPr>
          </w:pPr>
          <w:bookmarkStart w:id="132" w:name="_CTVL00117ac23e68c3d407d817743f2f0ebafbd"/>
          <w:r>
            <w:rPr>
              <w:lang w:val="en-GB"/>
            </w:rPr>
            <w:t xml:space="preserve">Tilman, David (1994): Competition and biodiversity in spatially structured habitats. In: </w:t>
          </w:r>
          <w:bookmarkEnd w:id="132"/>
          <w:r w:rsidRPr="00FA17FB">
            <w:rPr>
              <w:i/>
              <w:lang w:val="en-GB"/>
            </w:rPr>
            <w:t xml:space="preserve">Ecology </w:t>
          </w:r>
          <w:r w:rsidRPr="00FA17FB">
            <w:rPr>
              <w:lang w:val="en-GB"/>
            </w:rPr>
            <w:t>75 (1), S. 2–16.</w:t>
          </w:r>
        </w:p>
        <w:p w14:paraId="7E4A3A70" w14:textId="77777777" w:rsidR="00FA17FB" w:rsidRDefault="00FA17FB" w:rsidP="00FA17FB">
          <w:pPr>
            <w:pStyle w:val="CitaviBibliographyEntry"/>
            <w:rPr>
              <w:lang w:val="en-GB"/>
            </w:rPr>
          </w:pPr>
          <w:bookmarkStart w:id="133" w:name="_CTVL001a37faabd15fd4bc9b76b87fb272e2af0"/>
          <w:r>
            <w:rPr>
              <w:lang w:val="en-GB"/>
            </w:rPr>
            <w:t xml:space="preserve">Valentine, James W. (1968): Climatic regulation of species diversification and extinction. In: </w:t>
          </w:r>
          <w:bookmarkEnd w:id="133"/>
          <w:r w:rsidRPr="00FA17FB">
            <w:rPr>
              <w:i/>
              <w:lang w:val="en-GB"/>
            </w:rPr>
            <w:t xml:space="preserve">Geological Society of America Bulletin </w:t>
          </w:r>
          <w:r w:rsidRPr="00FA17FB">
            <w:rPr>
              <w:lang w:val="en-GB"/>
            </w:rPr>
            <w:t>79 (2), S. 273–276.</w:t>
          </w:r>
        </w:p>
        <w:p w14:paraId="37D8AA03" w14:textId="77777777" w:rsidR="00FA17FB" w:rsidRDefault="00FA17FB" w:rsidP="00FA17FB">
          <w:pPr>
            <w:pStyle w:val="CitaviBibliographyEntry"/>
            <w:rPr>
              <w:lang w:val="en-GB"/>
            </w:rPr>
          </w:pPr>
          <w:bookmarkStart w:id="134" w:name="_CTVL001bf5dadf03a9f47068a941829b97cdb8c"/>
          <w:r>
            <w:rPr>
              <w:lang w:val="en-GB"/>
            </w:rPr>
            <w:t xml:space="preserve">Valentine, James W. (1974): Temporal bias in extinctions among taxonomic categories. In: </w:t>
          </w:r>
          <w:bookmarkEnd w:id="134"/>
          <w:r w:rsidRPr="00FA17FB">
            <w:rPr>
              <w:i/>
              <w:lang w:val="en-GB"/>
            </w:rPr>
            <w:t>Journal of Paleontology</w:t>
          </w:r>
          <w:r w:rsidRPr="00FA17FB">
            <w:rPr>
              <w:lang w:val="en-GB"/>
            </w:rPr>
            <w:t>, S. 549–552.</w:t>
          </w:r>
        </w:p>
        <w:p w14:paraId="692FDA11" w14:textId="77777777" w:rsidR="00FA17FB" w:rsidRDefault="00FA17FB" w:rsidP="00FA17FB">
          <w:pPr>
            <w:pStyle w:val="CitaviBibliographyEntry"/>
            <w:rPr>
              <w:lang w:val="en-GB"/>
            </w:rPr>
          </w:pPr>
          <w:bookmarkStart w:id="135" w:name="_CTVL0010c1079a7b67244fb93e0d6b3f96b40b3"/>
          <w:r>
            <w:rPr>
              <w:lang w:val="en-GB"/>
            </w:rPr>
            <w:t xml:space="preserve">Veizer, Jan; Prokoph, Andreas (2015): Temperatures and oxygen isotopic composition of Phanerozoic oceans. In: </w:t>
          </w:r>
          <w:bookmarkEnd w:id="135"/>
          <w:r w:rsidRPr="00FA17FB">
            <w:rPr>
              <w:i/>
              <w:lang w:val="en-GB"/>
            </w:rPr>
            <w:t xml:space="preserve">Earth-Science Reviews </w:t>
          </w:r>
          <w:r w:rsidRPr="00FA17FB">
            <w:rPr>
              <w:lang w:val="en-GB"/>
            </w:rPr>
            <w:t>146, S. 92–104.</w:t>
          </w:r>
        </w:p>
        <w:p w14:paraId="082B953D" w14:textId="77777777" w:rsidR="00FA17FB" w:rsidRDefault="00FA17FB" w:rsidP="00FA17FB">
          <w:pPr>
            <w:pStyle w:val="CitaviBibliographyEntry"/>
            <w:rPr>
              <w:lang w:val="en-GB"/>
            </w:rPr>
          </w:pPr>
          <w:bookmarkStart w:id="136" w:name="_CTVL0011618be5a63614189b853e196648574e1"/>
          <w:r>
            <w:rPr>
              <w:lang w:val="en-GB"/>
            </w:rPr>
            <w:t xml:space="preserve">Wahl, Lindi M.; Gerrish, Philip J.; Saika-Voivod, Ivan (2002): Evaluating the impact of population bottlenecks in experimental evolution. In: </w:t>
          </w:r>
          <w:bookmarkEnd w:id="136"/>
          <w:r w:rsidRPr="00FA17FB">
            <w:rPr>
              <w:i/>
              <w:lang w:val="en-GB"/>
            </w:rPr>
            <w:t xml:space="preserve">Genetics </w:t>
          </w:r>
          <w:r w:rsidRPr="00FA17FB">
            <w:rPr>
              <w:lang w:val="en-GB"/>
            </w:rPr>
            <w:t>162 (2), S. 961–971.</w:t>
          </w:r>
        </w:p>
        <w:p w14:paraId="1CB9F1F7" w14:textId="77777777" w:rsidR="00FA17FB" w:rsidRDefault="00FA17FB" w:rsidP="00FA17FB">
          <w:pPr>
            <w:pStyle w:val="CitaviBibliographyEntry"/>
            <w:rPr>
              <w:lang w:val="en-GB"/>
            </w:rPr>
          </w:pPr>
          <w:bookmarkStart w:id="137" w:name="_CTVL0016ebdc02437924f18bf5a8ce221145c01"/>
          <w:r>
            <w:rPr>
              <w:lang w:val="en-GB"/>
            </w:rPr>
            <w:t xml:space="preserve">Wickham, Hadley; Averick, Mara; Bryan, Jennifer; Chang, Winston; McGowan, Lucy; François, Romain et al. (2019): Welcome to the Tidyverse. In: </w:t>
          </w:r>
          <w:bookmarkEnd w:id="137"/>
          <w:r w:rsidRPr="00FA17FB">
            <w:rPr>
              <w:i/>
              <w:lang w:val="en-GB"/>
            </w:rPr>
            <w:t xml:space="preserve">Journal of Open Source Software </w:t>
          </w:r>
          <w:r w:rsidRPr="00FA17FB">
            <w:rPr>
              <w:lang w:val="en-GB"/>
            </w:rPr>
            <w:t>4 (43), S. 1686.</w:t>
          </w:r>
        </w:p>
        <w:p w14:paraId="113DF906" w14:textId="06895067" w:rsidR="00582584" w:rsidRPr="00A0236E" w:rsidRDefault="00FA17FB" w:rsidP="00FA17FB">
          <w:pPr>
            <w:pStyle w:val="CitaviBibliographyEntry"/>
            <w:rPr>
              <w:lang w:val="en-GB"/>
            </w:rPr>
          </w:pPr>
          <w:bookmarkStart w:id="138" w:name="_CTVL001deb3f9afc4f24e5f8c333d7453974ace"/>
          <w:r>
            <w:rPr>
              <w:lang w:val="en-GB"/>
            </w:rPr>
            <w:t xml:space="preserve">Wiens, John J.; Graham, Catherine H. (2005): Niche conservatism: integrating evolution, ecology, and conservation biology. In: </w:t>
          </w:r>
          <w:bookmarkEnd w:id="138"/>
          <w:r w:rsidRPr="00FA17FB">
            <w:rPr>
              <w:i/>
              <w:lang w:val="en-GB"/>
            </w:rPr>
            <w:t xml:space="preserve">Annual review of ecology, evolution, and systematics </w:t>
          </w:r>
          <w:r w:rsidRPr="00FA17FB">
            <w:rPr>
              <w:lang w:val="en-GB"/>
            </w:rPr>
            <w:t>36, S. 519–539.</w:t>
          </w:r>
          <w:r w:rsidR="00582584" w:rsidRPr="00A0236E">
            <w:rPr>
              <w:lang w:val="en-GB"/>
            </w:rPr>
            <w:fldChar w:fldCharType="end"/>
          </w:r>
        </w:p>
      </w:sdtContent>
    </w:sdt>
    <w:p w14:paraId="59BD86C5" w14:textId="56E808C2" w:rsidR="002923D5" w:rsidRPr="00A0236E" w:rsidRDefault="002923D5">
      <w:pPr>
        <w:rPr>
          <w:lang w:val="en-GB"/>
        </w:rPr>
      </w:pPr>
      <w:r w:rsidRPr="00A0236E">
        <w:rPr>
          <w:lang w:val="en-GB"/>
        </w:rPr>
        <w:br w:type="page"/>
      </w:r>
    </w:p>
    <w:p w14:paraId="61B35ED3" w14:textId="48FED440" w:rsidR="002923D5" w:rsidRPr="00982F8C" w:rsidRDefault="00982F8C">
      <w:pPr>
        <w:rPr>
          <w:b/>
          <w:bCs/>
          <w:lang w:val="en-GB"/>
        </w:rPr>
      </w:pPr>
      <w:r>
        <w:rPr>
          <w:b/>
          <w:bCs/>
          <w:noProof/>
          <w:lang w:val="en-GB"/>
        </w:rPr>
        <w:lastRenderedPageBreak/>
        <mc:AlternateContent>
          <mc:Choice Requires="wpg">
            <w:drawing>
              <wp:anchor distT="0" distB="0" distL="114300" distR="114300" simplePos="0" relativeHeight="251680768" behindDoc="0" locked="0" layoutInCell="1" allowOverlap="1" wp14:anchorId="5A543C5E" wp14:editId="0D1E1F9F">
                <wp:simplePos x="0" y="0"/>
                <wp:positionH relativeFrom="column">
                  <wp:posOffset>-1298</wp:posOffset>
                </wp:positionH>
                <wp:positionV relativeFrom="paragraph">
                  <wp:posOffset>448109</wp:posOffset>
                </wp:positionV>
                <wp:extent cx="5760720" cy="8353874"/>
                <wp:effectExtent l="0" t="0" r="0" b="9525"/>
                <wp:wrapTopAndBottom/>
                <wp:docPr id="26" name="Gruppieren 26"/>
                <wp:cNvGraphicFramePr/>
                <a:graphic xmlns:a="http://schemas.openxmlformats.org/drawingml/2006/main">
                  <a:graphicData uri="http://schemas.microsoft.com/office/word/2010/wordprocessingGroup">
                    <wpg:wgp>
                      <wpg:cNvGrpSpPr/>
                      <wpg:grpSpPr>
                        <a:xfrm>
                          <a:off x="0" y="0"/>
                          <a:ext cx="5760720" cy="8353874"/>
                          <a:chOff x="0" y="107509"/>
                          <a:chExt cx="5760720" cy="8354474"/>
                        </a:xfrm>
                      </wpg:grpSpPr>
                      <pic:pic xmlns:pic="http://schemas.openxmlformats.org/drawingml/2006/picture">
                        <pic:nvPicPr>
                          <pic:cNvPr id="12" name="Grafik 12" descr="Ein Bild, das Karte, Text, Tisch enthält.&#10;&#10;Automatisch generierte Beschreibu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07509"/>
                            <a:ext cx="5306060" cy="7501890"/>
                          </a:xfrm>
                          <a:prstGeom prst="rect">
                            <a:avLst/>
                          </a:prstGeom>
                        </pic:spPr>
                      </pic:pic>
                      <wps:wsp>
                        <wps:cNvPr id="25" name="Textfeld 25"/>
                        <wps:cNvSpPr txBox="1"/>
                        <wps:spPr>
                          <a:xfrm>
                            <a:off x="0" y="7609399"/>
                            <a:ext cx="5760720" cy="852584"/>
                          </a:xfrm>
                          <a:prstGeom prst="rect">
                            <a:avLst/>
                          </a:prstGeom>
                          <a:solidFill>
                            <a:prstClr val="white"/>
                          </a:solidFill>
                          <a:ln>
                            <a:noFill/>
                          </a:ln>
                        </wps:spPr>
                        <wps:txbx>
                          <w:txbxContent>
                            <w:p w14:paraId="32BEB9BF" w14:textId="38D35521" w:rsidR="00D70438" w:rsidRPr="00872169" w:rsidRDefault="00D70438"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w:t>
                              </w:r>
                              <w:proofErr w:type="spellStart"/>
                              <w:r>
                                <w:t>standardised</w:t>
                              </w:r>
                              <w:proofErr w:type="spellEnd"/>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543C5E" id="Gruppieren 26" o:spid="_x0000_s1038" style="position:absolute;margin-left:-.1pt;margin-top:35.3pt;width:453.6pt;height:657.8pt;z-index:251680768;mso-height-relative:margin" coordorigin=",1075" coordsize="57607,83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">
                <v:shape id="Grafik 12" o:spid="_x0000_s1039" type="#_x0000_t75" alt="Ein Bild, das Karte, Text, Tisch enthält.&#10;&#10;Automatisch generierte Beschreibung" style="position:absolute;top:1075;width:53060;height:75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">
                  <v:imagedata r:id="rId21" o:title="Ein Bild, das Karte, Text, Tisch enthält"/>
                </v:shape>
                <v:shape id="Textfeld 25" o:spid="_x0000_s1040" type="#_x0000_t202" style="position:absolute;top:76093;width:57607;height:8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32BEB9BF" w14:textId="38D35521" w:rsidR="00D70438" w:rsidRPr="00872169" w:rsidRDefault="00D70438"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w:t>
                        </w:r>
                        <w:proofErr w:type="spellStart"/>
                        <w:r>
                          <w:t>standardised</w:t>
                        </w:r>
                        <w:proofErr w:type="spellEnd"/>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v:textbox>
                </v:shape>
                <w10:wrap type="topAndBottom"/>
              </v:group>
            </w:pict>
          </mc:Fallback>
        </mc:AlternateContent>
      </w:r>
      <w:r w:rsidR="002923D5" w:rsidRPr="007E28EF">
        <w:rPr>
          <w:b/>
          <w:bCs/>
          <w:lang w:val="en-GB"/>
        </w:rPr>
        <w:t>Supplemental Information</w:t>
      </w:r>
    </w:p>
    <w:p w14:paraId="26E18E29" w14:textId="0916DBFD" w:rsidR="009D1210" w:rsidRPr="00A0236E" w:rsidRDefault="002923D5">
      <w:pPr>
        <w:rPr>
          <w:lang w:val="en-GB"/>
        </w:rPr>
      </w:pPr>
      <w:r w:rsidRPr="00A0236E">
        <w:rPr>
          <w:lang w:val="en-GB"/>
        </w:rPr>
        <w:lastRenderedPageBreak/>
        <w:br w:type="page"/>
      </w:r>
      <w:r w:rsidR="00982F8C">
        <w:rPr>
          <w:noProof/>
          <w:lang w:val="en-GB"/>
        </w:rPr>
        <mc:AlternateContent>
          <mc:Choice Requires="wpg">
            <w:drawing>
              <wp:anchor distT="0" distB="0" distL="114300" distR="114300" simplePos="0" relativeHeight="251683840" behindDoc="0" locked="0" layoutInCell="1" allowOverlap="1" wp14:anchorId="2FD91E1C" wp14:editId="57AFD76C">
                <wp:simplePos x="0" y="0"/>
                <wp:positionH relativeFrom="column">
                  <wp:posOffset>-1298</wp:posOffset>
                </wp:positionH>
                <wp:positionV relativeFrom="paragraph">
                  <wp:posOffset>141826</wp:posOffset>
                </wp:positionV>
                <wp:extent cx="5763260" cy="8745220"/>
                <wp:effectExtent l="0" t="0" r="8890" b="0"/>
                <wp:wrapTopAndBottom/>
                <wp:docPr id="28" name="Gruppieren 28"/>
                <wp:cNvGraphicFramePr/>
                <a:graphic xmlns:a="http://schemas.openxmlformats.org/drawingml/2006/main">
                  <a:graphicData uri="http://schemas.microsoft.com/office/word/2010/wordprocessingGroup">
                    <wpg:wgp>
                      <wpg:cNvGrpSpPr/>
                      <wpg:grpSpPr>
                        <a:xfrm>
                          <a:off x="0" y="0"/>
                          <a:ext cx="5763260" cy="8745220"/>
                          <a:chOff x="0" y="0"/>
                          <a:chExt cx="5763260" cy="8745220"/>
                        </a:xfrm>
                      </wpg:grpSpPr>
                      <pic:pic xmlns:pic="http://schemas.openxmlformats.org/drawingml/2006/picture">
                        <pic:nvPicPr>
                          <pic:cNvPr id="13" name="Grafik 13" descr="Ein Bild, das Karte, Text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260" cy="8146415"/>
                          </a:xfrm>
                          <a:prstGeom prst="rect">
                            <a:avLst/>
                          </a:prstGeom>
                        </pic:spPr>
                      </pic:pic>
                      <wps:wsp>
                        <wps:cNvPr id="27" name="Textfeld 27"/>
                        <wps:cNvSpPr txBox="1"/>
                        <wps:spPr>
                          <a:xfrm>
                            <a:off x="0" y="8277225"/>
                            <a:ext cx="5306060" cy="467995"/>
                          </a:xfrm>
                          <a:prstGeom prst="rect">
                            <a:avLst/>
                          </a:prstGeom>
                          <a:solidFill>
                            <a:prstClr val="white"/>
                          </a:solidFill>
                          <a:ln>
                            <a:noFill/>
                          </a:ln>
                        </wps:spPr>
                        <wps:txbx>
                          <w:txbxContent>
                            <w:p w14:paraId="2CA5DF2D" w14:textId="06569C19" w:rsidR="00D70438" w:rsidRPr="00D6385E" w:rsidRDefault="00D70438"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91E1C" id="Gruppieren 28" o:spid="_x0000_s1041" style="position:absolute;margin-left:-.1pt;margin-top:11.15pt;width:453.8pt;height:688.6pt;z-index:251683840" coordsize="57632,874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">
                <v:shape id="Grafik 13" o:spid="_x0000_s1042" type="#_x0000_t75" alt="Ein Bild, das Karte, Text enthält.&#10;&#10;Automatisch generierte Beschreibung" style="position:absolute;width:57632;height:814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">
                  <v:imagedata r:id="rId23" o:title="Ein Bild, das Karte, Text enthält"/>
                </v:shape>
                <v:shape id="Textfeld 27" o:spid="_x0000_s1043" type="#_x0000_t202" style="position:absolute;top:82772;width:53060;height:4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2CA5DF2D" w14:textId="06569C19" w:rsidR="00D70438" w:rsidRPr="00D6385E" w:rsidRDefault="00D70438"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v:textbox>
                </v:shape>
                <w10:wrap type="topAndBottom"/>
              </v:group>
            </w:pict>
          </mc:Fallback>
        </mc:AlternateContent>
      </w:r>
    </w:p>
    <w:p w14:paraId="45D510AB" w14:textId="0E26C78B" w:rsidR="00EB4BE2" w:rsidRPr="00A0236E" w:rsidRDefault="006C5FC2">
      <w:pPr>
        <w:rPr>
          <w:lang w:val="en-GB"/>
        </w:rPr>
      </w:pPr>
      <w:r>
        <w:rPr>
          <w:noProof/>
          <w:lang w:val="en-GB"/>
        </w:rPr>
        <w:lastRenderedPageBreak/>
        <mc:AlternateContent>
          <mc:Choice Requires="wpg">
            <w:drawing>
              <wp:anchor distT="0" distB="0" distL="114300" distR="114300" simplePos="0" relativeHeight="251686912" behindDoc="0" locked="0" layoutInCell="1" allowOverlap="1" wp14:anchorId="00C1D1ED" wp14:editId="0FE84113">
                <wp:simplePos x="0" y="0"/>
                <wp:positionH relativeFrom="column">
                  <wp:posOffset>-1298</wp:posOffset>
                </wp:positionH>
                <wp:positionV relativeFrom="paragraph">
                  <wp:posOffset>70264</wp:posOffset>
                </wp:positionV>
                <wp:extent cx="5306060" cy="8370570"/>
                <wp:effectExtent l="0" t="0" r="8890" b="0"/>
                <wp:wrapTopAndBottom/>
                <wp:docPr id="30" name="Gruppieren 30"/>
                <wp:cNvGraphicFramePr/>
                <a:graphic xmlns:a="http://schemas.openxmlformats.org/drawingml/2006/main">
                  <a:graphicData uri="http://schemas.microsoft.com/office/word/2010/wordprocessingGroup">
                    <wpg:wgp>
                      <wpg:cNvGrpSpPr/>
                      <wpg:grpSpPr>
                        <a:xfrm>
                          <a:off x="0" y="0"/>
                          <a:ext cx="5306060" cy="8370570"/>
                          <a:chOff x="0" y="0"/>
                          <a:chExt cx="5306060" cy="8370570"/>
                        </a:xfrm>
                      </wpg:grpSpPr>
                      <pic:pic xmlns:pic="http://schemas.openxmlformats.org/drawingml/2006/picture">
                        <pic:nvPicPr>
                          <pic:cNvPr id="14" name="Grafik 14" descr="Ein Bild, das Karte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6060" cy="7501890"/>
                          </a:xfrm>
                          <a:prstGeom prst="rect">
                            <a:avLst/>
                          </a:prstGeom>
                        </pic:spPr>
                      </pic:pic>
                      <wps:wsp>
                        <wps:cNvPr id="29" name="Textfeld 29"/>
                        <wps:cNvSpPr txBox="1"/>
                        <wps:spPr>
                          <a:xfrm>
                            <a:off x="0" y="7561580"/>
                            <a:ext cx="5306060" cy="808990"/>
                          </a:xfrm>
                          <a:prstGeom prst="rect">
                            <a:avLst/>
                          </a:prstGeom>
                          <a:solidFill>
                            <a:prstClr val="white"/>
                          </a:solidFill>
                          <a:ln>
                            <a:noFill/>
                          </a:ln>
                        </wps:spPr>
                        <wps:txbx>
                          <w:txbxContent>
                            <w:p w14:paraId="2869BAC5" w14:textId="18D5EF1B" w:rsidR="00D70438" w:rsidRPr="00786662" w:rsidRDefault="00D70438"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w:t>
                              </w:r>
                              <w:proofErr w:type="spellStart"/>
                              <w:r>
                                <w:t>standardised</w:t>
                              </w:r>
                              <w:proofErr w:type="spellEnd"/>
                              <w:r w:rsidRPr="007E28EF">
                                <w:t xml:space="preserve"> data</w:t>
                              </w:r>
                              <w:r>
                                <w:t xml:space="preserve">. A) </w:t>
                              </w:r>
                              <w:r w:rsidRPr="00982F8C">
                                <w:t>Per capita origination</w:t>
                              </w:r>
                              <w:r>
                                <w:t xml:space="preserve"> with va</w:t>
                              </w:r>
                              <w:r w:rsidRPr="00982F8C">
                                <w:t xml:space="preserve">lues not </w:t>
                              </w:r>
                              <w:proofErr w:type="spellStart"/>
                              <w:r w:rsidRPr="00982F8C">
                                <w:t>normali</w:t>
                              </w:r>
                              <w:r>
                                <w:t>s</w:t>
                              </w:r>
                              <w:r w:rsidRPr="00982F8C">
                                <w:t>ed</w:t>
                              </w:r>
                              <w:proofErr w:type="spellEnd"/>
                              <w:r w:rsidRPr="00982F8C">
                                <w:t xml:space="preserve"> with bin lengths</w:t>
                              </w:r>
                              <w:r>
                                <w:t xml:space="preserve">. B) Three-timer origination rates with values </w:t>
                              </w:r>
                              <w:proofErr w:type="spellStart"/>
                              <w:r>
                                <w:t>normalised</w:t>
                              </w:r>
                              <w:proofErr w:type="spellEnd"/>
                              <w:r>
                                <w:t xml:space="preserve"> with bin lengths. C) </w:t>
                              </w:r>
                              <w:r w:rsidRPr="00982F8C">
                                <w:t xml:space="preserve">Second-for-third extinction </w:t>
                              </w:r>
                              <w:proofErr w:type="spellStart"/>
                              <w:r w:rsidRPr="00982F8C">
                                <w:t>propotions</w:t>
                              </w:r>
                              <w:proofErr w:type="spellEnd"/>
                              <w:r>
                                <w:t xml:space="preserve"> based on </w:t>
                              </w:r>
                              <w:r w:rsidRPr="006C5FC2">
                                <w:t>second-for-third substitution</w:t>
                              </w:r>
                              <w:r>
                                <w:t xml:space="preserve"> of taxa categories.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C1D1ED" id="Gruppieren 30" o:spid="_x0000_s1044" style="position:absolute;margin-left:-.1pt;margin-top:5.55pt;width:417.8pt;height:659.1pt;z-index:251686912" coordsize="53060,837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">
                <v:shape id="Grafik 14" o:spid="_x0000_s1045" type="#_x0000_t75" alt="Ein Bild, das Karte enthält.&#10;&#10;Automatisch generierte Beschreibung" style="position:absolute;width:53060;height:75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">
                  <v:imagedata r:id="rId25" o:title="Ein Bild, das Karte enthält"/>
                </v:shape>
                <v:shape id="Textfeld 29" o:spid="_x0000_s1046" type="#_x0000_t202" style="position:absolute;top:75615;width:53060;height:8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2869BAC5" w14:textId="18D5EF1B" w:rsidR="00D70438" w:rsidRPr="00786662" w:rsidRDefault="00D70438"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w:t>
                        </w:r>
                        <w:proofErr w:type="spellStart"/>
                        <w:r>
                          <w:t>standardised</w:t>
                        </w:r>
                        <w:proofErr w:type="spellEnd"/>
                        <w:r w:rsidRPr="007E28EF">
                          <w:t xml:space="preserve"> data</w:t>
                        </w:r>
                        <w:r>
                          <w:t xml:space="preserve">. A) </w:t>
                        </w:r>
                        <w:r w:rsidRPr="00982F8C">
                          <w:t>Per capita origination</w:t>
                        </w:r>
                        <w:r>
                          <w:t xml:space="preserve"> with va</w:t>
                        </w:r>
                        <w:r w:rsidRPr="00982F8C">
                          <w:t xml:space="preserve">lues not </w:t>
                        </w:r>
                        <w:proofErr w:type="spellStart"/>
                        <w:r w:rsidRPr="00982F8C">
                          <w:t>normali</w:t>
                        </w:r>
                        <w:r>
                          <w:t>s</w:t>
                        </w:r>
                        <w:r w:rsidRPr="00982F8C">
                          <w:t>ed</w:t>
                        </w:r>
                        <w:proofErr w:type="spellEnd"/>
                        <w:r w:rsidRPr="00982F8C">
                          <w:t xml:space="preserve"> with bin lengths</w:t>
                        </w:r>
                        <w:r>
                          <w:t xml:space="preserve">. B) Three-timer origination rates with values </w:t>
                        </w:r>
                        <w:proofErr w:type="spellStart"/>
                        <w:r>
                          <w:t>normalised</w:t>
                        </w:r>
                        <w:proofErr w:type="spellEnd"/>
                        <w:r>
                          <w:t xml:space="preserve"> with bin lengths. C) </w:t>
                        </w:r>
                        <w:r w:rsidRPr="00982F8C">
                          <w:t xml:space="preserve">Second-for-third extinction </w:t>
                        </w:r>
                        <w:proofErr w:type="spellStart"/>
                        <w:r w:rsidRPr="00982F8C">
                          <w:t>propotions</w:t>
                        </w:r>
                        <w:proofErr w:type="spellEnd"/>
                        <w:r>
                          <w:t xml:space="preserve"> based on </w:t>
                        </w:r>
                        <w:r w:rsidRPr="006C5FC2">
                          <w:t>second-for-third substitution</w:t>
                        </w:r>
                        <w:r>
                          <w:t xml:space="preserve"> of taxa categories. </w:t>
                        </w:r>
                      </w:p>
                    </w:txbxContent>
                  </v:textbox>
                </v:shape>
                <w10:wrap type="topAndBottom"/>
              </v:group>
            </w:pict>
          </mc:Fallback>
        </mc:AlternateContent>
      </w:r>
    </w:p>
    <w:p w14:paraId="530C7B15" w14:textId="794982D1" w:rsidR="006C5FC2" w:rsidRPr="00A0236E" w:rsidRDefault="002923D5" w:rsidP="00582584">
      <w:pPr>
        <w:rPr>
          <w:lang w:val="en-GB"/>
        </w:rPr>
      </w:pPr>
      <w:r w:rsidRPr="00A0236E">
        <w:rPr>
          <w:lang w:val="en-GB"/>
        </w:rPr>
        <w:lastRenderedPageBreak/>
        <w:br w:type="page"/>
      </w:r>
      <w:r w:rsidR="006C5FC2">
        <w:rPr>
          <w:noProof/>
          <w:lang w:val="en-GB"/>
        </w:rPr>
        <mc:AlternateContent>
          <mc:Choice Requires="wpg">
            <w:drawing>
              <wp:anchor distT="0" distB="0" distL="114300" distR="114300" simplePos="0" relativeHeight="251689984" behindDoc="0" locked="0" layoutInCell="1" allowOverlap="1" wp14:anchorId="51089B70" wp14:editId="5C152C86">
                <wp:simplePos x="0" y="0"/>
                <wp:positionH relativeFrom="column">
                  <wp:posOffset>-1298</wp:posOffset>
                </wp:positionH>
                <wp:positionV relativeFrom="paragraph">
                  <wp:posOffset>607</wp:posOffset>
                </wp:positionV>
                <wp:extent cx="5760720" cy="8503285"/>
                <wp:effectExtent l="0" t="0" r="0" b="0"/>
                <wp:wrapTopAndBottom/>
                <wp:docPr id="32" name="Gruppieren 32"/>
                <wp:cNvGraphicFramePr/>
                <a:graphic xmlns:a="http://schemas.openxmlformats.org/drawingml/2006/main">
                  <a:graphicData uri="http://schemas.microsoft.com/office/word/2010/wordprocessingGroup">
                    <wpg:wgp>
                      <wpg:cNvGrpSpPr/>
                      <wpg:grpSpPr>
                        <a:xfrm>
                          <a:off x="0" y="0"/>
                          <a:ext cx="5760720" cy="8503285"/>
                          <a:chOff x="0" y="0"/>
                          <a:chExt cx="5760720" cy="8503285"/>
                        </a:xfrm>
                      </wpg:grpSpPr>
                      <pic:pic xmlns:pic="http://schemas.openxmlformats.org/drawingml/2006/picture">
                        <pic:nvPicPr>
                          <pic:cNvPr id="15" name="Grafik 15" descr="Ein Bild, das Text, Karte enthält.&#10;&#10;Automatisch generierte Beschreibu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wps:wsp>
                        <wps:cNvPr id="31" name="Textfeld 31"/>
                        <wps:cNvSpPr txBox="1"/>
                        <wps:spPr>
                          <a:xfrm>
                            <a:off x="0" y="8205470"/>
                            <a:ext cx="5760720" cy="297815"/>
                          </a:xfrm>
                          <a:prstGeom prst="rect">
                            <a:avLst/>
                          </a:prstGeom>
                          <a:solidFill>
                            <a:prstClr val="white"/>
                          </a:solidFill>
                          <a:ln>
                            <a:noFill/>
                          </a:ln>
                        </wps:spPr>
                        <wps:txbx>
                          <w:txbxContent>
                            <w:p w14:paraId="1206F893" w14:textId="010D1221" w:rsidR="00D70438" w:rsidRPr="007A63D9" w:rsidRDefault="00D70438"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89B70" id="Gruppieren 32" o:spid="_x0000_s1047" style="position:absolute;margin-left:-.1pt;margin-top:.05pt;width:453.6pt;height:669.55pt;z-index:251689984" coordsize="57607,85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">
                <v:shape id="Grafik 15" o:spid="_x0000_s1048" type="#_x0000_t75" alt="Ein Bild, das Text, Karte enthält.&#10;&#10;Automatisch generierte Beschreibung" style="position:absolute;width:57607;height:814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">
                  <v:imagedata r:id="rId27" o:title="Ein Bild, das Text, Karte enthält"/>
                </v:shape>
                <v:shape id="Textfeld 31" o:spid="_x0000_s1049" type="#_x0000_t202" style="position:absolute;top:82054;width:5760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1206F893" w14:textId="010D1221" w:rsidR="00D70438" w:rsidRPr="007A63D9" w:rsidRDefault="00D70438"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v:textbox>
                </v:shape>
                <w10:wrap type="topAndBottom"/>
              </v:group>
            </w:pict>
          </mc:Fallback>
        </mc:AlternateContent>
      </w:r>
    </w:p>
    <w:p w14:paraId="29C82F80" w14:textId="179BB505" w:rsidR="00EB4BE2" w:rsidRPr="00A0236E" w:rsidRDefault="00C02B7B" w:rsidP="00582584">
      <w:pPr>
        <w:rPr>
          <w:lang w:val="en-GB"/>
        </w:rPr>
      </w:pPr>
      <w:r>
        <w:rPr>
          <w:noProof/>
        </w:rPr>
        <w:lastRenderedPageBreak/>
        <mc:AlternateContent>
          <mc:Choice Requires="wpg">
            <w:drawing>
              <wp:anchor distT="0" distB="0" distL="114300" distR="114300" simplePos="0" relativeHeight="251697152" behindDoc="0" locked="0" layoutInCell="1" allowOverlap="1" wp14:anchorId="79F9C54B" wp14:editId="7C767F6D">
                <wp:simplePos x="0" y="0"/>
                <wp:positionH relativeFrom="column">
                  <wp:posOffset>85725</wp:posOffset>
                </wp:positionH>
                <wp:positionV relativeFrom="paragraph">
                  <wp:posOffset>4427220</wp:posOffset>
                </wp:positionV>
                <wp:extent cx="4572000" cy="4385945"/>
                <wp:effectExtent l="0" t="0" r="0" b="0"/>
                <wp:wrapTopAndBottom/>
                <wp:docPr id="37" name="Gruppieren 37"/>
                <wp:cNvGraphicFramePr/>
                <a:graphic xmlns:a="http://schemas.openxmlformats.org/drawingml/2006/main">
                  <a:graphicData uri="http://schemas.microsoft.com/office/word/2010/wordprocessingGroup">
                    <wpg:wgp>
                      <wpg:cNvGrpSpPr/>
                      <wpg:grpSpPr>
                        <a:xfrm>
                          <a:off x="0" y="0"/>
                          <a:ext cx="4572000" cy="4385945"/>
                          <a:chOff x="0" y="0"/>
                          <a:chExt cx="4572000" cy="4386573"/>
                        </a:xfrm>
                      </wpg:grpSpPr>
                      <pic:pic xmlns:pic="http://schemas.openxmlformats.org/drawingml/2006/picture">
                        <pic:nvPicPr>
                          <pic:cNvPr id="17" name="Grafik 17" descr="Ein Bild, das Screenshot enthält.&#10;&#10;Automatisch generierte Beschreibu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6" name="Textfeld 36"/>
                        <wps:cNvSpPr txBox="1"/>
                        <wps:spPr>
                          <a:xfrm>
                            <a:off x="0" y="3236588"/>
                            <a:ext cx="4572000" cy="1149985"/>
                          </a:xfrm>
                          <a:prstGeom prst="rect">
                            <a:avLst/>
                          </a:prstGeom>
                          <a:solidFill>
                            <a:prstClr val="white"/>
                          </a:solidFill>
                          <a:ln>
                            <a:noFill/>
                          </a:ln>
                        </wps:spPr>
                        <wps:txbx>
                          <w:txbxContent>
                            <w:p w14:paraId="73F451F5" w14:textId="02861353" w:rsidR="00D70438" w:rsidRPr="00847781" w:rsidRDefault="00D70438"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w:t>
                              </w:r>
                              <w:proofErr w:type="spellStart"/>
                              <w:r>
                                <w:t>origionation</w:t>
                              </w:r>
                              <w:proofErr w:type="spellEnd"/>
                              <w:r>
                                <w:t xml:space="preserve"> responses after cooling-cooling compared to all other </w:t>
                              </w:r>
                              <w:proofErr w:type="spellStart"/>
                              <w:r>
                                <w:t>palaeoclimate</w:t>
                              </w:r>
                              <w:proofErr w:type="spellEnd"/>
                              <w:r>
                                <w:t xml:space="preserv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F9C54B" id="Gruppieren 37" o:spid="_x0000_s1050" style="position:absolute;margin-left:6.75pt;margin-top:348.6pt;width:5in;height:345.35pt;z-index:251697152;mso-height-relative:margin" coordsize="45720,438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">
                <v:shape id="Grafik 17" o:spid="_x0000_s1051" type="#_x0000_t75" alt="Ein Bild, das Screenshot enthält.&#10;&#10;Automatisch generierte Beschreibung"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">
                  <v:imagedata r:id="rId29" o:title="Ein Bild, das Screenshot enthält"/>
                </v:shape>
                <v:shape id="Textfeld 36" o:spid="_x0000_s1052" type="#_x0000_t202" style="position:absolute;top:32365;width:45720;height:1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73F451F5" w14:textId="02861353" w:rsidR="00D70438" w:rsidRPr="00847781" w:rsidRDefault="00D70438"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w:t>
                        </w:r>
                        <w:proofErr w:type="spellStart"/>
                        <w:r>
                          <w:t>origionation</w:t>
                        </w:r>
                        <w:proofErr w:type="spellEnd"/>
                        <w:r>
                          <w:t xml:space="preserve"> responses after cooling-cooling compared to all other </w:t>
                        </w:r>
                        <w:proofErr w:type="spellStart"/>
                        <w:r>
                          <w:t>palaeoclimate</w:t>
                        </w:r>
                        <w:proofErr w:type="spellEnd"/>
                        <w:r>
                          <w:t xml:space="preserv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v:textbox>
                </v:shape>
                <w10:wrap type="topAndBottom"/>
              </v:group>
            </w:pict>
          </mc:Fallback>
        </mc:AlternateContent>
      </w:r>
      <w:r w:rsidR="006C5FC2">
        <w:rPr>
          <w:noProof/>
          <w:lang w:val="en-GB"/>
        </w:rPr>
        <mc:AlternateContent>
          <mc:Choice Requires="wpg">
            <w:drawing>
              <wp:anchor distT="0" distB="0" distL="114300" distR="114300" simplePos="0" relativeHeight="251693056" behindDoc="0" locked="0" layoutInCell="1" allowOverlap="1" wp14:anchorId="4F5BA954" wp14:editId="3359FA7B">
                <wp:simplePos x="0" y="0"/>
                <wp:positionH relativeFrom="column">
                  <wp:posOffset>-1270</wp:posOffset>
                </wp:positionH>
                <wp:positionV relativeFrom="paragraph">
                  <wp:posOffset>101435</wp:posOffset>
                </wp:positionV>
                <wp:extent cx="4572000" cy="4100830"/>
                <wp:effectExtent l="0" t="0" r="0" b="0"/>
                <wp:wrapTopAndBottom/>
                <wp:docPr id="34" name="Gruppieren 34"/>
                <wp:cNvGraphicFramePr/>
                <a:graphic xmlns:a="http://schemas.openxmlformats.org/drawingml/2006/main">
                  <a:graphicData uri="http://schemas.microsoft.com/office/word/2010/wordprocessingGroup">
                    <wpg:wgp>
                      <wpg:cNvGrpSpPr/>
                      <wpg:grpSpPr>
                        <a:xfrm>
                          <a:off x="0" y="0"/>
                          <a:ext cx="4572000" cy="4100830"/>
                          <a:chOff x="0" y="0"/>
                          <a:chExt cx="4572000" cy="4100830"/>
                        </a:xfrm>
                      </wpg:grpSpPr>
                      <pic:pic xmlns:pic="http://schemas.openxmlformats.org/drawingml/2006/picture">
                        <pic:nvPicPr>
                          <pic:cNvPr id="16" name="Grafik 16" descr="Ein Bild, das Text, Karte enthält.&#10;&#10;Automatisch generierte Beschreibu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3" name="Textfeld 33"/>
                        <wps:cNvSpPr txBox="1"/>
                        <wps:spPr>
                          <a:xfrm>
                            <a:off x="0" y="3291840"/>
                            <a:ext cx="4572000" cy="808990"/>
                          </a:xfrm>
                          <a:prstGeom prst="rect">
                            <a:avLst/>
                          </a:prstGeom>
                          <a:solidFill>
                            <a:prstClr val="white"/>
                          </a:solidFill>
                          <a:ln>
                            <a:noFill/>
                          </a:ln>
                        </wps:spPr>
                        <wps:txbx>
                          <w:txbxContent>
                            <w:p w14:paraId="5342FFD0" w14:textId="43AF145E" w:rsidR="00D70438" w:rsidRPr="00786C72" w:rsidRDefault="00D70438"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w:t>
                              </w:r>
                              <w:proofErr w:type="spellStart"/>
                              <w:r>
                                <w:t>palaeoclimate</w:t>
                              </w:r>
                              <w:proofErr w:type="spellEnd"/>
                              <w:r>
                                <w:t xml:space="preserve"> interactions. As these plots indicate deviations from normality, further estimates (difference in means, percentage change, effect change) were calculated using non-parametric methods.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BA954" id="Gruppieren 34" o:spid="_x0000_s1053" style="position:absolute;margin-left:-.1pt;margin-top:8pt;width:5in;height:322.9pt;z-index:251693056" coordsize="45720,410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">
                <v:shape id="Grafik 16" o:spid="_x0000_s1054" type="#_x0000_t75" alt="Ein Bild, das Text, Karte enthält.&#10;&#10;Automatisch generierte Beschreibung"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">
                  <v:imagedata r:id="rId31" o:title="Ein Bild, das Text, Karte enthält"/>
                </v:shape>
                <v:shape id="Textfeld 33" o:spid="_x0000_s1055" type="#_x0000_t202" style="position:absolute;top:32918;width:45720;height:8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5342FFD0" w14:textId="43AF145E" w:rsidR="00D70438" w:rsidRPr="00786C72" w:rsidRDefault="00D70438"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w:t>
                        </w:r>
                        <w:proofErr w:type="spellStart"/>
                        <w:r>
                          <w:t>palaeoclimate</w:t>
                        </w:r>
                        <w:proofErr w:type="spellEnd"/>
                        <w:r>
                          <w:t xml:space="preserve"> interactions. As these plots indicate deviations from normality, further estimates (difference in means, percentage change, effect change) were calculated using non-parametric methods. </w:t>
                        </w:r>
                      </w:p>
                    </w:txbxContent>
                  </v:textbox>
                </v:shape>
                <w10:wrap type="topAndBottom"/>
              </v:group>
            </w:pict>
          </mc:Fallback>
        </mc:AlternateContent>
      </w:r>
    </w:p>
    <w:p w14:paraId="449F194D" w14:textId="77777777" w:rsidR="00C02B7B" w:rsidRPr="00C02B7B" w:rsidRDefault="00C02B7B" w:rsidP="00C02B7B">
      <w:r>
        <w:br w:type="page"/>
      </w:r>
    </w:p>
    <w:p w14:paraId="587493DF" w14:textId="322EA798" w:rsidR="00C02B7B" w:rsidRDefault="00C02B7B" w:rsidP="00C02B7B">
      <w:pPr>
        <w:pStyle w:val="Beschriftung"/>
        <w:keepNext/>
      </w:pPr>
      <w:r>
        <w:lastRenderedPageBreak/>
        <w:t xml:space="preserve">Table S </w:t>
      </w:r>
      <w:r>
        <w:fldChar w:fldCharType="begin"/>
      </w:r>
      <w:r>
        <w:instrText xml:space="preserve"> SEQ Table_S \* ARABIC </w:instrText>
      </w:r>
      <w:r>
        <w:fldChar w:fldCharType="separate"/>
      </w:r>
      <w:r w:rsidR="006361CE">
        <w:rPr>
          <w:noProof/>
        </w:rPr>
        <w:t>1</w:t>
      </w:r>
      <w:r>
        <w:fldChar w:fldCharType="end"/>
      </w:r>
      <w:r>
        <w:t xml:space="preserve"> | Number of classes, order, families, and genera </w:t>
      </w:r>
      <w:r w:rsidR="002319EE">
        <w:t>within</w:t>
      </w:r>
      <w:r>
        <w:t xml:space="preserve"> every major phylum after data-cleaning and </w:t>
      </w:r>
      <w:r w:rsidR="002319EE">
        <w:t>sampling-</w:t>
      </w:r>
      <w:proofErr w:type="spellStart"/>
      <w:r w:rsidR="002319EE">
        <w:t>standardisation</w:t>
      </w:r>
      <w:proofErr w:type="spellEnd"/>
      <w:r w:rsidR="002319EE">
        <w:t xml:space="preserve">. </w:t>
      </w:r>
    </w:p>
    <w:tbl>
      <w:tblPr>
        <w:tblW w:w="0" w:type="auto"/>
        <w:jc w:val="center"/>
        <w:tblLayout w:type="fixed"/>
        <w:tblLook w:val="04A0" w:firstRow="1" w:lastRow="0" w:firstColumn="1" w:lastColumn="0" w:noHBand="0" w:noVBand="1"/>
      </w:tblPr>
      <w:tblGrid>
        <w:gridCol w:w="1734"/>
        <w:gridCol w:w="794"/>
        <w:gridCol w:w="796"/>
        <w:gridCol w:w="911"/>
        <w:gridCol w:w="874"/>
      </w:tblGrid>
      <w:tr w:rsidR="00C02B7B" w14:paraId="1D57DF6B" w14:textId="77777777" w:rsidTr="00536E34">
        <w:trPr>
          <w:cantSplit/>
          <w:tblHeader/>
          <w:jc w:val="center"/>
        </w:trPr>
        <w:tc>
          <w:tcPr>
            <w:tcW w:w="1734" w:type="dxa"/>
            <w:shd w:val="clear" w:color="auto" w:fill="CFCFCF"/>
            <w:tcMar>
              <w:top w:w="0" w:type="dxa"/>
              <w:left w:w="0" w:type="dxa"/>
              <w:bottom w:w="0" w:type="dxa"/>
              <w:right w:w="0" w:type="dxa"/>
            </w:tcMar>
            <w:vAlign w:val="center"/>
          </w:tcPr>
          <w:p w14:paraId="269A6DB9" w14:textId="77777777" w:rsidR="00C02B7B" w:rsidRDefault="00C02B7B" w:rsidP="00536E34">
            <w:pPr>
              <w:spacing w:before="40" w:after="40"/>
              <w:ind w:left="40" w:right="40"/>
            </w:pPr>
            <w:r>
              <w:rPr>
                <w:rFonts w:ascii="Roboto" w:eastAsia="Roboto" w:hAnsi="Roboto" w:cs="Roboto"/>
                <w:b/>
                <w:color w:val="111111"/>
              </w:rPr>
              <w:t>Phylum</w:t>
            </w:r>
          </w:p>
        </w:tc>
        <w:tc>
          <w:tcPr>
            <w:tcW w:w="794" w:type="dxa"/>
            <w:shd w:val="clear" w:color="auto" w:fill="CFCFCF"/>
            <w:tcMar>
              <w:top w:w="0" w:type="dxa"/>
              <w:left w:w="0" w:type="dxa"/>
              <w:bottom w:w="0" w:type="dxa"/>
              <w:right w:w="0" w:type="dxa"/>
            </w:tcMar>
            <w:vAlign w:val="center"/>
          </w:tcPr>
          <w:p w14:paraId="0D702861" w14:textId="77777777" w:rsidR="00C02B7B" w:rsidRDefault="00C02B7B" w:rsidP="00536E34">
            <w:pPr>
              <w:spacing w:before="40" w:after="40"/>
              <w:ind w:left="40" w:right="40"/>
              <w:jc w:val="right"/>
            </w:pPr>
            <w:r>
              <w:rPr>
                <w:rFonts w:ascii="Roboto" w:eastAsia="Roboto" w:hAnsi="Roboto" w:cs="Roboto"/>
                <w:b/>
                <w:color w:val="111111"/>
              </w:rPr>
              <w:t>Class</w:t>
            </w:r>
          </w:p>
        </w:tc>
        <w:tc>
          <w:tcPr>
            <w:tcW w:w="796" w:type="dxa"/>
            <w:shd w:val="clear" w:color="auto" w:fill="CFCFCF"/>
            <w:tcMar>
              <w:top w:w="0" w:type="dxa"/>
              <w:left w:w="0" w:type="dxa"/>
              <w:bottom w:w="0" w:type="dxa"/>
              <w:right w:w="0" w:type="dxa"/>
            </w:tcMar>
            <w:vAlign w:val="center"/>
          </w:tcPr>
          <w:p w14:paraId="22C9C05F" w14:textId="77777777" w:rsidR="00C02B7B" w:rsidRDefault="00C02B7B" w:rsidP="00536E34">
            <w:pPr>
              <w:spacing w:before="40" w:after="40"/>
              <w:ind w:left="40" w:right="40"/>
              <w:jc w:val="right"/>
            </w:pPr>
            <w:r>
              <w:rPr>
                <w:rFonts w:ascii="Roboto" w:eastAsia="Roboto" w:hAnsi="Roboto" w:cs="Roboto"/>
                <w:b/>
                <w:color w:val="111111"/>
              </w:rPr>
              <w:t>Order</w:t>
            </w:r>
          </w:p>
        </w:tc>
        <w:tc>
          <w:tcPr>
            <w:tcW w:w="911" w:type="dxa"/>
            <w:shd w:val="clear" w:color="auto" w:fill="CFCFCF"/>
            <w:tcMar>
              <w:top w:w="0" w:type="dxa"/>
              <w:left w:w="0" w:type="dxa"/>
              <w:bottom w:w="0" w:type="dxa"/>
              <w:right w:w="0" w:type="dxa"/>
            </w:tcMar>
            <w:vAlign w:val="center"/>
          </w:tcPr>
          <w:p w14:paraId="30E5B9A8" w14:textId="77777777" w:rsidR="00C02B7B" w:rsidRDefault="00C02B7B" w:rsidP="00536E34">
            <w:pPr>
              <w:spacing w:before="40" w:after="40"/>
              <w:ind w:left="40" w:right="40"/>
              <w:jc w:val="right"/>
            </w:pPr>
            <w:r>
              <w:rPr>
                <w:rFonts w:ascii="Roboto" w:eastAsia="Roboto" w:hAnsi="Roboto" w:cs="Roboto"/>
                <w:b/>
                <w:color w:val="111111"/>
              </w:rPr>
              <w:t>Family</w:t>
            </w:r>
          </w:p>
        </w:tc>
        <w:tc>
          <w:tcPr>
            <w:tcW w:w="874" w:type="dxa"/>
            <w:shd w:val="clear" w:color="auto" w:fill="CFCFCF"/>
            <w:tcMar>
              <w:top w:w="0" w:type="dxa"/>
              <w:left w:w="0" w:type="dxa"/>
              <w:bottom w:w="0" w:type="dxa"/>
              <w:right w:w="0" w:type="dxa"/>
            </w:tcMar>
            <w:vAlign w:val="center"/>
          </w:tcPr>
          <w:p w14:paraId="78101DE5" w14:textId="77777777" w:rsidR="00C02B7B" w:rsidRDefault="00C02B7B" w:rsidP="00536E34">
            <w:pPr>
              <w:spacing w:before="40" w:after="40"/>
              <w:ind w:left="40" w:right="40"/>
              <w:jc w:val="right"/>
            </w:pPr>
            <w:r>
              <w:rPr>
                <w:rFonts w:ascii="Roboto" w:eastAsia="Roboto" w:hAnsi="Roboto" w:cs="Roboto"/>
                <w:b/>
                <w:color w:val="111111"/>
              </w:rPr>
              <w:t>Genus</w:t>
            </w:r>
          </w:p>
        </w:tc>
      </w:tr>
      <w:tr w:rsidR="00C02B7B" w14:paraId="27FF8690" w14:textId="77777777" w:rsidTr="00536E34">
        <w:trPr>
          <w:cantSplit/>
          <w:jc w:val="center"/>
        </w:trPr>
        <w:tc>
          <w:tcPr>
            <w:tcW w:w="1734" w:type="dxa"/>
            <w:shd w:val="clear" w:color="auto" w:fill="EFEFEF"/>
            <w:tcMar>
              <w:top w:w="0" w:type="dxa"/>
              <w:left w:w="0" w:type="dxa"/>
              <w:bottom w:w="0" w:type="dxa"/>
              <w:right w:w="0" w:type="dxa"/>
            </w:tcMar>
            <w:vAlign w:val="center"/>
          </w:tcPr>
          <w:p w14:paraId="4F22BDD9" w14:textId="77777777" w:rsidR="00C02B7B" w:rsidRDefault="00C02B7B" w:rsidP="00536E34">
            <w:pPr>
              <w:spacing w:before="40" w:after="40"/>
              <w:ind w:left="40" w:right="40"/>
            </w:pPr>
            <w:r>
              <w:rPr>
                <w:rFonts w:ascii="Roboto" w:eastAsia="Roboto" w:hAnsi="Roboto" w:cs="Roboto"/>
                <w:color w:val="111111"/>
              </w:rPr>
              <w:t>Annelida</w:t>
            </w:r>
          </w:p>
        </w:tc>
        <w:tc>
          <w:tcPr>
            <w:tcW w:w="794" w:type="dxa"/>
            <w:shd w:val="clear" w:color="auto" w:fill="EFEFEF"/>
            <w:tcMar>
              <w:top w:w="0" w:type="dxa"/>
              <w:left w:w="0" w:type="dxa"/>
              <w:bottom w:w="0" w:type="dxa"/>
              <w:right w:w="0" w:type="dxa"/>
            </w:tcMar>
            <w:vAlign w:val="center"/>
          </w:tcPr>
          <w:p w14:paraId="02DA0D98"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024838F2" w14:textId="77777777" w:rsidR="00C02B7B" w:rsidRDefault="00C02B7B" w:rsidP="00536E34">
            <w:pPr>
              <w:spacing w:before="40" w:after="40"/>
              <w:ind w:left="40" w:right="40"/>
              <w:jc w:val="right"/>
            </w:pPr>
            <w:r>
              <w:rPr>
                <w:rFonts w:ascii="Roboto" w:eastAsia="Roboto" w:hAnsi="Roboto" w:cs="Roboto"/>
                <w:color w:val="111111"/>
              </w:rPr>
              <w:t>2</w:t>
            </w:r>
          </w:p>
        </w:tc>
        <w:tc>
          <w:tcPr>
            <w:tcW w:w="911" w:type="dxa"/>
            <w:shd w:val="clear" w:color="auto" w:fill="EFEFEF"/>
            <w:tcMar>
              <w:top w:w="0" w:type="dxa"/>
              <w:left w:w="0" w:type="dxa"/>
              <w:bottom w:w="0" w:type="dxa"/>
              <w:right w:w="0" w:type="dxa"/>
            </w:tcMar>
            <w:vAlign w:val="center"/>
          </w:tcPr>
          <w:p w14:paraId="27BD3C4A" w14:textId="77777777" w:rsidR="00C02B7B" w:rsidRDefault="00C02B7B" w:rsidP="00536E34">
            <w:pPr>
              <w:spacing w:before="40" w:after="40"/>
              <w:ind w:left="40" w:right="40"/>
              <w:jc w:val="right"/>
            </w:pPr>
            <w:r>
              <w:rPr>
                <w:rFonts w:ascii="Roboto" w:eastAsia="Roboto" w:hAnsi="Roboto" w:cs="Roboto"/>
                <w:color w:val="111111"/>
              </w:rPr>
              <w:t>4</w:t>
            </w:r>
          </w:p>
        </w:tc>
        <w:tc>
          <w:tcPr>
            <w:tcW w:w="874" w:type="dxa"/>
            <w:shd w:val="clear" w:color="auto" w:fill="EFEFEF"/>
            <w:tcMar>
              <w:top w:w="0" w:type="dxa"/>
              <w:left w:w="0" w:type="dxa"/>
              <w:bottom w:w="0" w:type="dxa"/>
              <w:right w:w="0" w:type="dxa"/>
            </w:tcMar>
            <w:vAlign w:val="center"/>
          </w:tcPr>
          <w:p w14:paraId="21BE98FB" w14:textId="77777777" w:rsidR="00C02B7B" w:rsidRDefault="00C02B7B" w:rsidP="00536E34">
            <w:pPr>
              <w:spacing w:before="40" w:after="40"/>
              <w:ind w:left="40" w:right="40"/>
              <w:jc w:val="right"/>
            </w:pPr>
            <w:r>
              <w:rPr>
                <w:rFonts w:ascii="Roboto" w:eastAsia="Roboto" w:hAnsi="Roboto" w:cs="Roboto"/>
                <w:color w:val="111111"/>
              </w:rPr>
              <w:t>11</w:t>
            </w:r>
          </w:p>
        </w:tc>
      </w:tr>
      <w:tr w:rsidR="00C02B7B" w14:paraId="685B8C4B" w14:textId="77777777" w:rsidTr="00536E34">
        <w:trPr>
          <w:cantSplit/>
          <w:jc w:val="center"/>
        </w:trPr>
        <w:tc>
          <w:tcPr>
            <w:tcW w:w="1734" w:type="dxa"/>
            <w:shd w:val="clear" w:color="auto" w:fill="FFFFFF"/>
            <w:tcMar>
              <w:top w:w="0" w:type="dxa"/>
              <w:left w:w="0" w:type="dxa"/>
              <w:bottom w:w="0" w:type="dxa"/>
              <w:right w:w="0" w:type="dxa"/>
            </w:tcMar>
            <w:vAlign w:val="center"/>
          </w:tcPr>
          <w:p w14:paraId="10DA10B1" w14:textId="77777777" w:rsidR="00C02B7B" w:rsidRDefault="00C02B7B" w:rsidP="00536E34">
            <w:pPr>
              <w:spacing w:before="40" w:after="40"/>
              <w:ind w:left="40" w:right="40"/>
            </w:pPr>
            <w:r>
              <w:rPr>
                <w:rFonts w:ascii="Roboto" w:eastAsia="Roboto" w:hAnsi="Roboto" w:cs="Roboto"/>
                <w:color w:val="111111"/>
              </w:rPr>
              <w:t>Arthropoda</w:t>
            </w:r>
          </w:p>
        </w:tc>
        <w:tc>
          <w:tcPr>
            <w:tcW w:w="794" w:type="dxa"/>
            <w:shd w:val="clear" w:color="auto" w:fill="FFFFFF"/>
            <w:tcMar>
              <w:top w:w="0" w:type="dxa"/>
              <w:left w:w="0" w:type="dxa"/>
              <w:bottom w:w="0" w:type="dxa"/>
              <w:right w:w="0" w:type="dxa"/>
            </w:tcMar>
            <w:vAlign w:val="center"/>
          </w:tcPr>
          <w:p w14:paraId="18BF09A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FFFFFF"/>
            <w:tcMar>
              <w:top w:w="0" w:type="dxa"/>
              <w:left w:w="0" w:type="dxa"/>
              <w:bottom w:w="0" w:type="dxa"/>
              <w:right w:w="0" w:type="dxa"/>
            </w:tcMar>
            <w:vAlign w:val="center"/>
          </w:tcPr>
          <w:p w14:paraId="73E12938" w14:textId="77777777" w:rsidR="00C02B7B" w:rsidRDefault="00C02B7B" w:rsidP="00536E34">
            <w:pPr>
              <w:spacing w:before="40" w:after="40"/>
              <w:ind w:left="40" w:right="40"/>
              <w:jc w:val="right"/>
            </w:pPr>
            <w:r>
              <w:rPr>
                <w:rFonts w:ascii="Roboto" w:eastAsia="Roboto" w:hAnsi="Roboto" w:cs="Roboto"/>
                <w:color w:val="111111"/>
              </w:rPr>
              <w:t>25</w:t>
            </w:r>
          </w:p>
        </w:tc>
        <w:tc>
          <w:tcPr>
            <w:tcW w:w="911" w:type="dxa"/>
            <w:shd w:val="clear" w:color="auto" w:fill="FFFFFF"/>
            <w:tcMar>
              <w:top w:w="0" w:type="dxa"/>
              <w:left w:w="0" w:type="dxa"/>
              <w:bottom w:w="0" w:type="dxa"/>
              <w:right w:w="0" w:type="dxa"/>
            </w:tcMar>
            <w:vAlign w:val="center"/>
          </w:tcPr>
          <w:p w14:paraId="1FF75157"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6DF84427" w14:textId="77777777" w:rsidR="00C02B7B" w:rsidRDefault="00C02B7B" w:rsidP="00536E34">
            <w:pPr>
              <w:spacing w:before="40" w:after="40"/>
              <w:ind w:left="40" w:right="40"/>
              <w:jc w:val="right"/>
            </w:pPr>
            <w:r>
              <w:rPr>
                <w:rFonts w:ascii="Roboto" w:eastAsia="Roboto" w:hAnsi="Roboto" w:cs="Roboto"/>
                <w:color w:val="111111"/>
              </w:rPr>
              <w:t>519</w:t>
            </w:r>
          </w:p>
        </w:tc>
      </w:tr>
      <w:tr w:rsidR="00C02B7B" w14:paraId="75E3B32E" w14:textId="77777777" w:rsidTr="00536E34">
        <w:trPr>
          <w:cantSplit/>
          <w:jc w:val="center"/>
        </w:trPr>
        <w:tc>
          <w:tcPr>
            <w:tcW w:w="1734" w:type="dxa"/>
            <w:shd w:val="clear" w:color="auto" w:fill="EFEFEF"/>
            <w:tcMar>
              <w:top w:w="0" w:type="dxa"/>
              <w:left w:w="0" w:type="dxa"/>
              <w:bottom w:w="0" w:type="dxa"/>
              <w:right w:w="0" w:type="dxa"/>
            </w:tcMar>
            <w:vAlign w:val="center"/>
          </w:tcPr>
          <w:p w14:paraId="1B220A77" w14:textId="77777777" w:rsidR="00C02B7B" w:rsidRDefault="00C02B7B" w:rsidP="00536E34">
            <w:pPr>
              <w:spacing w:before="40" w:after="40"/>
              <w:ind w:left="40" w:right="40"/>
            </w:pPr>
            <w:r>
              <w:rPr>
                <w:rFonts w:ascii="Roboto" w:eastAsia="Roboto" w:hAnsi="Roboto" w:cs="Roboto"/>
                <w:color w:val="111111"/>
              </w:rPr>
              <w:t>Brachiopoda</w:t>
            </w:r>
          </w:p>
        </w:tc>
        <w:tc>
          <w:tcPr>
            <w:tcW w:w="794" w:type="dxa"/>
            <w:shd w:val="clear" w:color="auto" w:fill="EFEFEF"/>
            <w:tcMar>
              <w:top w:w="0" w:type="dxa"/>
              <w:left w:w="0" w:type="dxa"/>
              <w:bottom w:w="0" w:type="dxa"/>
              <w:right w:w="0" w:type="dxa"/>
            </w:tcMar>
            <w:vAlign w:val="center"/>
          </w:tcPr>
          <w:p w14:paraId="03F83C5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EFEFEF"/>
            <w:tcMar>
              <w:top w:w="0" w:type="dxa"/>
              <w:left w:w="0" w:type="dxa"/>
              <w:bottom w:w="0" w:type="dxa"/>
              <w:right w:w="0" w:type="dxa"/>
            </w:tcMar>
            <w:vAlign w:val="center"/>
          </w:tcPr>
          <w:p w14:paraId="652EB508" w14:textId="77777777" w:rsidR="00C02B7B" w:rsidRDefault="00C02B7B" w:rsidP="00536E34">
            <w:pPr>
              <w:spacing w:before="40" w:after="40"/>
              <w:ind w:left="40" w:right="40"/>
              <w:jc w:val="right"/>
            </w:pPr>
            <w:r>
              <w:rPr>
                <w:rFonts w:ascii="Roboto" w:eastAsia="Roboto" w:hAnsi="Roboto" w:cs="Roboto"/>
                <w:color w:val="111111"/>
              </w:rPr>
              <w:t>22</w:t>
            </w:r>
          </w:p>
        </w:tc>
        <w:tc>
          <w:tcPr>
            <w:tcW w:w="911" w:type="dxa"/>
            <w:shd w:val="clear" w:color="auto" w:fill="EFEFEF"/>
            <w:tcMar>
              <w:top w:w="0" w:type="dxa"/>
              <w:left w:w="0" w:type="dxa"/>
              <w:bottom w:w="0" w:type="dxa"/>
              <w:right w:w="0" w:type="dxa"/>
            </w:tcMar>
            <w:vAlign w:val="center"/>
          </w:tcPr>
          <w:p w14:paraId="4BE3EA4B" w14:textId="77777777" w:rsidR="00C02B7B" w:rsidRDefault="00C02B7B" w:rsidP="00536E34">
            <w:pPr>
              <w:spacing w:before="40" w:after="40"/>
              <w:ind w:left="40" w:right="40"/>
              <w:jc w:val="right"/>
            </w:pPr>
            <w:r>
              <w:rPr>
                <w:rFonts w:ascii="Roboto" w:eastAsia="Roboto" w:hAnsi="Roboto" w:cs="Roboto"/>
                <w:color w:val="111111"/>
              </w:rPr>
              <w:t>296</w:t>
            </w:r>
          </w:p>
        </w:tc>
        <w:tc>
          <w:tcPr>
            <w:tcW w:w="874" w:type="dxa"/>
            <w:shd w:val="clear" w:color="auto" w:fill="EFEFEF"/>
            <w:tcMar>
              <w:top w:w="0" w:type="dxa"/>
              <w:left w:w="0" w:type="dxa"/>
              <w:bottom w:w="0" w:type="dxa"/>
              <w:right w:w="0" w:type="dxa"/>
            </w:tcMar>
            <w:vAlign w:val="center"/>
          </w:tcPr>
          <w:p w14:paraId="01A018CA" w14:textId="77777777" w:rsidR="00C02B7B" w:rsidRDefault="00C02B7B" w:rsidP="00536E34">
            <w:pPr>
              <w:spacing w:before="40" w:after="40"/>
              <w:ind w:left="40" w:right="40"/>
              <w:jc w:val="right"/>
            </w:pPr>
            <w:r>
              <w:rPr>
                <w:rFonts w:ascii="Roboto" w:eastAsia="Roboto" w:hAnsi="Roboto" w:cs="Roboto"/>
                <w:color w:val="111111"/>
              </w:rPr>
              <w:t>1292</w:t>
            </w:r>
          </w:p>
        </w:tc>
      </w:tr>
      <w:tr w:rsidR="00C02B7B" w14:paraId="4BF3CFB7" w14:textId="77777777" w:rsidTr="00536E34">
        <w:trPr>
          <w:cantSplit/>
          <w:jc w:val="center"/>
        </w:trPr>
        <w:tc>
          <w:tcPr>
            <w:tcW w:w="1734" w:type="dxa"/>
            <w:shd w:val="clear" w:color="auto" w:fill="FFFFFF"/>
            <w:tcMar>
              <w:top w:w="0" w:type="dxa"/>
              <w:left w:w="0" w:type="dxa"/>
              <w:bottom w:w="0" w:type="dxa"/>
              <w:right w:w="0" w:type="dxa"/>
            </w:tcMar>
            <w:vAlign w:val="center"/>
          </w:tcPr>
          <w:p w14:paraId="3B5DD596" w14:textId="77777777" w:rsidR="00C02B7B" w:rsidRDefault="00C02B7B" w:rsidP="00536E34">
            <w:pPr>
              <w:spacing w:before="40" w:after="40"/>
              <w:ind w:left="40" w:right="40"/>
            </w:pPr>
            <w:r>
              <w:rPr>
                <w:rFonts w:ascii="Roboto" w:eastAsia="Roboto" w:hAnsi="Roboto" w:cs="Roboto"/>
                <w:color w:val="111111"/>
              </w:rPr>
              <w:t>Bryozoa</w:t>
            </w:r>
          </w:p>
        </w:tc>
        <w:tc>
          <w:tcPr>
            <w:tcW w:w="794" w:type="dxa"/>
            <w:shd w:val="clear" w:color="auto" w:fill="FFFFFF"/>
            <w:tcMar>
              <w:top w:w="0" w:type="dxa"/>
              <w:left w:w="0" w:type="dxa"/>
              <w:bottom w:w="0" w:type="dxa"/>
              <w:right w:w="0" w:type="dxa"/>
            </w:tcMar>
            <w:vAlign w:val="center"/>
          </w:tcPr>
          <w:p w14:paraId="19D7B3D6" w14:textId="77777777" w:rsidR="00C02B7B" w:rsidRDefault="00C02B7B" w:rsidP="00536E34">
            <w:pPr>
              <w:spacing w:before="40" w:after="40"/>
              <w:ind w:left="40" w:right="40"/>
              <w:jc w:val="right"/>
            </w:pPr>
            <w:r>
              <w:rPr>
                <w:rFonts w:ascii="Roboto" w:eastAsia="Roboto" w:hAnsi="Roboto" w:cs="Roboto"/>
                <w:color w:val="111111"/>
              </w:rPr>
              <w:t>2</w:t>
            </w:r>
          </w:p>
        </w:tc>
        <w:tc>
          <w:tcPr>
            <w:tcW w:w="796" w:type="dxa"/>
            <w:shd w:val="clear" w:color="auto" w:fill="FFFFFF"/>
            <w:tcMar>
              <w:top w:w="0" w:type="dxa"/>
              <w:left w:w="0" w:type="dxa"/>
              <w:bottom w:w="0" w:type="dxa"/>
              <w:right w:w="0" w:type="dxa"/>
            </w:tcMar>
            <w:vAlign w:val="center"/>
          </w:tcPr>
          <w:p w14:paraId="031AD224"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6FC67CD"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0C26EA36" w14:textId="77777777" w:rsidR="00C02B7B" w:rsidRDefault="00C02B7B" w:rsidP="00536E34">
            <w:pPr>
              <w:spacing w:before="40" w:after="40"/>
              <w:ind w:left="40" w:right="40"/>
              <w:jc w:val="right"/>
            </w:pPr>
            <w:r>
              <w:rPr>
                <w:rFonts w:ascii="Roboto" w:eastAsia="Roboto" w:hAnsi="Roboto" w:cs="Roboto"/>
                <w:color w:val="111111"/>
              </w:rPr>
              <w:t>257</w:t>
            </w:r>
          </w:p>
        </w:tc>
      </w:tr>
      <w:tr w:rsidR="00C02B7B" w14:paraId="2E93D4FF" w14:textId="77777777" w:rsidTr="00536E34">
        <w:trPr>
          <w:cantSplit/>
          <w:jc w:val="center"/>
        </w:trPr>
        <w:tc>
          <w:tcPr>
            <w:tcW w:w="1734" w:type="dxa"/>
            <w:shd w:val="clear" w:color="auto" w:fill="EFEFEF"/>
            <w:tcMar>
              <w:top w:w="0" w:type="dxa"/>
              <w:left w:w="0" w:type="dxa"/>
              <w:bottom w:w="0" w:type="dxa"/>
              <w:right w:w="0" w:type="dxa"/>
            </w:tcMar>
            <w:vAlign w:val="center"/>
          </w:tcPr>
          <w:p w14:paraId="63747EDD" w14:textId="77777777" w:rsidR="00C02B7B" w:rsidRDefault="00C02B7B" w:rsidP="00536E34">
            <w:pPr>
              <w:spacing w:before="40" w:after="40"/>
              <w:ind w:left="40" w:right="40"/>
            </w:pPr>
            <w:r>
              <w:rPr>
                <w:rFonts w:ascii="Roboto" w:eastAsia="Roboto" w:hAnsi="Roboto" w:cs="Roboto"/>
                <w:color w:val="111111"/>
              </w:rPr>
              <w:t>Chordata</w:t>
            </w:r>
          </w:p>
        </w:tc>
        <w:tc>
          <w:tcPr>
            <w:tcW w:w="794" w:type="dxa"/>
            <w:shd w:val="clear" w:color="auto" w:fill="EFEFEF"/>
            <w:tcMar>
              <w:top w:w="0" w:type="dxa"/>
              <w:left w:w="0" w:type="dxa"/>
              <w:bottom w:w="0" w:type="dxa"/>
              <w:right w:w="0" w:type="dxa"/>
            </w:tcMar>
            <w:vAlign w:val="center"/>
          </w:tcPr>
          <w:p w14:paraId="0733C6E5"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6861F42A" w14:textId="77777777" w:rsidR="00C02B7B" w:rsidRDefault="00C02B7B" w:rsidP="00536E34">
            <w:pPr>
              <w:spacing w:before="40" w:after="40"/>
              <w:ind w:left="40" w:right="40"/>
              <w:jc w:val="right"/>
            </w:pPr>
            <w:r>
              <w:rPr>
                <w:rFonts w:ascii="Roboto" w:eastAsia="Roboto" w:hAnsi="Roboto" w:cs="Roboto"/>
                <w:color w:val="111111"/>
              </w:rPr>
              <w:t>95</w:t>
            </w:r>
          </w:p>
        </w:tc>
        <w:tc>
          <w:tcPr>
            <w:tcW w:w="911" w:type="dxa"/>
            <w:shd w:val="clear" w:color="auto" w:fill="EFEFEF"/>
            <w:tcMar>
              <w:top w:w="0" w:type="dxa"/>
              <w:left w:w="0" w:type="dxa"/>
              <w:bottom w:w="0" w:type="dxa"/>
              <w:right w:w="0" w:type="dxa"/>
            </w:tcMar>
            <w:vAlign w:val="center"/>
          </w:tcPr>
          <w:p w14:paraId="10E0D936" w14:textId="77777777" w:rsidR="00C02B7B" w:rsidRDefault="00C02B7B" w:rsidP="00536E34">
            <w:pPr>
              <w:spacing w:before="40" w:after="40"/>
              <w:ind w:left="40" w:right="40"/>
              <w:jc w:val="right"/>
            </w:pPr>
            <w:r>
              <w:rPr>
                <w:rFonts w:ascii="Roboto" w:eastAsia="Roboto" w:hAnsi="Roboto" w:cs="Roboto"/>
                <w:color w:val="111111"/>
              </w:rPr>
              <w:t>227</w:t>
            </w:r>
          </w:p>
        </w:tc>
        <w:tc>
          <w:tcPr>
            <w:tcW w:w="874" w:type="dxa"/>
            <w:shd w:val="clear" w:color="auto" w:fill="EFEFEF"/>
            <w:tcMar>
              <w:top w:w="0" w:type="dxa"/>
              <w:left w:w="0" w:type="dxa"/>
              <w:bottom w:w="0" w:type="dxa"/>
              <w:right w:w="0" w:type="dxa"/>
            </w:tcMar>
            <w:vAlign w:val="center"/>
          </w:tcPr>
          <w:p w14:paraId="1CF999F4" w14:textId="77777777" w:rsidR="00C02B7B" w:rsidRDefault="00C02B7B" w:rsidP="00536E34">
            <w:pPr>
              <w:spacing w:before="40" w:after="40"/>
              <w:ind w:left="40" w:right="40"/>
              <w:jc w:val="right"/>
            </w:pPr>
            <w:r>
              <w:rPr>
                <w:rFonts w:ascii="Roboto" w:eastAsia="Roboto" w:hAnsi="Roboto" w:cs="Roboto"/>
                <w:color w:val="111111"/>
              </w:rPr>
              <w:t>412</w:t>
            </w:r>
          </w:p>
        </w:tc>
      </w:tr>
      <w:tr w:rsidR="00C02B7B" w14:paraId="10AB5DFB" w14:textId="77777777" w:rsidTr="00536E34">
        <w:trPr>
          <w:cantSplit/>
          <w:jc w:val="center"/>
        </w:trPr>
        <w:tc>
          <w:tcPr>
            <w:tcW w:w="1734" w:type="dxa"/>
            <w:shd w:val="clear" w:color="auto" w:fill="FFFFFF"/>
            <w:tcMar>
              <w:top w:w="0" w:type="dxa"/>
              <w:left w:w="0" w:type="dxa"/>
              <w:bottom w:w="0" w:type="dxa"/>
              <w:right w:w="0" w:type="dxa"/>
            </w:tcMar>
            <w:vAlign w:val="center"/>
          </w:tcPr>
          <w:p w14:paraId="785F0CAE" w14:textId="77777777" w:rsidR="00C02B7B" w:rsidRDefault="00C02B7B" w:rsidP="00536E34">
            <w:pPr>
              <w:spacing w:before="40" w:after="40"/>
              <w:ind w:left="40" w:right="40"/>
            </w:pPr>
            <w:r>
              <w:rPr>
                <w:rFonts w:ascii="Roboto" w:eastAsia="Roboto" w:hAnsi="Roboto" w:cs="Roboto"/>
                <w:color w:val="111111"/>
              </w:rPr>
              <w:t>Cnidaria</w:t>
            </w:r>
          </w:p>
        </w:tc>
        <w:tc>
          <w:tcPr>
            <w:tcW w:w="794" w:type="dxa"/>
            <w:shd w:val="clear" w:color="auto" w:fill="FFFFFF"/>
            <w:tcMar>
              <w:top w:w="0" w:type="dxa"/>
              <w:left w:w="0" w:type="dxa"/>
              <w:bottom w:w="0" w:type="dxa"/>
              <w:right w:w="0" w:type="dxa"/>
            </w:tcMar>
            <w:vAlign w:val="center"/>
          </w:tcPr>
          <w:p w14:paraId="71766B70" w14:textId="77777777" w:rsidR="00C02B7B" w:rsidRDefault="00C02B7B" w:rsidP="00536E34">
            <w:pPr>
              <w:spacing w:before="40" w:after="40"/>
              <w:ind w:left="40" w:right="40"/>
              <w:jc w:val="right"/>
            </w:pPr>
            <w:r>
              <w:rPr>
                <w:rFonts w:ascii="Roboto" w:eastAsia="Roboto" w:hAnsi="Roboto" w:cs="Roboto"/>
                <w:color w:val="111111"/>
              </w:rPr>
              <w:t>3</w:t>
            </w:r>
          </w:p>
        </w:tc>
        <w:tc>
          <w:tcPr>
            <w:tcW w:w="796" w:type="dxa"/>
            <w:shd w:val="clear" w:color="auto" w:fill="FFFFFF"/>
            <w:tcMar>
              <w:top w:w="0" w:type="dxa"/>
              <w:left w:w="0" w:type="dxa"/>
              <w:bottom w:w="0" w:type="dxa"/>
              <w:right w:w="0" w:type="dxa"/>
            </w:tcMar>
            <w:vAlign w:val="center"/>
          </w:tcPr>
          <w:p w14:paraId="6704AE2F"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99B1CB6" w14:textId="77777777" w:rsidR="00C02B7B" w:rsidRDefault="00C02B7B" w:rsidP="00536E34">
            <w:pPr>
              <w:spacing w:before="40" w:after="40"/>
              <w:ind w:left="40" w:right="40"/>
              <w:jc w:val="right"/>
            </w:pPr>
            <w:r>
              <w:rPr>
                <w:rFonts w:ascii="Roboto" w:eastAsia="Roboto" w:hAnsi="Roboto" w:cs="Roboto"/>
                <w:color w:val="111111"/>
              </w:rPr>
              <w:t>177</w:t>
            </w:r>
          </w:p>
        </w:tc>
        <w:tc>
          <w:tcPr>
            <w:tcW w:w="874" w:type="dxa"/>
            <w:shd w:val="clear" w:color="auto" w:fill="FFFFFF"/>
            <w:tcMar>
              <w:top w:w="0" w:type="dxa"/>
              <w:left w:w="0" w:type="dxa"/>
              <w:bottom w:w="0" w:type="dxa"/>
              <w:right w:w="0" w:type="dxa"/>
            </w:tcMar>
            <w:vAlign w:val="center"/>
          </w:tcPr>
          <w:p w14:paraId="0EA95194" w14:textId="77777777" w:rsidR="00C02B7B" w:rsidRDefault="00C02B7B" w:rsidP="00536E34">
            <w:pPr>
              <w:spacing w:before="40" w:after="40"/>
              <w:ind w:left="40" w:right="40"/>
              <w:jc w:val="right"/>
            </w:pPr>
            <w:r>
              <w:rPr>
                <w:rFonts w:ascii="Roboto" w:eastAsia="Roboto" w:hAnsi="Roboto" w:cs="Roboto"/>
                <w:color w:val="111111"/>
              </w:rPr>
              <w:t>575</w:t>
            </w:r>
          </w:p>
        </w:tc>
      </w:tr>
      <w:tr w:rsidR="00C02B7B" w14:paraId="5DE88084" w14:textId="77777777" w:rsidTr="00536E34">
        <w:trPr>
          <w:cantSplit/>
          <w:jc w:val="center"/>
        </w:trPr>
        <w:tc>
          <w:tcPr>
            <w:tcW w:w="1734" w:type="dxa"/>
            <w:shd w:val="clear" w:color="auto" w:fill="EFEFEF"/>
            <w:tcMar>
              <w:top w:w="0" w:type="dxa"/>
              <w:left w:w="0" w:type="dxa"/>
              <w:bottom w:w="0" w:type="dxa"/>
              <w:right w:w="0" w:type="dxa"/>
            </w:tcMar>
            <w:vAlign w:val="center"/>
          </w:tcPr>
          <w:p w14:paraId="1941170A" w14:textId="77777777" w:rsidR="00C02B7B" w:rsidRDefault="00C02B7B" w:rsidP="00536E34">
            <w:pPr>
              <w:spacing w:before="40" w:after="40"/>
              <w:ind w:left="40" w:right="40"/>
            </w:pPr>
            <w:r>
              <w:rPr>
                <w:rFonts w:ascii="Roboto" w:eastAsia="Roboto" w:hAnsi="Roboto" w:cs="Roboto"/>
                <w:color w:val="111111"/>
              </w:rPr>
              <w:t>Echinodermata</w:t>
            </w:r>
          </w:p>
        </w:tc>
        <w:tc>
          <w:tcPr>
            <w:tcW w:w="794" w:type="dxa"/>
            <w:shd w:val="clear" w:color="auto" w:fill="EFEFEF"/>
            <w:tcMar>
              <w:top w:w="0" w:type="dxa"/>
              <w:left w:w="0" w:type="dxa"/>
              <w:bottom w:w="0" w:type="dxa"/>
              <w:right w:w="0" w:type="dxa"/>
            </w:tcMar>
            <w:vAlign w:val="center"/>
          </w:tcPr>
          <w:p w14:paraId="711D9E97"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1859FD65" w14:textId="77777777" w:rsidR="00C02B7B" w:rsidRDefault="00C02B7B" w:rsidP="00536E34">
            <w:pPr>
              <w:spacing w:before="40" w:after="40"/>
              <w:ind w:left="40" w:right="40"/>
              <w:jc w:val="right"/>
            </w:pPr>
            <w:r>
              <w:rPr>
                <w:rFonts w:ascii="Roboto" w:eastAsia="Roboto" w:hAnsi="Roboto" w:cs="Roboto"/>
                <w:color w:val="111111"/>
              </w:rPr>
              <w:t>49</w:t>
            </w:r>
          </w:p>
        </w:tc>
        <w:tc>
          <w:tcPr>
            <w:tcW w:w="911" w:type="dxa"/>
            <w:shd w:val="clear" w:color="auto" w:fill="EFEFEF"/>
            <w:tcMar>
              <w:top w:w="0" w:type="dxa"/>
              <w:left w:w="0" w:type="dxa"/>
              <w:bottom w:w="0" w:type="dxa"/>
              <w:right w:w="0" w:type="dxa"/>
            </w:tcMar>
            <w:vAlign w:val="center"/>
          </w:tcPr>
          <w:p w14:paraId="4F5ACCF4" w14:textId="77777777" w:rsidR="00C02B7B" w:rsidRDefault="00C02B7B" w:rsidP="00536E34">
            <w:pPr>
              <w:spacing w:before="40" w:after="40"/>
              <w:ind w:left="40" w:right="40"/>
              <w:jc w:val="right"/>
            </w:pPr>
            <w:r>
              <w:rPr>
                <w:rFonts w:ascii="Roboto" w:eastAsia="Roboto" w:hAnsi="Roboto" w:cs="Roboto"/>
                <w:color w:val="111111"/>
              </w:rPr>
              <w:t>125</w:t>
            </w:r>
          </w:p>
        </w:tc>
        <w:tc>
          <w:tcPr>
            <w:tcW w:w="874" w:type="dxa"/>
            <w:shd w:val="clear" w:color="auto" w:fill="EFEFEF"/>
            <w:tcMar>
              <w:top w:w="0" w:type="dxa"/>
              <w:left w:w="0" w:type="dxa"/>
              <w:bottom w:w="0" w:type="dxa"/>
              <w:right w:w="0" w:type="dxa"/>
            </w:tcMar>
            <w:vAlign w:val="center"/>
          </w:tcPr>
          <w:p w14:paraId="69758E7F" w14:textId="77777777" w:rsidR="00C02B7B" w:rsidRDefault="00C02B7B" w:rsidP="00536E34">
            <w:pPr>
              <w:spacing w:before="40" w:after="40"/>
              <w:ind w:left="40" w:right="40"/>
              <w:jc w:val="right"/>
            </w:pPr>
            <w:r>
              <w:rPr>
                <w:rFonts w:ascii="Roboto" w:eastAsia="Roboto" w:hAnsi="Roboto" w:cs="Roboto"/>
                <w:color w:val="111111"/>
              </w:rPr>
              <w:t>237</w:t>
            </w:r>
          </w:p>
        </w:tc>
      </w:tr>
      <w:tr w:rsidR="00C02B7B" w14:paraId="15217145" w14:textId="77777777" w:rsidTr="00536E34">
        <w:trPr>
          <w:cantSplit/>
          <w:jc w:val="center"/>
        </w:trPr>
        <w:tc>
          <w:tcPr>
            <w:tcW w:w="1734" w:type="dxa"/>
            <w:shd w:val="clear" w:color="auto" w:fill="FFFFFF"/>
            <w:tcMar>
              <w:top w:w="0" w:type="dxa"/>
              <w:left w:w="0" w:type="dxa"/>
              <w:bottom w:w="0" w:type="dxa"/>
              <w:right w:w="0" w:type="dxa"/>
            </w:tcMar>
            <w:vAlign w:val="center"/>
          </w:tcPr>
          <w:p w14:paraId="3B9734C0" w14:textId="77777777" w:rsidR="00C02B7B" w:rsidRDefault="00C02B7B" w:rsidP="00536E34">
            <w:pPr>
              <w:spacing w:before="40" w:after="40"/>
              <w:ind w:left="40" w:right="40"/>
            </w:pPr>
            <w:proofErr w:type="spellStart"/>
            <w:r>
              <w:rPr>
                <w:rFonts w:ascii="Roboto" w:eastAsia="Roboto" w:hAnsi="Roboto" w:cs="Roboto"/>
                <w:color w:val="111111"/>
              </w:rPr>
              <w:t>Hemichordata</w:t>
            </w:r>
            <w:proofErr w:type="spellEnd"/>
          </w:p>
        </w:tc>
        <w:tc>
          <w:tcPr>
            <w:tcW w:w="794" w:type="dxa"/>
            <w:shd w:val="clear" w:color="auto" w:fill="FFFFFF"/>
            <w:tcMar>
              <w:top w:w="0" w:type="dxa"/>
              <w:left w:w="0" w:type="dxa"/>
              <w:bottom w:w="0" w:type="dxa"/>
              <w:right w:w="0" w:type="dxa"/>
            </w:tcMar>
            <w:vAlign w:val="center"/>
          </w:tcPr>
          <w:p w14:paraId="32CF79B3"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FFFFFF"/>
            <w:tcMar>
              <w:top w:w="0" w:type="dxa"/>
              <w:left w:w="0" w:type="dxa"/>
              <w:bottom w:w="0" w:type="dxa"/>
              <w:right w:w="0" w:type="dxa"/>
            </w:tcMar>
            <w:vAlign w:val="center"/>
          </w:tcPr>
          <w:p w14:paraId="5C7C9A99" w14:textId="77777777" w:rsidR="00C02B7B" w:rsidRDefault="00C02B7B" w:rsidP="00536E34">
            <w:pPr>
              <w:spacing w:before="40" w:after="40"/>
              <w:ind w:left="40" w:right="40"/>
              <w:jc w:val="right"/>
            </w:pPr>
            <w:r>
              <w:rPr>
                <w:rFonts w:ascii="Roboto" w:eastAsia="Roboto" w:hAnsi="Roboto" w:cs="Roboto"/>
                <w:color w:val="111111"/>
              </w:rPr>
              <w:t>3</w:t>
            </w:r>
          </w:p>
        </w:tc>
        <w:tc>
          <w:tcPr>
            <w:tcW w:w="911" w:type="dxa"/>
            <w:shd w:val="clear" w:color="auto" w:fill="FFFFFF"/>
            <w:tcMar>
              <w:top w:w="0" w:type="dxa"/>
              <w:left w:w="0" w:type="dxa"/>
              <w:bottom w:w="0" w:type="dxa"/>
              <w:right w:w="0" w:type="dxa"/>
            </w:tcMar>
            <w:vAlign w:val="center"/>
          </w:tcPr>
          <w:p w14:paraId="3343BFDE" w14:textId="77777777" w:rsidR="00C02B7B" w:rsidRDefault="00C02B7B" w:rsidP="00536E34">
            <w:pPr>
              <w:spacing w:before="40" w:after="40"/>
              <w:ind w:left="40" w:right="40"/>
              <w:jc w:val="right"/>
            </w:pPr>
            <w:r>
              <w:rPr>
                <w:rFonts w:ascii="Roboto" w:eastAsia="Roboto" w:hAnsi="Roboto" w:cs="Roboto"/>
                <w:color w:val="111111"/>
              </w:rPr>
              <w:t>6</w:t>
            </w:r>
          </w:p>
        </w:tc>
        <w:tc>
          <w:tcPr>
            <w:tcW w:w="874" w:type="dxa"/>
            <w:shd w:val="clear" w:color="auto" w:fill="FFFFFF"/>
            <w:tcMar>
              <w:top w:w="0" w:type="dxa"/>
              <w:left w:w="0" w:type="dxa"/>
              <w:bottom w:w="0" w:type="dxa"/>
              <w:right w:w="0" w:type="dxa"/>
            </w:tcMar>
            <w:vAlign w:val="center"/>
          </w:tcPr>
          <w:p w14:paraId="49246AC9" w14:textId="77777777" w:rsidR="00C02B7B" w:rsidRDefault="00C02B7B" w:rsidP="00536E34">
            <w:pPr>
              <w:spacing w:before="40" w:after="40"/>
              <w:ind w:left="40" w:right="40"/>
              <w:jc w:val="right"/>
            </w:pPr>
            <w:r>
              <w:rPr>
                <w:rFonts w:ascii="Roboto" w:eastAsia="Roboto" w:hAnsi="Roboto" w:cs="Roboto"/>
                <w:color w:val="111111"/>
              </w:rPr>
              <w:t>20</w:t>
            </w:r>
          </w:p>
        </w:tc>
      </w:tr>
      <w:tr w:rsidR="00C02B7B" w14:paraId="09D6B41D" w14:textId="77777777" w:rsidTr="00536E34">
        <w:trPr>
          <w:cantSplit/>
          <w:jc w:val="center"/>
        </w:trPr>
        <w:tc>
          <w:tcPr>
            <w:tcW w:w="1734" w:type="dxa"/>
            <w:shd w:val="clear" w:color="auto" w:fill="EFEFEF"/>
            <w:tcMar>
              <w:top w:w="0" w:type="dxa"/>
              <w:left w:w="0" w:type="dxa"/>
              <w:bottom w:w="0" w:type="dxa"/>
              <w:right w:w="0" w:type="dxa"/>
            </w:tcMar>
            <w:vAlign w:val="center"/>
          </w:tcPr>
          <w:p w14:paraId="3F032C26" w14:textId="77777777" w:rsidR="00C02B7B" w:rsidRDefault="00C02B7B" w:rsidP="00536E34">
            <w:pPr>
              <w:spacing w:before="40" w:after="40"/>
              <w:ind w:left="40" w:right="40"/>
            </w:pPr>
            <w:proofErr w:type="spellStart"/>
            <w:r>
              <w:rPr>
                <w:rFonts w:ascii="Roboto" w:eastAsia="Roboto" w:hAnsi="Roboto" w:cs="Roboto"/>
                <w:color w:val="111111"/>
              </w:rPr>
              <w:t>Hyolitha</w:t>
            </w:r>
            <w:proofErr w:type="spellEnd"/>
          </w:p>
        </w:tc>
        <w:tc>
          <w:tcPr>
            <w:tcW w:w="794" w:type="dxa"/>
            <w:shd w:val="clear" w:color="auto" w:fill="EFEFEF"/>
            <w:tcMar>
              <w:top w:w="0" w:type="dxa"/>
              <w:left w:w="0" w:type="dxa"/>
              <w:bottom w:w="0" w:type="dxa"/>
              <w:right w:w="0" w:type="dxa"/>
            </w:tcMar>
            <w:vAlign w:val="center"/>
          </w:tcPr>
          <w:p w14:paraId="77C17D9A"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54FC67F1"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22C7113"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2DFACEA7"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1F2E5D52" w14:textId="77777777" w:rsidTr="00536E34">
        <w:trPr>
          <w:cantSplit/>
          <w:jc w:val="center"/>
        </w:trPr>
        <w:tc>
          <w:tcPr>
            <w:tcW w:w="1734" w:type="dxa"/>
            <w:shd w:val="clear" w:color="auto" w:fill="FFFFFF"/>
            <w:tcMar>
              <w:top w:w="0" w:type="dxa"/>
              <w:left w:w="0" w:type="dxa"/>
              <w:bottom w:w="0" w:type="dxa"/>
              <w:right w:w="0" w:type="dxa"/>
            </w:tcMar>
            <w:vAlign w:val="center"/>
          </w:tcPr>
          <w:p w14:paraId="0CC86F0A" w14:textId="77777777" w:rsidR="00C02B7B" w:rsidRDefault="00C02B7B" w:rsidP="00536E34">
            <w:pPr>
              <w:spacing w:before="40" w:after="40"/>
              <w:ind w:left="40" w:right="40"/>
            </w:pPr>
            <w:r>
              <w:rPr>
                <w:rFonts w:ascii="Roboto" w:eastAsia="Roboto" w:hAnsi="Roboto" w:cs="Roboto"/>
                <w:color w:val="111111"/>
              </w:rPr>
              <w:t>Mollusca</w:t>
            </w:r>
          </w:p>
        </w:tc>
        <w:tc>
          <w:tcPr>
            <w:tcW w:w="794" w:type="dxa"/>
            <w:shd w:val="clear" w:color="auto" w:fill="FFFFFF"/>
            <w:tcMar>
              <w:top w:w="0" w:type="dxa"/>
              <w:left w:w="0" w:type="dxa"/>
              <w:bottom w:w="0" w:type="dxa"/>
              <w:right w:w="0" w:type="dxa"/>
            </w:tcMar>
            <w:vAlign w:val="center"/>
          </w:tcPr>
          <w:p w14:paraId="00589672"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FFFFFF"/>
            <w:tcMar>
              <w:top w:w="0" w:type="dxa"/>
              <w:left w:w="0" w:type="dxa"/>
              <w:bottom w:w="0" w:type="dxa"/>
              <w:right w:w="0" w:type="dxa"/>
            </w:tcMar>
            <w:vAlign w:val="center"/>
          </w:tcPr>
          <w:p w14:paraId="619055A6" w14:textId="77777777" w:rsidR="00C02B7B" w:rsidRDefault="00C02B7B" w:rsidP="00536E34">
            <w:pPr>
              <w:spacing w:before="40" w:after="40"/>
              <w:ind w:left="40" w:right="40"/>
              <w:jc w:val="right"/>
            </w:pPr>
            <w:r>
              <w:rPr>
                <w:rFonts w:ascii="Roboto" w:eastAsia="Roboto" w:hAnsi="Roboto" w:cs="Roboto"/>
                <w:color w:val="111111"/>
              </w:rPr>
              <w:t>85</w:t>
            </w:r>
          </w:p>
        </w:tc>
        <w:tc>
          <w:tcPr>
            <w:tcW w:w="911" w:type="dxa"/>
            <w:shd w:val="clear" w:color="auto" w:fill="FFFFFF"/>
            <w:tcMar>
              <w:top w:w="0" w:type="dxa"/>
              <w:left w:w="0" w:type="dxa"/>
              <w:bottom w:w="0" w:type="dxa"/>
              <w:right w:w="0" w:type="dxa"/>
            </w:tcMar>
            <w:vAlign w:val="center"/>
          </w:tcPr>
          <w:p w14:paraId="7932B105" w14:textId="77777777" w:rsidR="00C02B7B" w:rsidRDefault="00C02B7B" w:rsidP="00536E34">
            <w:pPr>
              <w:spacing w:before="40" w:after="40"/>
              <w:ind w:left="40" w:right="40"/>
              <w:jc w:val="right"/>
            </w:pPr>
            <w:r>
              <w:rPr>
                <w:rFonts w:ascii="Roboto" w:eastAsia="Roboto" w:hAnsi="Roboto" w:cs="Roboto"/>
                <w:color w:val="111111"/>
              </w:rPr>
              <w:t>621</w:t>
            </w:r>
          </w:p>
        </w:tc>
        <w:tc>
          <w:tcPr>
            <w:tcW w:w="874" w:type="dxa"/>
            <w:shd w:val="clear" w:color="auto" w:fill="FFFFFF"/>
            <w:tcMar>
              <w:top w:w="0" w:type="dxa"/>
              <w:left w:w="0" w:type="dxa"/>
              <w:bottom w:w="0" w:type="dxa"/>
              <w:right w:w="0" w:type="dxa"/>
            </w:tcMar>
            <w:vAlign w:val="center"/>
          </w:tcPr>
          <w:p w14:paraId="28BE14BD" w14:textId="77777777" w:rsidR="00C02B7B" w:rsidRDefault="00C02B7B" w:rsidP="00536E34">
            <w:pPr>
              <w:spacing w:before="40" w:after="40"/>
              <w:ind w:left="40" w:right="40"/>
              <w:jc w:val="right"/>
            </w:pPr>
            <w:r>
              <w:rPr>
                <w:rFonts w:ascii="Roboto" w:eastAsia="Roboto" w:hAnsi="Roboto" w:cs="Roboto"/>
                <w:color w:val="111111"/>
              </w:rPr>
              <w:t>2449</w:t>
            </w:r>
          </w:p>
        </w:tc>
      </w:tr>
      <w:tr w:rsidR="00C02B7B" w14:paraId="5083DD5B" w14:textId="77777777" w:rsidTr="00536E34">
        <w:trPr>
          <w:cantSplit/>
          <w:jc w:val="center"/>
        </w:trPr>
        <w:tc>
          <w:tcPr>
            <w:tcW w:w="1734" w:type="dxa"/>
            <w:shd w:val="clear" w:color="auto" w:fill="EFEFEF"/>
            <w:tcMar>
              <w:top w:w="0" w:type="dxa"/>
              <w:left w:w="0" w:type="dxa"/>
              <w:bottom w:w="0" w:type="dxa"/>
              <w:right w:w="0" w:type="dxa"/>
            </w:tcMar>
            <w:vAlign w:val="center"/>
          </w:tcPr>
          <w:p w14:paraId="50BED147" w14:textId="77777777" w:rsidR="00C02B7B" w:rsidRDefault="00C02B7B" w:rsidP="00536E34">
            <w:pPr>
              <w:spacing w:before="40" w:after="40"/>
              <w:ind w:left="40" w:right="40"/>
            </w:pPr>
            <w:r>
              <w:rPr>
                <w:rFonts w:ascii="Roboto" w:eastAsia="Roboto" w:hAnsi="Roboto" w:cs="Roboto"/>
                <w:color w:val="111111"/>
              </w:rPr>
              <w:t>Nematoda</w:t>
            </w:r>
          </w:p>
        </w:tc>
        <w:tc>
          <w:tcPr>
            <w:tcW w:w="794" w:type="dxa"/>
            <w:shd w:val="clear" w:color="auto" w:fill="EFEFEF"/>
            <w:tcMar>
              <w:top w:w="0" w:type="dxa"/>
              <w:left w:w="0" w:type="dxa"/>
              <w:bottom w:w="0" w:type="dxa"/>
              <w:right w:w="0" w:type="dxa"/>
            </w:tcMar>
            <w:vAlign w:val="center"/>
          </w:tcPr>
          <w:p w14:paraId="436F7D5D"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27293A32"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3AA48BB"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66B53374"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27588955" w14:textId="77777777" w:rsidTr="00536E34">
        <w:trPr>
          <w:cantSplit/>
          <w:jc w:val="center"/>
        </w:trPr>
        <w:tc>
          <w:tcPr>
            <w:tcW w:w="1734" w:type="dxa"/>
            <w:shd w:val="clear" w:color="auto" w:fill="FFFFFF"/>
            <w:tcMar>
              <w:top w:w="0" w:type="dxa"/>
              <w:left w:w="0" w:type="dxa"/>
              <w:bottom w:w="0" w:type="dxa"/>
              <w:right w:w="0" w:type="dxa"/>
            </w:tcMar>
            <w:vAlign w:val="center"/>
          </w:tcPr>
          <w:p w14:paraId="6DCFBB55" w14:textId="77777777" w:rsidR="00C02B7B" w:rsidRDefault="00C02B7B" w:rsidP="00536E34">
            <w:pPr>
              <w:spacing w:before="40" w:after="40"/>
              <w:ind w:left="40" w:right="40"/>
            </w:pPr>
            <w:r>
              <w:rPr>
                <w:rFonts w:ascii="Roboto" w:eastAsia="Roboto" w:hAnsi="Roboto" w:cs="Roboto"/>
                <w:color w:val="111111"/>
              </w:rPr>
              <w:t>Porifera</w:t>
            </w:r>
          </w:p>
        </w:tc>
        <w:tc>
          <w:tcPr>
            <w:tcW w:w="794" w:type="dxa"/>
            <w:shd w:val="clear" w:color="auto" w:fill="FFFFFF"/>
            <w:tcMar>
              <w:top w:w="0" w:type="dxa"/>
              <w:left w:w="0" w:type="dxa"/>
              <w:bottom w:w="0" w:type="dxa"/>
              <w:right w:w="0" w:type="dxa"/>
            </w:tcMar>
            <w:vAlign w:val="center"/>
          </w:tcPr>
          <w:p w14:paraId="55528C76" w14:textId="77777777" w:rsidR="00C02B7B" w:rsidRDefault="00C02B7B" w:rsidP="00536E34">
            <w:pPr>
              <w:spacing w:before="40" w:after="40"/>
              <w:ind w:left="40" w:right="40"/>
              <w:jc w:val="right"/>
            </w:pPr>
            <w:r>
              <w:rPr>
                <w:rFonts w:ascii="Roboto" w:eastAsia="Roboto" w:hAnsi="Roboto" w:cs="Roboto"/>
                <w:color w:val="111111"/>
              </w:rPr>
              <w:t>5</w:t>
            </w:r>
          </w:p>
        </w:tc>
        <w:tc>
          <w:tcPr>
            <w:tcW w:w="796" w:type="dxa"/>
            <w:shd w:val="clear" w:color="auto" w:fill="FFFFFF"/>
            <w:tcMar>
              <w:top w:w="0" w:type="dxa"/>
              <w:left w:w="0" w:type="dxa"/>
              <w:bottom w:w="0" w:type="dxa"/>
              <w:right w:w="0" w:type="dxa"/>
            </w:tcMar>
            <w:vAlign w:val="center"/>
          </w:tcPr>
          <w:p w14:paraId="5AE369F3" w14:textId="77777777" w:rsidR="00C02B7B" w:rsidRDefault="00C02B7B" w:rsidP="00536E34">
            <w:pPr>
              <w:spacing w:before="40" w:after="40"/>
              <w:ind w:left="40" w:right="40"/>
              <w:jc w:val="right"/>
            </w:pPr>
            <w:r>
              <w:rPr>
                <w:rFonts w:ascii="Roboto" w:eastAsia="Roboto" w:hAnsi="Roboto" w:cs="Roboto"/>
                <w:color w:val="111111"/>
              </w:rPr>
              <w:t>33</w:t>
            </w:r>
          </w:p>
        </w:tc>
        <w:tc>
          <w:tcPr>
            <w:tcW w:w="911" w:type="dxa"/>
            <w:shd w:val="clear" w:color="auto" w:fill="FFFFFF"/>
            <w:tcMar>
              <w:top w:w="0" w:type="dxa"/>
              <w:left w:w="0" w:type="dxa"/>
              <w:bottom w:w="0" w:type="dxa"/>
              <w:right w:w="0" w:type="dxa"/>
            </w:tcMar>
            <w:vAlign w:val="center"/>
          </w:tcPr>
          <w:p w14:paraId="61647C5F" w14:textId="77777777" w:rsidR="00C02B7B" w:rsidRDefault="00C02B7B" w:rsidP="00536E34">
            <w:pPr>
              <w:spacing w:before="40" w:after="40"/>
              <w:ind w:left="40" w:right="40"/>
              <w:jc w:val="right"/>
            </w:pPr>
            <w:r>
              <w:rPr>
                <w:rFonts w:ascii="Roboto" w:eastAsia="Roboto" w:hAnsi="Roboto" w:cs="Roboto"/>
                <w:color w:val="111111"/>
              </w:rPr>
              <w:t>115</w:t>
            </w:r>
          </w:p>
        </w:tc>
        <w:tc>
          <w:tcPr>
            <w:tcW w:w="874" w:type="dxa"/>
            <w:shd w:val="clear" w:color="auto" w:fill="FFFFFF"/>
            <w:tcMar>
              <w:top w:w="0" w:type="dxa"/>
              <w:left w:w="0" w:type="dxa"/>
              <w:bottom w:w="0" w:type="dxa"/>
              <w:right w:w="0" w:type="dxa"/>
            </w:tcMar>
            <w:vAlign w:val="center"/>
          </w:tcPr>
          <w:p w14:paraId="67043455" w14:textId="77777777" w:rsidR="00C02B7B" w:rsidRDefault="00C02B7B" w:rsidP="00536E34">
            <w:pPr>
              <w:spacing w:before="40" w:after="40"/>
              <w:ind w:left="40" w:right="40"/>
              <w:jc w:val="right"/>
            </w:pPr>
            <w:r>
              <w:rPr>
                <w:rFonts w:ascii="Roboto" w:eastAsia="Roboto" w:hAnsi="Roboto" w:cs="Roboto"/>
                <w:color w:val="111111"/>
              </w:rPr>
              <w:t>253</w:t>
            </w:r>
          </w:p>
        </w:tc>
      </w:tr>
    </w:tbl>
    <w:p w14:paraId="46B6B15A" w14:textId="77A0976E" w:rsidR="00EB4BE2" w:rsidRDefault="00EB4BE2" w:rsidP="00C02B7B"/>
    <w:p w14:paraId="66DE4B79" w14:textId="0810F281" w:rsidR="006361CE" w:rsidRDefault="006361CE">
      <w:pPr>
        <w:spacing w:line="259" w:lineRule="auto"/>
      </w:pPr>
      <w:r>
        <w:br w:type="page"/>
      </w:r>
    </w:p>
    <w:p w14:paraId="683157C7" w14:textId="5D048274" w:rsidR="002319EE" w:rsidRDefault="002319EE" w:rsidP="002319EE">
      <w:pPr>
        <w:pStyle w:val="Beschriftung"/>
      </w:pPr>
      <w:bookmarkStart w:id="139" w:name="_Ref39846080"/>
      <w:r>
        <w:lastRenderedPageBreak/>
        <w:t xml:space="preserve">Table S </w:t>
      </w:r>
      <w:r>
        <w:fldChar w:fldCharType="begin"/>
      </w:r>
      <w:r>
        <w:instrText xml:space="preserve"> SEQ Table_S \* ARABIC </w:instrText>
      </w:r>
      <w:r>
        <w:fldChar w:fldCharType="separate"/>
      </w:r>
      <w:r w:rsidR="006361CE">
        <w:rPr>
          <w:noProof/>
        </w:rPr>
        <w:t>2</w:t>
      </w:r>
      <w:r>
        <w:fldChar w:fldCharType="end"/>
      </w:r>
      <w:bookmarkEnd w:id="139"/>
      <w:r>
        <w:t xml:space="preserve"> | </w:t>
      </w:r>
      <w:r w:rsidRPr="002319EE">
        <w:t xml:space="preserve">Comparison of model performance for traditional models covering first- and second-order relationships of origination and climate versus models allowing for </w:t>
      </w:r>
      <w:proofErr w:type="spellStart"/>
      <w:r w:rsidRPr="002319EE">
        <w:t>palaeoclimate</w:t>
      </w:r>
      <w:proofErr w:type="spellEnd"/>
      <w:r w:rsidRPr="002319EE">
        <w:t xml:space="preserve"> interactions. The latter are based on the same model structure, but explicitly allow for interactions of long-term temperature trends and short-term climate changes within a dynamic modeling framework</w:t>
      </w:r>
      <w:r>
        <w:t xml:space="preserve"> (+ Pal. Int). Each model was tested for overdispersion including significance (indicated by stars). Model comparison was based on </w:t>
      </w:r>
      <w:proofErr w:type="spellStart"/>
      <w:r>
        <w:t>Akaikes</w:t>
      </w:r>
      <w:proofErr w:type="spellEnd"/>
      <w:r>
        <w:t xml:space="preserve"> information criterion (AIC) and is consistent with Bayesian information criterion (BIC). </w:t>
      </w:r>
    </w:p>
    <w:tbl>
      <w:tblPr>
        <w:tblW w:w="0" w:type="auto"/>
        <w:jc w:val="center"/>
        <w:tblLayout w:type="fixed"/>
        <w:tblLook w:val="04A0" w:firstRow="1" w:lastRow="0" w:firstColumn="1" w:lastColumn="0" w:noHBand="0" w:noVBand="1"/>
      </w:tblPr>
      <w:tblGrid>
        <w:gridCol w:w="4465"/>
        <w:gridCol w:w="1673"/>
        <w:gridCol w:w="1082"/>
        <w:gridCol w:w="1082"/>
      </w:tblGrid>
      <w:tr w:rsidR="002319EE" w14:paraId="143E9EA8" w14:textId="77777777" w:rsidTr="00536E34">
        <w:trPr>
          <w:cantSplit/>
          <w:tblHeader/>
          <w:jc w:val="center"/>
        </w:trPr>
        <w:tc>
          <w:tcPr>
            <w:tcW w:w="4465" w:type="dxa"/>
            <w:shd w:val="clear" w:color="auto" w:fill="CFCFCF"/>
            <w:tcMar>
              <w:top w:w="0" w:type="dxa"/>
              <w:left w:w="0" w:type="dxa"/>
              <w:bottom w:w="0" w:type="dxa"/>
              <w:right w:w="0" w:type="dxa"/>
            </w:tcMar>
            <w:vAlign w:val="center"/>
          </w:tcPr>
          <w:p w14:paraId="13E90D55" w14:textId="77777777" w:rsidR="002319EE" w:rsidRDefault="002319EE" w:rsidP="00536E34">
            <w:pPr>
              <w:spacing w:before="40" w:after="40"/>
              <w:ind w:left="40" w:right="40"/>
            </w:pPr>
            <w:r>
              <w:rPr>
                <w:rFonts w:ascii="Roboto" w:eastAsia="Roboto" w:hAnsi="Roboto" w:cs="Roboto"/>
                <w:b/>
                <w:color w:val="111111"/>
              </w:rPr>
              <w:t>Model Structure</w:t>
            </w:r>
          </w:p>
        </w:tc>
        <w:tc>
          <w:tcPr>
            <w:tcW w:w="1673" w:type="dxa"/>
            <w:shd w:val="clear" w:color="auto" w:fill="CFCFCF"/>
            <w:tcMar>
              <w:top w:w="0" w:type="dxa"/>
              <w:left w:w="0" w:type="dxa"/>
              <w:bottom w:w="0" w:type="dxa"/>
              <w:right w:w="0" w:type="dxa"/>
            </w:tcMar>
            <w:vAlign w:val="center"/>
          </w:tcPr>
          <w:p w14:paraId="6EB139C3" w14:textId="77777777" w:rsidR="002319EE" w:rsidRDefault="002319EE" w:rsidP="00536E34">
            <w:pPr>
              <w:spacing w:before="40" w:after="40"/>
              <w:ind w:left="40" w:right="40"/>
            </w:pPr>
            <w:proofErr w:type="spellStart"/>
            <w:r>
              <w:rPr>
                <w:rFonts w:ascii="Roboto" w:eastAsia="Roboto" w:hAnsi="Roboto" w:cs="Roboto"/>
                <w:b/>
                <w:color w:val="111111"/>
              </w:rPr>
              <w:t>Overdispersed</w:t>
            </w:r>
            <w:proofErr w:type="spellEnd"/>
          </w:p>
        </w:tc>
        <w:tc>
          <w:tcPr>
            <w:tcW w:w="1082" w:type="dxa"/>
            <w:shd w:val="clear" w:color="auto" w:fill="CFCFCF"/>
            <w:tcMar>
              <w:top w:w="0" w:type="dxa"/>
              <w:left w:w="0" w:type="dxa"/>
              <w:bottom w:w="0" w:type="dxa"/>
              <w:right w:w="0" w:type="dxa"/>
            </w:tcMar>
            <w:vAlign w:val="center"/>
          </w:tcPr>
          <w:p w14:paraId="2001DD69" w14:textId="77777777" w:rsidR="002319EE" w:rsidRDefault="002319EE"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0297CA75" w14:textId="77777777" w:rsidR="002319EE" w:rsidRDefault="002319EE" w:rsidP="00536E34">
            <w:pPr>
              <w:spacing w:before="40" w:after="40"/>
              <w:ind w:left="40" w:right="40"/>
              <w:jc w:val="right"/>
            </w:pPr>
            <w:r>
              <w:rPr>
                <w:rFonts w:ascii="Roboto" w:eastAsia="Roboto" w:hAnsi="Roboto" w:cs="Roboto"/>
                <w:b/>
                <w:color w:val="111111"/>
              </w:rPr>
              <w:t>BIC</w:t>
            </w:r>
          </w:p>
        </w:tc>
      </w:tr>
      <w:tr w:rsidR="002319EE" w14:paraId="330F12C9" w14:textId="77777777" w:rsidTr="00536E34">
        <w:trPr>
          <w:cantSplit/>
          <w:jc w:val="center"/>
        </w:trPr>
        <w:tc>
          <w:tcPr>
            <w:tcW w:w="4465" w:type="dxa"/>
            <w:shd w:val="clear" w:color="auto" w:fill="EFEFEF"/>
            <w:tcMar>
              <w:top w:w="0" w:type="dxa"/>
              <w:left w:w="0" w:type="dxa"/>
              <w:bottom w:w="0" w:type="dxa"/>
              <w:right w:w="0" w:type="dxa"/>
            </w:tcMar>
            <w:vAlign w:val="center"/>
          </w:tcPr>
          <w:p w14:paraId="415956B2" w14:textId="77777777" w:rsidR="002319EE" w:rsidRDefault="002319EE" w:rsidP="00536E34">
            <w:pPr>
              <w:spacing w:before="40" w:after="40"/>
              <w:ind w:left="40" w:right="40"/>
            </w:pPr>
            <w:r>
              <w:rPr>
                <w:rFonts w:ascii="Roboto" w:eastAsia="Roboto" w:hAnsi="Roboto" w:cs="Roboto"/>
                <w:color w:val="111111"/>
              </w:rPr>
              <w:t>~ Warming</w:t>
            </w:r>
          </w:p>
        </w:tc>
        <w:tc>
          <w:tcPr>
            <w:tcW w:w="1673" w:type="dxa"/>
            <w:shd w:val="clear" w:color="auto" w:fill="EFEFEF"/>
            <w:tcMar>
              <w:top w:w="0" w:type="dxa"/>
              <w:left w:w="0" w:type="dxa"/>
              <w:bottom w:w="0" w:type="dxa"/>
              <w:right w:w="0" w:type="dxa"/>
            </w:tcMar>
            <w:vAlign w:val="center"/>
          </w:tcPr>
          <w:p w14:paraId="1B5FB5F8"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EFEFEF"/>
            <w:tcMar>
              <w:top w:w="0" w:type="dxa"/>
              <w:left w:w="0" w:type="dxa"/>
              <w:bottom w:w="0" w:type="dxa"/>
              <w:right w:w="0" w:type="dxa"/>
            </w:tcMar>
            <w:vAlign w:val="center"/>
          </w:tcPr>
          <w:p w14:paraId="41D4B3A0" w14:textId="77777777" w:rsidR="002319EE" w:rsidRDefault="002319EE" w:rsidP="00536E34">
            <w:pPr>
              <w:spacing w:before="40" w:after="40"/>
              <w:ind w:left="40" w:right="40"/>
              <w:jc w:val="right"/>
            </w:pPr>
            <w:r>
              <w:rPr>
                <w:rFonts w:ascii="Roboto" w:eastAsia="Roboto" w:hAnsi="Roboto" w:cs="Roboto"/>
                <w:color w:val="111111"/>
              </w:rPr>
              <w:t>15762.2</w:t>
            </w:r>
          </w:p>
        </w:tc>
        <w:tc>
          <w:tcPr>
            <w:tcW w:w="1082" w:type="dxa"/>
            <w:shd w:val="clear" w:color="auto" w:fill="EFEFEF"/>
            <w:tcMar>
              <w:top w:w="0" w:type="dxa"/>
              <w:left w:w="0" w:type="dxa"/>
              <w:bottom w:w="0" w:type="dxa"/>
              <w:right w:w="0" w:type="dxa"/>
            </w:tcMar>
            <w:vAlign w:val="center"/>
          </w:tcPr>
          <w:p w14:paraId="17FBD460" w14:textId="77777777" w:rsidR="002319EE" w:rsidRDefault="002319EE" w:rsidP="00536E34">
            <w:pPr>
              <w:spacing w:before="40" w:after="40"/>
              <w:ind w:left="40" w:right="40"/>
              <w:jc w:val="right"/>
            </w:pPr>
            <w:r>
              <w:rPr>
                <w:rFonts w:ascii="Roboto" w:eastAsia="Roboto" w:hAnsi="Roboto" w:cs="Roboto"/>
                <w:color w:val="111111"/>
              </w:rPr>
              <w:t>15786.0</w:t>
            </w:r>
          </w:p>
        </w:tc>
      </w:tr>
      <w:tr w:rsidR="002319EE" w14:paraId="6C87ECA5"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4506D6D" w14:textId="77777777" w:rsidR="002319EE" w:rsidRDefault="002319EE" w:rsidP="00536E34">
            <w:pPr>
              <w:spacing w:before="40" w:after="40"/>
              <w:ind w:left="40" w:right="40"/>
            </w:pPr>
            <w:r>
              <w:rPr>
                <w:rFonts w:ascii="Roboto" w:eastAsia="Roboto" w:hAnsi="Roboto" w:cs="Roboto"/>
                <w:color w:val="111111"/>
              </w:rPr>
              <w:t>~ Warming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C82E894"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5216AE1" w14:textId="77777777" w:rsidR="002319EE" w:rsidRDefault="002319EE" w:rsidP="00536E34">
            <w:pPr>
              <w:spacing w:before="40" w:after="40"/>
              <w:ind w:left="40" w:right="40"/>
              <w:jc w:val="right"/>
            </w:pPr>
            <w:r>
              <w:rPr>
                <w:rFonts w:ascii="Roboto" w:eastAsia="Roboto" w:hAnsi="Roboto" w:cs="Roboto"/>
                <w:color w:val="111111"/>
              </w:rPr>
              <w:t>15702.5</w:t>
            </w:r>
          </w:p>
        </w:tc>
        <w:tc>
          <w:tcPr>
            <w:tcW w:w="1082" w:type="dxa"/>
            <w:tcBorders>
              <w:bottom w:val="single" w:sz="8" w:space="0" w:color="000000"/>
            </w:tcBorders>
            <w:shd w:val="clear" w:color="auto" w:fill="FFFFFF"/>
            <w:tcMar>
              <w:top w:w="0" w:type="dxa"/>
              <w:left w:w="0" w:type="dxa"/>
              <w:bottom w:w="0" w:type="dxa"/>
              <w:right w:w="0" w:type="dxa"/>
            </w:tcMar>
            <w:vAlign w:val="center"/>
          </w:tcPr>
          <w:p w14:paraId="2E0E0FFB" w14:textId="77777777" w:rsidR="002319EE" w:rsidRDefault="002319EE" w:rsidP="00536E34">
            <w:pPr>
              <w:spacing w:before="40" w:after="40"/>
              <w:ind w:left="40" w:right="40"/>
              <w:jc w:val="right"/>
            </w:pPr>
            <w:r>
              <w:rPr>
                <w:rFonts w:ascii="Roboto" w:eastAsia="Roboto" w:hAnsi="Roboto" w:cs="Roboto"/>
                <w:color w:val="111111"/>
              </w:rPr>
              <w:t>15734.3</w:t>
            </w:r>
          </w:p>
        </w:tc>
      </w:tr>
      <w:tr w:rsidR="002319EE" w14:paraId="26677A7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58E5553"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306C33D6"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420D54AF" w14:textId="77777777" w:rsidR="002319EE" w:rsidRDefault="002319EE" w:rsidP="00536E34">
            <w:pPr>
              <w:spacing w:before="40" w:after="40"/>
              <w:ind w:left="40" w:right="40"/>
              <w:jc w:val="right"/>
            </w:pPr>
            <w:r>
              <w:rPr>
                <w:rFonts w:ascii="Roboto" w:eastAsia="Roboto" w:hAnsi="Roboto" w:cs="Roboto"/>
                <w:color w:val="111111"/>
              </w:rPr>
              <w:t>18427.6</w:t>
            </w:r>
          </w:p>
        </w:tc>
        <w:tc>
          <w:tcPr>
            <w:tcW w:w="1082" w:type="dxa"/>
            <w:tcBorders>
              <w:top w:val="single" w:sz="8" w:space="0" w:color="000000"/>
            </w:tcBorders>
            <w:shd w:val="clear" w:color="auto" w:fill="EFEFEF"/>
            <w:tcMar>
              <w:top w:w="0" w:type="dxa"/>
              <w:left w:w="0" w:type="dxa"/>
              <w:bottom w:w="0" w:type="dxa"/>
              <w:right w:w="0" w:type="dxa"/>
            </w:tcMar>
            <w:vAlign w:val="center"/>
          </w:tcPr>
          <w:p w14:paraId="1476A368" w14:textId="77777777" w:rsidR="002319EE" w:rsidRDefault="002319EE" w:rsidP="00536E34">
            <w:pPr>
              <w:spacing w:before="40" w:after="40"/>
              <w:ind w:left="40" w:right="40"/>
              <w:jc w:val="right"/>
            </w:pPr>
            <w:r>
              <w:rPr>
                <w:rFonts w:ascii="Roboto" w:eastAsia="Roboto" w:hAnsi="Roboto" w:cs="Roboto"/>
                <w:color w:val="111111"/>
              </w:rPr>
              <w:t>18451.8</w:t>
            </w:r>
          </w:p>
        </w:tc>
      </w:tr>
      <w:tr w:rsidR="002319EE" w14:paraId="15780A50"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AD2DF9B" w14:textId="77777777" w:rsidR="002319EE" w:rsidRDefault="002319EE" w:rsidP="00536E34">
            <w:pPr>
              <w:spacing w:before="40" w:after="40"/>
              <w:ind w:left="40" w:right="40"/>
            </w:pPr>
            <w:r>
              <w:rPr>
                <w:rFonts w:ascii="Roboto" w:eastAsia="Roboto" w:hAnsi="Roboto" w:cs="Roboto"/>
                <w:color w:val="111111"/>
              </w:rPr>
              <w:t>~ Cooling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36D9211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D82D47" w14:textId="77777777" w:rsidR="002319EE" w:rsidRDefault="002319EE" w:rsidP="00536E34">
            <w:pPr>
              <w:spacing w:before="40" w:after="40"/>
              <w:ind w:left="40" w:right="40"/>
              <w:jc w:val="right"/>
            </w:pPr>
            <w:r>
              <w:rPr>
                <w:rFonts w:ascii="Roboto" w:eastAsia="Roboto" w:hAnsi="Roboto" w:cs="Roboto"/>
                <w:color w:val="111111"/>
              </w:rPr>
              <w:t>17869.4</w:t>
            </w:r>
          </w:p>
        </w:tc>
        <w:tc>
          <w:tcPr>
            <w:tcW w:w="1082" w:type="dxa"/>
            <w:tcBorders>
              <w:bottom w:val="single" w:sz="8" w:space="0" w:color="000000"/>
            </w:tcBorders>
            <w:shd w:val="clear" w:color="auto" w:fill="FFFFFF"/>
            <w:tcMar>
              <w:top w:w="0" w:type="dxa"/>
              <w:left w:w="0" w:type="dxa"/>
              <w:bottom w:w="0" w:type="dxa"/>
              <w:right w:w="0" w:type="dxa"/>
            </w:tcMar>
            <w:vAlign w:val="center"/>
          </w:tcPr>
          <w:p w14:paraId="7A4DCB2A" w14:textId="77777777" w:rsidR="002319EE" w:rsidRDefault="002319EE" w:rsidP="00536E34">
            <w:pPr>
              <w:spacing w:before="40" w:after="40"/>
              <w:ind w:left="40" w:right="40"/>
              <w:jc w:val="right"/>
            </w:pPr>
            <w:r>
              <w:rPr>
                <w:rFonts w:ascii="Roboto" w:eastAsia="Roboto" w:hAnsi="Roboto" w:cs="Roboto"/>
                <w:color w:val="111111"/>
              </w:rPr>
              <w:t>17901.5</w:t>
            </w:r>
          </w:p>
        </w:tc>
      </w:tr>
      <w:tr w:rsidR="002319EE" w14:paraId="6D349DC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93062E0" w14:textId="77777777" w:rsidR="002319EE" w:rsidRDefault="002319EE" w:rsidP="00536E34">
            <w:pPr>
              <w:spacing w:before="40" w:after="40"/>
              <w:ind w:left="40" w:right="40"/>
            </w:pPr>
            <w:r>
              <w:rPr>
                <w:rFonts w:ascii="Roboto" w:eastAsia="Roboto" w:hAnsi="Roboto" w:cs="Roboto"/>
                <w:color w:val="111111"/>
              </w:rPr>
              <w:t>~ Warming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104DED9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8A16965" w14:textId="77777777" w:rsidR="002319EE" w:rsidRDefault="002319EE" w:rsidP="00536E34">
            <w:pPr>
              <w:spacing w:before="40" w:after="40"/>
              <w:ind w:left="40" w:right="40"/>
              <w:jc w:val="right"/>
            </w:pPr>
            <w:r>
              <w:rPr>
                <w:rFonts w:ascii="Roboto" w:eastAsia="Roboto" w:hAnsi="Roboto" w:cs="Roboto"/>
                <w:color w:val="111111"/>
              </w:rPr>
              <w:t>14976.0</w:t>
            </w:r>
          </w:p>
        </w:tc>
        <w:tc>
          <w:tcPr>
            <w:tcW w:w="1082" w:type="dxa"/>
            <w:tcBorders>
              <w:top w:val="single" w:sz="8" w:space="0" w:color="000000"/>
            </w:tcBorders>
            <w:shd w:val="clear" w:color="auto" w:fill="EFEFEF"/>
            <w:tcMar>
              <w:top w:w="0" w:type="dxa"/>
              <w:left w:w="0" w:type="dxa"/>
              <w:bottom w:w="0" w:type="dxa"/>
              <w:right w:w="0" w:type="dxa"/>
            </w:tcMar>
            <w:vAlign w:val="center"/>
          </w:tcPr>
          <w:p w14:paraId="0354F481" w14:textId="77777777" w:rsidR="002319EE" w:rsidRDefault="002319EE" w:rsidP="00536E34">
            <w:pPr>
              <w:spacing w:before="40" w:after="40"/>
              <w:ind w:left="40" w:right="40"/>
              <w:jc w:val="right"/>
            </w:pPr>
            <w:r>
              <w:rPr>
                <w:rFonts w:ascii="Roboto" w:eastAsia="Roboto" w:hAnsi="Roboto" w:cs="Roboto"/>
                <w:color w:val="111111"/>
              </w:rPr>
              <w:t>15007.6</w:t>
            </w:r>
          </w:p>
        </w:tc>
      </w:tr>
      <w:tr w:rsidR="002319EE" w14:paraId="7A233026"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1696B05F" w14:textId="77777777" w:rsidR="002319EE" w:rsidRDefault="002319EE" w:rsidP="00536E34">
            <w:pPr>
              <w:spacing w:before="40" w:after="40"/>
              <w:ind w:left="40" w:right="40"/>
            </w:pPr>
            <w:r>
              <w:rPr>
                <w:rFonts w:ascii="Roboto" w:eastAsia="Roboto" w:hAnsi="Roboto" w:cs="Roboto"/>
                <w:color w:val="111111"/>
              </w:rPr>
              <w:t>~ Warming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2DF8F079"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2E2221" w14:textId="77777777" w:rsidR="002319EE" w:rsidRDefault="002319EE" w:rsidP="00536E34">
            <w:pPr>
              <w:spacing w:before="40" w:after="40"/>
              <w:ind w:left="40" w:right="40"/>
              <w:jc w:val="right"/>
            </w:pPr>
            <w:r>
              <w:rPr>
                <w:rFonts w:ascii="Roboto" w:eastAsia="Roboto" w:hAnsi="Roboto" w:cs="Roboto"/>
                <w:color w:val="111111"/>
              </w:rPr>
              <w:t>14901.3</w:t>
            </w:r>
          </w:p>
        </w:tc>
        <w:tc>
          <w:tcPr>
            <w:tcW w:w="1082" w:type="dxa"/>
            <w:tcBorders>
              <w:bottom w:val="single" w:sz="8" w:space="0" w:color="000000"/>
            </w:tcBorders>
            <w:shd w:val="clear" w:color="auto" w:fill="FFFFFF"/>
            <w:tcMar>
              <w:top w:w="0" w:type="dxa"/>
              <w:left w:w="0" w:type="dxa"/>
              <w:bottom w:w="0" w:type="dxa"/>
              <w:right w:w="0" w:type="dxa"/>
            </w:tcMar>
            <w:vAlign w:val="center"/>
          </w:tcPr>
          <w:p w14:paraId="7EE03376" w14:textId="77777777" w:rsidR="002319EE" w:rsidRDefault="002319EE" w:rsidP="00536E34">
            <w:pPr>
              <w:spacing w:before="40" w:after="40"/>
              <w:ind w:left="40" w:right="40"/>
              <w:jc w:val="right"/>
            </w:pPr>
            <w:r>
              <w:rPr>
                <w:rFonts w:ascii="Roboto" w:eastAsia="Roboto" w:hAnsi="Roboto" w:cs="Roboto"/>
                <w:color w:val="111111"/>
              </w:rPr>
              <w:t>14940.8</w:t>
            </w:r>
          </w:p>
        </w:tc>
      </w:tr>
      <w:tr w:rsidR="002319EE" w14:paraId="49A3E643"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2FB0C6E"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64189DB8"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F6779CE" w14:textId="77777777" w:rsidR="002319EE" w:rsidRDefault="002319EE" w:rsidP="00536E34">
            <w:pPr>
              <w:spacing w:before="40" w:after="40"/>
              <w:ind w:left="40" w:right="40"/>
              <w:jc w:val="right"/>
            </w:pPr>
            <w:r>
              <w:rPr>
                <w:rFonts w:ascii="Roboto" w:eastAsia="Roboto" w:hAnsi="Roboto" w:cs="Roboto"/>
                <w:color w:val="111111"/>
              </w:rPr>
              <w:t>14763.2</w:t>
            </w:r>
          </w:p>
        </w:tc>
        <w:tc>
          <w:tcPr>
            <w:tcW w:w="1082" w:type="dxa"/>
            <w:tcBorders>
              <w:top w:val="single" w:sz="8" w:space="0" w:color="000000"/>
            </w:tcBorders>
            <w:shd w:val="clear" w:color="auto" w:fill="EFEFEF"/>
            <w:tcMar>
              <w:top w:w="0" w:type="dxa"/>
              <w:left w:w="0" w:type="dxa"/>
              <w:bottom w:w="0" w:type="dxa"/>
              <w:right w:w="0" w:type="dxa"/>
            </w:tcMar>
            <w:vAlign w:val="center"/>
          </w:tcPr>
          <w:p w14:paraId="5FB8A522" w14:textId="77777777" w:rsidR="002319EE" w:rsidRDefault="002319EE" w:rsidP="00536E34">
            <w:pPr>
              <w:spacing w:before="40" w:after="40"/>
              <w:ind w:left="40" w:right="40"/>
              <w:jc w:val="right"/>
            </w:pPr>
            <w:r>
              <w:rPr>
                <w:rFonts w:ascii="Roboto" w:eastAsia="Roboto" w:hAnsi="Roboto" w:cs="Roboto"/>
                <w:color w:val="111111"/>
              </w:rPr>
              <w:t>14794.8</w:t>
            </w:r>
          </w:p>
        </w:tc>
      </w:tr>
      <w:tr w:rsidR="002319EE" w14:paraId="599BFC88"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2FC57B2C" w14:textId="77777777" w:rsidR="002319EE" w:rsidRDefault="002319EE" w:rsidP="00536E34">
            <w:pPr>
              <w:spacing w:before="40" w:after="40"/>
              <w:ind w:left="40" w:right="40"/>
            </w:pPr>
            <w:r>
              <w:rPr>
                <w:rFonts w:ascii="Roboto" w:eastAsia="Roboto" w:hAnsi="Roboto" w:cs="Roboto"/>
                <w:color w:val="111111"/>
              </w:rPr>
              <w:t>~ Cooling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461310D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647ACBDE" w14:textId="77777777" w:rsidR="002319EE" w:rsidRDefault="002319EE" w:rsidP="00536E34">
            <w:pPr>
              <w:spacing w:before="40" w:after="40"/>
              <w:ind w:left="40" w:right="40"/>
              <w:jc w:val="right"/>
            </w:pPr>
            <w:r>
              <w:rPr>
                <w:rFonts w:ascii="Roboto" w:eastAsia="Roboto" w:hAnsi="Roboto" w:cs="Roboto"/>
                <w:color w:val="111111"/>
              </w:rPr>
              <w:t>14748.5</w:t>
            </w:r>
          </w:p>
        </w:tc>
        <w:tc>
          <w:tcPr>
            <w:tcW w:w="1082" w:type="dxa"/>
            <w:tcBorders>
              <w:bottom w:val="single" w:sz="8" w:space="0" w:color="000000"/>
            </w:tcBorders>
            <w:shd w:val="clear" w:color="auto" w:fill="FFFFFF"/>
            <w:tcMar>
              <w:top w:w="0" w:type="dxa"/>
              <w:left w:w="0" w:type="dxa"/>
              <w:bottom w:w="0" w:type="dxa"/>
              <w:right w:w="0" w:type="dxa"/>
            </w:tcMar>
            <w:vAlign w:val="center"/>
          </w:tcPr>
          <w:p w14:paraId="55EBFED4" w14:textId="77777777" w:rsidR="002319EE" w:rsidRDefault="002319EE" w:rsidP="00536E34">
            <w:pPr>
              <w:spacing w:before="40" w:after="40"/>
              <w:ind w:left="40" w:right="40"/>
              <w:jc w:val="right"/>
            </w:pPr>
            <w:r>
              <w:rPr>
                <w:rFonts w:ascii="Roboto" w:eastAsia="Roboto" w:hAnsi="Roboto" w:cs="Roboto"/>
                <w:color w:val="111111"/>
              </w:rPr>
              <w:t>14788.1</w:t>
            </w:r>
          </w:p>
        </w:tc>
      </w:tr>
      <w:tr w:rsidR="002319EE" w14:paraId="54D43E2F"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5033CE5D" w14:textId="77777777" w:rsidR="002319EE" w:rsidRDefault="002319EE" w:rsidP="00536E34">
            <w:pPr>
              <w:spacing w:before="40" w:after="40"/>
              <w:ind w:left="40" w:right="40"/>
            </w:pPr>
            <w:r>
              <w:rPr>
                <w:rFonts w:ascii="Roboto" w:eastAsia="Roboto" w:hAnsi="Roboto" w:cs="Roboto"/>
                <w:color w:val="111111"/>
              </w:rPr>
              <w:t xml:space="preserve">~ Warming + Lag + </w:t>
            </w:r>
            <w:proofErr w:type="spellStart"/>
            <w:proofErr w:type="gramStart"/>
            <w:r>
              <w:rPr>
                <w:rFonts w:ascii="Roboto" w:eastAsia="Roboto" w:hAnsi="Roboto" w:cs="Roboto"/>
                <w:color w:val="111111"/>
              </w:rPr>
              <w:t>Warming:Lag</w:t>
            </w:r>
            <w:proofErr w:type="spellEnd"/>
            <w:proofErr w:type="gramEnd"/>
          </w:p>
        </w:tc>
        <w:tc>
          <w:tcPr>
            <w:tcW w:w="1673" w:type="dxa"/>
            <w:tcBorders>
              <w:top w:val="single" w:sz="8" w:space="0" w:color="000000"/>
            </w:tcBorders>
            <w:shd w:val="clear" w:color="auto" w:fill="EFEFEF"/>
            <w:tcMar>
              <w:top w:w="0" w:type="dxa"/>
              <w:left w:w="0" w:type="dxa"/>
              <w:bottom w:w="0" w:type="dxa"/>
              <w:right w:w="0" w:type="dxa"/>
            </w:tcMar>
            <w:vAlign w:val="center"/>
          </w:tcPr>
          <w:p w14:paraId="6E80A145"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57B7CBF3" w14:textId="77777777" w:rsidR="002319EE" w:rsidRDefault="002319EE" w:rsidP="00536E34">
            <w:pPr>
              <w:spacing w:before="40" w:after="40"/>
              <w:ind w:left="40" w:right="40"/>
              <w:jc w:val="right"/>
            </w:pPr>
            <w:r>
              <w:rPr>
                <w:rFonts w:ascii="Roboto" w:eastAsia="Roboto" w:hAnsi="Roboto" w:cs="Roboto"/>
                <w:color w:val="111111"/>
              </w:rPr>
              <w:t>14969.9</w:t>
            </w:r>
          </w:p>
        </w:tc>
        <w:tc>
          <w:tcPr>
            <w:tcW w:w="1082" w:type="dxa"/>
            <w:tcBorders>
              <w:top w:val="single" w:sz="8" w:space="0" w:color="000000"/>
            </w:tcBorders>
            <w:shd w:val="clear" w:color="auto" w:fill="EFEFEF"/>
            <w:tcMar>
              <w:top w:w="0" w:type="dxa"/>
              <w:left w:w="0" w:type="dxa"/>
              <w:bottom w:w="0" w:type="dxa"/>
              <w:right w:w="0" w:type="dxa"/>
            </w:tcMar>
            <w:vAlign w:val="center"/>
          </w:tcPr>
          <w:p w14:paraId="41181B18" w14:textId="77777777" w:rsidR="002319EE" w:rsidRDefault="002319EE" w:rsidP="00536E34">
            <w:pPr>
              <w:spacing w:before="40" w:after="40"/>
              <w:ind w:left="40" w:right="40"/>
              <w:jc w:val="right"/>
            </w:pPr>
            <w:r>
              <w:rPr>
                <w:rFonts w:ascii="Roboto" w:eastAsia="Roboto" w:hAnsi="Roboto" w:cs="Roboto"/>
                <w:color w:val="111111"/>
              </w:rPr>
              <w:t>15009.4</w:t>
            </w:r>
          </w:p>
        </w:tc>
      </w:tr>
      <w:tr w:rsidR="002319EE" w14:paraId="6A3CC78B"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D628270" w14:textId="77777777" w:rsidR="002319EE" w:rsidRDefault="002319EE" w:rsidP="00536E34">
            <w:pPr>
              <w:spacing w:before="40" w:after="40"/>
              <w:ind w:left="40" w:right="40"/>
            </w:pPr>
            <w:r>
              <w:rPr>
                <w:rFonts w:ascii="Roboto" w:eastAsia="Roboto" w:hAnsi="Roboto" w:cs="Roboto"/>
                <w:color w:val="111111"/>
              </w:rPr>
              <w:t xml:space="preserve">~ Warming + Lag + </w:t>
            </w:r>
            <w:proofErr w:type="spellStart"/>
            <w:proofErr w:type="gramStart"/>
            <w:r>
              <w:rPr>
                <w:rFonts w:ascii="Roboto" w:eastAsia="Roboto" w:hAnsi="Roboto" w:cs="Roboto"/>
                <w:color w:val="111111"/>
              </w:rPr>
              <w:t>Warming:Lag</w:t>
            </w:r>
            <w:proofErr w:type="spellEnd"/>
            <w:proofErr w:type="gramEnd"/>
            <w:r>
              <w:rPr>
                <w:rFonts w:ascii="Roboto" w:eastAsia="Roboto" w:hAnsi="Roboto" w:cs="Roboto"/>
                <w:color w:val="111111"/>
              </w:rPr>
              <w:t xml:space="preserve">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732FC11"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79FD2244" w14:textId="77777777" w:rsidR="002319EE" w:rsidRDefault="002319EE" w:rsidP="00536E34">
            <w:pPr>
              <w:spacing w:before="40" w:after="40"/>
              <w:ind w:left="40" w:right="40"/>
              <w:jc w:val="right"/>
            </w:pPr>
            <w:r>
              <w:rPr>
                <w:rFonts w:ascii="Roboto" w:eastAsia="Roboto" w:hAnsi="Roboto" w:cs="Roboto"/>
                <w:color w:val="111111"/>
              </w:rPr>
              <w:t>14886.2</w:t>
            </w:r>
          </w:p>
        </w:tc>
        <w:tc>
          <w:tcPr>
            <w:tcW w:w="1082" w:type="dxa"/>
            <w:tcBorders>
              <w:bottom w:val="single" w:sz="8" w:space="0" w:color="000000"/>
            </w:tcBorders>
            <w:shd w:val="clear" w:color="auto" w:fill="FFFFFF"/>
            <w:tcMar>
              <w:top w:w="0" w:type="dxa"/>
              <w:left w:w="0" w:type="dxa"/>
              <w:bottom w:w="0" w:type="dxa"/>
              <w:right w:w="0" w:type="dxa"/>
            </w:tcMar>
            <w:vAlign w:val="center"/>
          </w:tcPr>
          <w:p w14:paraId="7F1881E9" w14:textId="77777777" w:rsidR="002319EE" w:rsidRDefault="002319EE" w:rsidP="00536E34">
            <w:pPr>
              <w:spacing w:before="40" w:after="40"/>
              <w:ind w:left="40" w:right="40"/>
              <w:jc w:val="right"/>
            </w:pPr>
            <w:r>
              <w:rPr>
                <w:rFonts w:ascii="Roboto" w:eastAsia="Roboto" w:hAnsi="Roboto" w:cs="Roboto"/>
                <w:color w:val="111111"/>
              </w:rPr>
              <w:t>14933.6</w:t>
            </w:r>
          </w:p>
        </w:tc>
      </w:tr>
      <w:tr w:rsidR="002319EE" w14:paraId="2DEA20A5"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8C02219" w14:textId="77777777" w:rsidR="002319EE" w:rsidRDefault="002319EE" w:rsidP="00536E34">
            <w:pPr>
              <w:spacing w:before="40" w:after="40"/>
              <w:ind w:left="40" w:right="40"/>
            </w:pPr>
            <w:r>
              <w:rPr>
                <w:rFonts w:ascii="Roboto" w:eastAsia="Roboto" w:hAnsi="Roboto" w:cs="Roboto"/>
                <w:color w:val="111111"/>
              </w:rPr>
              <w:t xml:space="preserve">~ Cooling + Lag + </w:t>
            </w:r>
            <w:proofErr w:type="spellStart"/>
            <w:proofErr w:type="gramStart"/>
            <w:r>
              <w:rPr>
                <w:rFonts w:ascii="Roboto" w:eastAsia="Roboto" w:hAnsi="Roboto" w:cs="Roboto"/>
                <w:color w:val="111111"/>
              </w:rPr>
              <w:t>Cooling:Lag</w:t>
            </w:r>
            <w:proofErr w:type="spellEnd"/>
            <w:proofErr w:type="gramEnd"/>
          </w:p>
        </w:tc>
        <w:tc>
          <w:tcPr>
            <w:tcW w:w="1673" w:type="dxa"/>
            <w:tcBorders>
              <w:top w:val="single" w:sz="8" w:space="0" w:color="000000"/>
            </w:tcBorders>
            <w:shd w:val="clear" w:color="auto" w:fill="EFEFEF"/>
            <w:tcMar>
              <w:top w:w="0" w:type="dxa"/>
              <w:left w:w="0" w:type="dxa"/>
              <w:bottom w:w="0" w:type="dxa"/>
              <w:right w:w="0" w:type="dxa"/>
            </w:tcMar>
            <w:vAlign w:val="center"/>
          </w:tcPr>
          <w:p w14:paraId="3DE8E390"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2A6ED3EB" w14:textId="77777777" w:rsidR="002319EE" w:rsidRDefault="002319EE" w:rsidP="00536E34">
            <w:pPr>
              <w:spacing w:before="40" w:after="40"/>
              <w:ind w:left="40" w:right="40"/>
              <w:jc w:val="right"/>
            </w:pPr>
            <w:r>
              <w:rPr>
                <w:rFonts w:ascii="Roboto" w:eastAsia="Roboto" w:hAnsi="Roboto" w:cs="Roboto"/>
                <w:color w:val="111111"/>
              </w:rPr>
              <w:t>14680.0</w:t>
            </w:r>
          </w:p>
        </w:tc>
        <w:tc>
          <w:tcPr>
            <w:tcW w:w="1082" w:type="dxa"/>
            <w:tcBorders>
              <w:top w:val="single" w:sz="8" w:space="0" w:color="000000"/>
            </w:tcBorders>
            <w:shd w:val="clear" w:color="auto" w:fill="EFEFEF"/>
            <w:tcMar>
              <w:top w:w="0" w:type="dxa"/>
              <w:left w:w="0" w:type="dxa"/>
              <w:bottom w:w="0" w:type="dxa"/>
              <w:right w:w="0" w:type="dxa"/>
            </w:tcMar>
            <w:vAlign w:val="center"/>
          </w:tcPr>
          <w:p w14:paraId="78C4B895" w14:textId="77777777" w:rsidR="002319EE" w:rsidRDefault="002319EE" w:rsidP="00536E34">
            <w:pPr>
              <w:spacing w:before="40" w:after="40"/>
              <w:ind w:left="40" w:right="40"/>
              <w:jc w:val="right"/>
            </w:pPr>
            <w:r>
              <w:rPr>
                <w:rFonts w:ascii="Roboto" w:eastAsia="Roboto" w:hAnsi="Roboto" w:cs="Roboto"/>
                <w:color w:val="111111"/>
              </w:rPr>
              <w:t>14719.6</w:t>
            </w:r>
          </w:p>
        </w:tc>
      </w:tr>
      <w:tr w:rsidR="002319EE" w14:paraId="76CB7DA8" w14:textId="77777777" w:rsidTr="00536E34">
        <w:trPr>
          <w:cantSplit/>
          <w:jc w:val="center"/>
        </w:trPr>
        <w:tc>
          <w:tcPr>
            <w:tcW w:w="4465" w:type="dxa"/>
            <w:shd w:val="clear" w:color="auto" w:fill="FFFFFF"/>
            <w:tcMar>
              <w:top w:w="0" w:type="dxa"/>
              <w:left w:w="0" w:type="dxa"/>
              <w:bottom w:w="0" w:type="dxa"/>
              <w:right w:w="0" w:type="dxa"/>
            </w:tcMar>
            <w:vAlign w:val="center"/>
          </w:tcPr>
          <w:p w14:paraId="09F31ECE" w14:textId="77777777" w:rsidR="002319EE" w:rsidRDefault="002319EE" w:rsidP="00536E34">
            <w:pPr>
              <w:spacing w:before="40" w:after="40"/>
              <w:ind w:left="40" w:right="40"/>
            </w:pPr>
            <w:r>
              <w:rPr>
                <w:rFonts w:ascii="Roboto" w:eastAsia="Roboto" w:hAnsi="Roboto" w:cs="Roboto"/>
                <w:color w:val="111111"/>
              </w:rPr>
              <w:t xml:space="preserve">~ Cooling + Lag + </w:t>
            </w:r>
            <w:proofErr w:type="spellStart"/>
            <w:proofErr w:type="gramStart"/>
            <w:r>
              <w:rPr>
                <w:rFonts w:ascii="Roboto" w:eastAsia="Roboto" w:hAnsi="Roboto" w:cs="Roboto"/>
                <w:color w:val="111111"/>
              </w:rPr>
              <w:t>Cooling:Lag</w:t>
            </w:r>
            <w:proofErr w:type="spellEnd"/>
            <w:proofErr w:type="gramEnd"/>
            <w:r>
              <w:rPr>
                <w:rFonts w:ascii="Roboto" w:eastAsia="Roboto" w:hAnsi="Roboto" w:cs="Roboto"/>
                <w:color w:val="111111"/>
              </w:rPr>
              <w:t xml:space="preserve"> + Pal. Int.</w:t>
            </w:r>
          </w:p>
        </w:tc>
        <w:tc>
          <w:tcPr>
            <w:tcW w:w="1673" w:type="dxa"/>
            <w:shd w:val="clear" w:color="auto" w:fill="FFFFFF"/>
            <w:tcMar>
              <w:top w:w="0" w:type="dxa"/>
              <w:left w:w="0" w:type="dxa"/>
              <w:bottom w:w="0" w:type="dxa"/>
              <w:right w:w="0" w:type="dxa"/>
            </w:tcMar>
            <w:vAlign w:val="center"/>
          </w:tcPr>
          <w:p w14:paraId="4EF1758A"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FFFFFF"/>
            <w:tcMar>
              <w:top w:w="0" w:type="dxa"/>
              <w:left w:w="0" w:type="dxa"/>
              <w:bottom w:w="0" w:type="dxa"/>
              <w:right w:w="0" w:type="dxa"/>
            </w:tcMar>
            <w:vAlign w:val="center"/>
          </w:tcPr>
          <w:p w14:paraId="20370B86" w14:textId="77777777" w:rsidR="002319EE" w:rsidRDefault="002319EE" w:rsidP="00536E34">
            <w:pPr>
              <w:spacing w:before="40" w:after="40"/>
              <w:ind w:left="40" w:right="40"/>
              <w:jc w:val="right"/>
            </w:pPr>
            <w:r>
              <w:rPr>
                <w:rFonts w:ascii="Roboto" w:eastAsia="Roboto" w:hAnsi="Roboto" w:cs="Roboto"/>
                <w:color w:val="111111"/>
              </w:rPr>
              <w:t>14667.4</w:t>
            </w:r>
          </w:p>
        </w:tc>
        <w:tc>
          <w:tcPr>
            <w:tcW w:w="1082" w:type="dxa"/>
            <w:shd w:val="clear" w:color="auto" w:fill="FFFFFF"/>
            <w:tcMar>
              <w:top w:w="0" w:type="dxa"/>
              <w:left w:w="0" w:type="dxa"/>
              <w:bottom w:w="0" w:type="dxa"/>
              <w:right w:w="0" w:type="dxa"/>
            </w:tcMar>
            <w:vAlign w:val="center"/>
          </w:tcPr>
          <w:p w14:paraId="7AC1C5BB" w14:textId="77777777" w:rsidR="002319EE" w:rsidRDefault="002319EE" w:rsidP="00536E34">
            <w:pPr>
              <w:spacing w:before="40" w:after="40"/>
              <w:ind w:left="40" w:right="40"/>
              <w:jc w:val="right"/>
            </w:pPr>
            <w:r>
              <w:rPr>
                <w:rFonts w:ascii="Roboto" w:eastAsia="Roboto" w:hAnsi="Roboto" w:cs="Roboto"/>
                <w:color w:val="111111"/>
              </w:rPr>
              <w:t>14714.9</w:t>
            </w:r>
          </w:p>
        </w:tc>
      </w:tr>
    </w:tbl>
    <w:p w14:paraId="0B727522" w14:textId="253361BE" w:rsidR="002319EE" w:rsidRDefault="002319EE" w:rsidP="00C02B7B"/>
    <w:p w14:paraId="3F398CDE" w14:textId="1DDDE822" w:rsidR="002319EE" w:rsidRDefault="002319EE">
      <w:r>
        <w:br w:type="page"/>
      </w:r>
    </w:p>
    <w:p w14:paraId="2D8DB010" w14:textId="280DB024" w:rsidR="002319EE" w:rsidRDefault="002319EE" w:rsidP="002319EE">
      <w:pPr>
        <w:pStyle w:val="Beschriftung"/>
        <w:keepNext/>
      </w:pPr>
      <w:bookmarkStart w:id="140" w:name="_Ref39831536"/>
      <w:r>
        <w:lastRenderedPageBreak/>
        <w:t xml:space="preserve">Table S </w:t>
      </w:r>
      <w:r>
        <w:fldChar w:fldCharType="begin"/>
      </w:r>
      <w:r>
        <w:instrText xml:space="preserve"> SEQ Table_S \* ARABIC </w:instrText>
      </w:r>
      <w:r>
        <w:fldChar w:fldCharType="separate"/>
      </w:r>
      <w:r w:rsidR="006361CE">
        <w:rPr>
          <w:noProof/>
        </w:rPr>
        <w:t>3</w:t>
      </w:r>
      <w:r>
        <w:fldChar w:fldCharType="end"/>
      </w:r>
      <w:bookmarkEnd w:id="140"/>
      <w:r>
        <w:t xml:space="preserve"> | Model summaries for all </w:t>
      </w:r>
      <w:proofErr w:type="spellStart"/>
      <w:r>
        <w:t>palaeclimate</w:t>
      </w:r>
      <w:proofErr w:type="spellEnd"/>
      <w:r>
        <w:t xml:space="preserve"> interactions based on short-term warming and short-term cooling. Ten different models with each having a different long-term trend, ranging from one stage (trend.st1) to ten stages (trend.st10), were calculated while keeping the short-term change fixed. Subsequently, one final model was selected exposing the best performance. This dynamic approach to </w:t>
      </w:r>
      <w:r w:rsidR="00536E34">
        <w:t>defining</w:t>
      </w:r>
      <w:r>
        <w:t xml:space="preserve"> the length of the long-term trend </w:t>
      </w:r>
      <w:r w:rsidR="00536E34">
        <w:t xml:space="preserve">guarantees the selection of a model explaining the highest variance, without conduction multiple hypothesis testing. Shown are the coefficients for the intercept and interaction terms, including stars indicating significance based on </w:t>
      </w:r>
      <w:r w:rsidR="00536E34" w:rsidRPr="00536E34">
        <w:t>adaptive Gauss-Hermite quadrature</w:t>
      </w:r>
      <w:r w:rsidR="00536E34">
        <w:t xml:space="preserve"> approximation. </w:t>
      </w:r>
    </w:p>
    <w:tbl>
      <w:tblPr>
        <w:tblW w:w="0" w:type="auto"/>
        <w:jc w:val="center"/>
        <w:tblLayout w:type="fixed"/>
        <w:tblLook w:val="04A0" w:firstRow="1" w:lastRow="0" w:firstColumn="1" w:lastColumn="0" w:noHBand="0" w:noVBand="1"/>
      </w:tblPr>
      <w:tblGrid>
        <w:gridCol w:w="1138"/>
        <w:gridCol w:w="1280"/>
        <w:gridCol w:w="1890"/>
        <w:gridCol w:w="1890"/>
      </w:tblGrid>
      <w:tr w:rsidR="002319EE" w14:paraId="70DE2272"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090A6AC" w14:textId="77777777" w:rsidR="002319EE" w:rsidRDefault="002319EE" w:rsidP="00536E34">
            <w:pPr>
              <w:spacing w:before="40" w:after="40"/>
              <w:ind w:left="40" w:right="40"/>
              <w:jc w:val="right"/>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785702C7" w14:textId="77777777" w:rsidR="002319EE" w:rsidRDefault="002319EE" w:rsidP="00536E34">
            <w:pPr>
              <w:spacing w:before="40" w:after="40"/>
              <w:ind w:left="40" w:right="40"/>
              <w:jc w:val="right"/>
            </w:pPr>
            <w:r>
              <w:rPr>
                <w:rFonts w:ascii="Roboto" w:eastAsia="Roboto" w:hAnsi="Roboto" w:cs="Roboto"/>
                <w:b/>
                <w:color w:val="111111"/>
              </w:rPr>
              <w:t>Model</w:t>
            </w:r>
          </w:p>
        </w:tc>
        <w:tc>
          <w:tcPr>
            <w:tcW w:w="1890" w:type="dxa"/>
            <w:shd w:val="clear" w:color="auto" w:fill="CFCFCF"/>
            <w:tcMar>
              <w:top w:w="0" w:type="dxa"/>
              <w:left w:w="0" w:type="dxa"/>
              <w:bottom w:w="0" w:type="dxa"/>
              <w:right w:w="0" w:type="dxa"/>
            </w:tcMar>
            <w:vAlign w:val="center"/>
          </w:tcPr>
          <w:p w14:paraId="3D127485" w14:textId="77777777" w:rsidR="002319EE" w:rsidRDefault="002319EE" w:rsidP="00536E34">
            <w:pPr>
              <w:spacing w:before="40" w:after="40"/>
              <w:ind w:left="40" w:right="40"/>
              <w:jc w:val="right"/>
            </w:pPr>
            <w:r>
              <w:rPr>
                <w:rFonts w:ascii="Roboto" w:eastAsia="Roboto" w:hAnsi="Roboto" w:cs="Roboto"/>
                <w:b/>
                <w:color w:val="111111"/>
              </w:rPr>
              <w:t>Intercept</w:t>
            </w:r>
          </w:p>
        </w:tc>
        <w:tc>
          <w:tcPr>
            <w:tcW w:w="1890" w:type="dxa"/>
            <w:shd w:val="clear" w:color="auto" w:fill="CFCFCF"/>
            <w:tcMar>
              <w:top w:w="0" w:type="dxa"/>
              <w:left w:w="0" w:type="dxa"/>
              <w:bottom w:w="0" w:type="dxa"/>
              <w:right w:w="0" w:type="dxa"/>
            </w:tcMar>
            <w:vAlign w:val="center"/>
          </w:tcPr>
          <w:p w14:paraId="080CDF46" w14:textId="77777777" w:rsidR="002319EE" w:rsidRDefault="002319EE" w:rsidP="00536E34">
            <w:pPr>
              <w:spacing w:before="40" w:after="40"/>
              <w:ind w:left="40" w:right="40"/>
              <w:jc w:val="right"/>
            </w:pPr>
            <w:r>
              <w:rPr>
                <w:rFonts w:ascii="Roboto" w:eastAsia="Roboto" w:hAnsi="Roboto" w:cs="Roboto"/>
                <w:b/>
                <w:color w:val="111111"/>
              </w:rPr>
              <w:t>Interaction</w:t>
            </w:r>
          </w:p>
        </w:tc>
      </w:tr>
      <w:tr w:rsidR="002319EE" w14:paraId="5719CDC9"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14DC5B17" w14:textId="77777777" w:rsidR="002319EE" w:rsidRDefault="002319EE" w:rsidP="00536E34">
            <w:pPr>
              <w:spacing w:before="40" w:after="40"/>
              <w:ind w:left="40" w:right="40"/>
              <w:jc w:val="right"/>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649F3594"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shd w:val="clear" w:color="auto" w:fill="EFEFEF"/>
            <w:tcMar>
              <w:top w:w="0" w:type="dxa"/>
              <w:left w:w="0" w:type="dxa"/>
              <w:bottom w:w="0" w:type="dxa"/>
              <w:right w:w="0" w:type="dxa"/>
            </w:tcMar>
            <w:vAlign w:val="center"/>
          </w:tcPr>
          <w:p w14:paraId="4AD75FC2"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shd w:val="clear" w:color="auto" w:fill="EFEFEF"/>
            <w:tcMar>
              <w:top w:w="0" w:type="dxa"/>
              <w:left w:w="0" w:type="dxa"/>
              <w:bottom w:w="0" w:type="dxa"/>
              <w:right w:w="0" w:type="dxa"/>
            </w:tcMar>
            <w:vAlign w:val="center"/>
          </w:tcPr>
          <w:p w14:paraId="43816C05" w14:textId="77777777" w:rsidR="002319EE" w:rsidRDefault="002319EE" w:rsidP="00536E34">
            <w:pPr>
              <w:spacing w:before="40" w:after="40"/>
              <w:ind w:left="40" w:right="40"/>
              <w:jc w:val="right"/>
            </w:pPr>
            <w:r>
              <w:rPr>
                <w:rFonts w:ascii="Roboto" w:eastAsia="Roboto" w:hAnsi="Roboto" w:cs="Roboto"/>
                <w:color w:val="111111"/>
              </w:rPr>
              <w:t xml:space="preserve">0.05 +- 0.05 </w:t>
            </w:r>
          </w:p>
        </w:tc>
      </w:tr>
      <w:tr w:rsidR="002319EE" w14:paraId="276CB05D"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3F88D4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150E743"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57C4C297"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3269FF1C" w14:textId="77777777" w:rsidR="002319EE" w:rsidRDefault="002319EE" w:rsidP="00536E34">
            <w:pPr>
              <w:spacing w:before="40" w:after="40"/>
              <w:ind w:left="40" w:right="40"/>
              <w:jc w:val="right"/>
            </w:pPr>
            <w:r>
              <w:rPr>
                <w:rFonts w:ascii="Roboto" w:eastAsia="Roboto" w:hAnsi="Roboto" w:cs="Roboto"/>
                <w:color w:val="111111"/>
              </w:rPr>
              <w:t>-0.23 +- 0.07 ***</w:t>
            </w:r>
          </w:p>
        </w:tc>
      </w:tr>
      <w:tr w:rsidR="002319EE" w14:paraId="7BBAE31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FB69570"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A8F9F42"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22DDA250"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EFEFEF"/>
            <w:tcMar>
              <w:top w:w="0" w:type="dxa"/>
              <w:left w:w="0" w:type="dxa"/>
              <w:bottom w:w="0" w:type="dxa"/>
              <w:right w:w="0" w:type="dxa"/>
            </w:tcMar>
            <w:vAlign w:val="center"/>
          </w:tcPr>
          <w:p w14:paraId="2BA889CA" w14:textId="77777777" w:rsidR="002319EE" w:rsidRDefault="002319EE" w:rsidP="00536E34">
            <w:pPr>
              <w:spacing w:before="40" w:after="40"/>
              <w:ind w:left="40" w:right="40"/>
              <w:jc w:val="right"/>
            </w:pPr>
            <w:r>
              <w:rPr>
                <w:rFonts w:ascii="Roboto" w:eastAsia="Roboto" w:hAnsi="Roboto" w:cs="Roboto"/>
                <w:color w:val="111111"/>
              </w:rPr>
              <w:t>-0.4 +- 0.1 ***</w:t>
            </w:r>
          </w:p>
        </w:tc>
      </w:tr>
      <w:tr w:rsidR="002319EE" w14:paraId="06077E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BA7125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63769E57"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58A5658B"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5C355B96" w14:textId="77777777" w:rsidR="002319EE" w:rsidRDefault="002319EE" w:rsidP="00536E34">
            <w:pPr>
              <w:spacing w:before="40" w:after="40"/>
              <w:ind w:left="40" w:right="40"/>
              <w:jc w:val="right"/>
            </w:pPr>
            <w:r>
              <w:rPr>
                <w:rFonts w:ascii="Roboto" w:eastAsia="Roboto" w:hAnsi="Roboto" w:cs="Roboto"/>
                <w:color w:val="111111"/>
              </w:rPr>
              <w:t xml:space="preserve">-0.2 +- 0.11 </w:t>
            </w:r>
          </w:p>
        </w:tc>
      </w:tr>
      <w:tr w:rsidR="002319EE" w14:paraId="101FAFE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688836DD"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4CAD9E24"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3B98AD76" w14:textId="77777777" w:rsidR="002319EE" w:rsidRDefault="002319EE" w:rsidP="00536E34">
            <w:pPr>
              <w:spacing w:before="40" w:after="40"/>
              <w:ind w:left="40" w:right="40"/>
              <w:jc w:val="right"/>
            </w:pPr>
            <w:r>
              <w:rPr>
                <w:rFonts w:ascii="Roboto" w:eastAsia="Roboto" w:hAnsi="Roboto" w:cs="Roboto"/>
                <w:color w:val="111111"/>
              </w:rPr>
              <w:t>-1.92 +- 0.03 ***</w:t>
            </w:r>
          </w:p>
        </w:tc>
        <w:tc>
          <w:tcPr>
            <w:tcW w:w="1890" w:type="dxa"/>
            <w:shd w:val="clear" w:color="auto" w:fill="EFEFEF"/>
            <w:tcMar>
              <w:top w:w="0" w:type="dxa"/>
              <w:left w:w="0" w:type="dxa"/>
              <w:bottom w:w="0" w:type="dxa"/>
              <w:right w:w="0" w:type="dxa"/>
            </w:tcMar>
            <w:vAlign w:val="center"/>
          </w:tcPr>
          <w:p w14:paraId="6B434E4C" w14:textId="77777777" w:rsidR="002319EE" w:rsidRDefault="002319EE" w:rsidP="00536E34">
            <w:pPr>
              <w:spacing w:before="40" w:after="40"/>
              <w:ind w:left="40" w:right="40"/>
              <w:jc w:val="right"/>
            </w:pPr>
            <w:r>
              <w:rPr>
                <w:rFonts w:ascii="Roboto" w:eastAsia="Roboto" w:hAnsi="Roboto" w:cs="Roboto"/>
                <w:color w:val="111111"/>
              </w:rPr>
              <w:t>-0.43 +- 0.1 ***</w:t>
            </w:r>
          </w:p>
        </w:tc>
      </w:tr>
      <w:tr w:rsidR="002319EE" w14:paraId="6476124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CC36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0D0477D"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11536BCB"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85AF501" w14:textId="77777777" w:rsidR="002319EE" w:rsidRDefault="002319EE" w:rsidP="00536E34">
            <w:pPr>
              <w:spacing w:before="40" w:after="40"/>
              <w:ind w:left="40" w:right="40"/>
              <w:jc w:val="right"/>
            </w:pPr>
            <w:r>
              <w:rPr>
                <w:rFonts w:ascii="Roboto" w:eastAsia="Roboto" w:hAnsi="Roboto" w:cs="Roboto"/>
                <w:color w:val="111111"/>
              </w:rPr>
              <w:t>-0.58 +- 0.1 ***</w:t>
            </w:r>
          </w:p>
        </w:tc>
      </w:tr>
      <w:tr w:rsidR="002319EE" w14:paraId="07E8D8D1"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0A85C14"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75E131C5"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5B3F4FD8"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EFEFEF"/>
            <w:tcMar>
              <w:top w:w="0" w:type="dxa"/>
              <w:left w:w="0" w:type="dxa"/>
              <w:bottom w:w="0" w:type="dxa"/>
              <w:right w:w="0" w:type="dxa"/>
            </w:tcMar>
            <w:vAlign w:val="center"/>
          </w:tcPr>
          <w:p w14:paraId="26E70649" w14:textId="77777777" w:rsidR="002319EE" w:rsidRDefault="002319EE" w:rsidP="00536E34">
            <w:pPr>
              <w:spacing w:before="40" w:after="40"/>
              <w:ind w:left="40" w:right="40"/>
              <w:jc w:val="right"/>
            </w:pPr>
            <w:r>
              <w:rPr>
                <w:rFonts w:ascii="Roboto" w:eastAsia="Roboto" w:hAnsi="Roboto" w:cs="Roboto"/>
                <w:color w:val="111111"/>
              </w:rPr>
              <w:t>-0.6 +- 0.11 ***</w:t>
            </w:r>
          </w:p>
        </w:tc>
      </w:tr>
      <w:tr w:rsidR="002319EE" w14:paraId="60C96A90"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AD2898B"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9F35524"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17161009"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471E776" w14:textId="77777777" w:rsidR="002319EE" w:rsidRDefault="002319EE" w:rsidP="00536E34">
            <w:pPr>
              <w:spacing w:before="40" w:after="40"/>
              <w:ind w:left="40" w:right="40"/>
              <w:jc w:val="right"/>
            </w:pPr>
            <w:r>
              <w:rPr>
                <w:rFonts w:ascii="Roboto" w:eastAsia="Roboto" w:hAnsi="Roboto" w:cs="Roboto"/>
                <w:color w:val="111111"/>
              </w:rPr>
              <w:t>-0.61 +- 0.12 ***</w:t>
            </w:r>
          </w:p>
        </w:tc>
      </w:tr>
      <w:tr w:rsidR="002319EE" w14:paraId="021F1CF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0A083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DE99053"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6452AD65" w14:textId="77777777" w:rsidR="002319EE" w:rsidRDefault="002319EE" w:rsidP="00536E34">
            <w:pPr>
              <w:spacing w:before="40" w:after="40"/>
              <w:ind w:left="40" w:right="40"/>
              <w:jc w:val="right"/>
            </w:pPr>
            <w:r>
              <w:rPr>
                <w:rFonts w:ascii="Roboto" w:eastAsia="Roboto" w:hAnsi="Roboto" w:cs="Roboto"/>
                <w:color w:val="111111"/>
              </w:rPr>
              <w:t>-1.9 +- 0.03 ***</w:t>
            </w:r>
          </w:p>
        </w:tc>
        <w:tc>
          <w:tcPr>
            <w:tcW w:w="1890" w:type="dxa"/>
            <w:shd w:val="clear" w:color="auto" w:fill="EFEFEF"/>
            <w:tcMar>
              <w:top w:w="0" w:type="dxa"/>
              <w:left w:w="0" w:type="dxa"/>
              <w:bottom w:w="0" w:type="dxa"/>
              <w:right w:w="0" w:type="dxa"/>
            </w:tcMar>
            <w:vAlign w:val="center"/>
          </w:tcPr>
          <w:p w14:paraId="52D2F573" w14:textId="77777777" w:rsidR="002319EE" w:rsidRDefault="002319EE" w:rsidP="00536E34">
            <w:pPr>
              <w:spacing w:before="40" w:after="40"/>
              <w:ind w:left="40" w:right="40"/>
              <w:jc w:val="right"/>
            </w:pPr>
            <w:r>
              <w:rPr>
                <w:rFonts w:ascii="Roboto" w:eastAsia="Roboto" w:hAnsi="Roboto" w:cs="Roboto"/>
                <w:color w:val="111111"/>
              </w:rPr>
              <w:t xml:space="preserve">-0.21 +- 0.13 </w:t>
            </w:r>
          </w:p>
        </w:tc>
      </w:tr>
      <w:tr w:rsidR="002319EE" w14:paraId="5CCF8AA6"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7EA7D213" w14:textId="77777777" w:rsidR="002319EE" w:rsidRDefault="002319EE" w:rsidP="00536E34">
            <w:pPr>
              <w:spacing w:before="40" w:after="40"/>
              <w:ind w:left="40" w:right="40"/>
              <w:jc w:val="right"/>
            </w:pPr>
          </w:p>
        </w:tc>
        <w:tc>
          <w:tcPr>
            <w:tcW w:w="1280" w:type="dxa"/>
            <w:tcBorders>
              <w:bottom w:val="single" w:sz="8" w:space="0" w:color="000000"/>
            </w:tcBorders>
            <w:shd w:val="clear" w:color="auto" w:fill="FFFFFF"/>
            <w:tcMar>
              <w:top w:w="0" w:type="dxa"/>
              <w:left w:w="0" w:type="dxa"/>
              <w:bottom w:w="0" w:type="dxa"/>
              <w:right w:w="0" w:type="dxa"/>
            </w:tcMar>
            <w:vAlign w:val="center"/>
          </w:tcPr>
          <w:p w14:paraId="07331DA4"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tcBorders>
              <w:bottom w:val="single" w:sz="8" w:space="0" w:color="000000"/>
            </w:tcBorders>
            <w:shd w:val="clear" w:color="auto" w:fill="FFFFFF"/>
            <w:tcMar>
              <w:top w:w="0" w:type="dxa"/>
              <w:left w:w="0" w:type="dxa"/>
              <w:bottom w:w="0" w:type="dxa"/>
              <w:right w:w="0" w:type="dxa"/>
            </w:tcMar>
            <w:vAlign w:val="center"/>
          </w:tcPr>
          <w:p w14:paraId="4F04D500"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tcBorders>
              <w:bottom w:val="single" w:sz="8" w:space="0" w:color="000000"/>
            </w:tcBorders>
            <w:shd w:val="clear" w:color="auto" w:fill="FFFFFF"/>
            <w:tcMar>
              <w:top w:w="0" w:type="dxa"/>
              <w:left w:w="0" w:type="dxa"/>
              <w:bottom w:w="0" w:type="dxa"/>
              <w:right w:w="0" w:type="dxa"/>
            </w:tcMar>
            <w:vAlign w:val="center"/>
          </w:tcPr>
          <w:p w14:paraId="076C323A" w14:textId="77777777" w:rsidR="002319EE" w:rsidRDefault="002319EE" w:rsidP="00536E34">
            <w:pPr>
              <w:spacing w:before="40" w:after="40"/>
              <w:ind w:left="40" w:right="40"/>
              <w:jc w:val="right"/>
            </w:pPr>
            <w:r>
              <w:rPr>
                <w:rFonts w:ascii="Roboto" w:eastAsia="Roboto" w:hAnsi="Roboto" w:cs="Roboto"/>
                <w:color w:val="111111"/>
              </w:rPr>
              <w:t xml:space="preserve">0.05 +- 0.13 </w:t>
            </w:r>
          </w:p>
        </w:tc>
      </w:tr>
      <w:tr w:rsidR="002319EE" w14:paraId="7094257A" w14:textId="77777777" w:rsidTr="002319EE">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2106E942" w14:textId="77777777" w:rsidR="002319EE" w:rsidRDefault="002319EE" w:rsidP="00536E34">
            <w:pPr>
              <w:spacing w:before="40" w:after="40"/>
              <w:ind w:left="40" w:right="40"/>
              <w:jc w:val="right"/>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212F527C"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tcBorders>
              <w:top w:val="single" w:sz="8" w:space="0" w:color="000000"/>
            </w:tcBorders>
            <w:shd w:val="clear" w:color="auto" w:fill="EFEFEF"/>
            <w:tcMar>
              <w:top w:w="0" w:type="dxa"/>
              <w:left w:w="0" w:type="dxa"/>
              <w:bottom w:w="0" w:type="dxa"/>
              <w:right w:w="0" w:type="dxa"/>
            </w:tcMar>
            <w:vAlign w:val="center"/>
          </w:tcPr>
          <w:p w14:paraId="2F7C19CB"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tcBorders>
              <w:top w:val="single" w:sz="8" w:space="0" w:color="000000"/>
            </w:tcBorders>
            <w:shd w:val="clear" w:color="auto" w:fill="EFEFEF"/>
            <w:tcMar>
              <w:top w:w="0" w:type="dxa"/>
              <w:left w:w="0" w:type="dxa"/>
              <w:bottom w:w="0" w:type="dxa"/>
              <w:right w:w="0" w:type="dxa"/>
            </w:tcMar>
            <w:vAlign w:val="center"/>
          </w:tcPr>
          <w:p w14:paraId="46F643CF" w14:textId="77777777" w:rsidR="002319EE" w:rsidRDefault="002319EE" w:rsidP="00536E34">
            <w:pPr>
              <w:spacing w:before="40" w:after="40"/>
              <w:ind w:left="40" w:right="40"/>
              <w:jc w:val="right"/>
            </w:pPr>
            <w:r>
              <w:rPr>
                <w:rFonts w:ascii="Roboto" w:eastAsia="Roboto" w:hAnsi="Roboto" w:cs="Roboto"/>
                <w:color w:val="111111"/>
              </w:rPr>
              <w:t>0.17 +- 0.04 ***</w:t>
            </w:r>
          </w:p>
        </w:tc>
      </w:tr>
      <w:tr w:rsidR="002319EE" w14:paraId="245B2BFB" w14:textId="77777777" w:rsidTr="002319EE">
        <w:trPr>
          <w:cantSplit/>
          <w:jc w:val="center"/>
        </w:trPr>
        <w:tc>
          <w:tcPr>
            <w:tcW w:w="1138" w:type="dxa"/>
            <w:vMerge/>
            <w:shd w:val="clear" w:color="auto" w:fill="auto"/>
            <w:tcMar>
              <w:top w:w="0" w:type="dxa"/>
              <w:left w:w="0" w:type="dxa"/>
              <w:bottom w:w="0" w:type="dxa"/>
              <w:right w:w="0" w:type="dxa"/>
            </w:tcMar>
            <w:vAlign w:val="center"/>
          </w:tcPr>
          <w:p w14:paraId="7E6EABE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76C4F2F6"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7CA9BCED" w14:textId="77777777" w:rsidR="002319EE" w:rsidRDefault="002319EE" w:rsidP="00536E34">
            <w:pPr>
              <w:spacing w:before="40" w:after="40"/>
              <w:ind w:left="40" w:right="40"/>
              <w:jc w:val="right"/>
            </w:pPr>
            <w:r>
              <w:rPr>
                <w:rFonts w:ascii="Roboto" w:eastAsia="Roboto" w:hAnsi="Roboto" w:cs="Roboto"/>
                <w:color w:val="111111"/>
              </w:rPr>
              <w:t>-1.83 +- 0.02 ***</w:t>
            </w:r>
          </w:p>
        </w:tc>
        <w:tc>
          <w:tcPr>
            <w:tcW w:w="1890" w:type="dxa"/>
            <w:shd w:val="clear" w:color="auto" w:fill="FFFFFF"/>
            <w:tcMar>
              <w:top w:w="0" w:type="dxa"/>
              <w:left w:w="0" w:type="dxa"/>
              <w:bottom w:w="0" w:type="dxa"/>
              <w:right w:w="0" w:type="dxa"/>
            </w:tcMar>
            <w:vAlign w:val="center"/>
          </w:tcPr>
          <w:p w14:paraId="16C1D027" w14:textId="77777777" w:rsidR="002319EE" w:rsidRDefault="002319EE" w:rsidP="00536E34">
            <w:pPr>
              <w:spacing w:before="40" w:after="40"/>
              <w:ind w:left="40" w:right="40"/>
              <w:jc w:val="right"/>
            </w:pPr>
            <w:r>
              <w:rPr>
                <w:rFonts w:ascii="Roboto" w:eastAsia="Roboto" w:hAnsi="Roboto" w:cs="Roboto"/>
                <w:color w:val="111111"/>
              </w:rPr>
              <w:t>0.26 +- 0.07 ***</w:t>
            </w:r>
          </w:p>
        </w:tc>
      </w:tr>
      <w:tr w:rsidR="002319EE" w14:paraId="443CB25D" w14:textId="77777777" w:rsidTr="002319EE">
        <w:trPr>
          <w:cantSplit/>
          <w:jc w:val="center"/>
        </w:trPr>
        <w:tc>
          <w:tcPr>
            <w:tcW w:w="1138" w:type="dxa"/>
            <w:vMerge/>
            <w:shd w:val="clear" w:color="auto" w:fill="auto"/>
            <w:tcMar>
              <w:top w:w="0" w:type="dxa"/>
              <w:left w:w="0" w:type="dxa"/>
              <w:bottom w:w="0" w:type="dxa"/>
              <w:right w:w="0" w:type="dxa"/>
            </w:tcMar>
            <w:vAlign w:val="center"/>
          </w:tcPr>
          <w:p w14:paraId="58B2FE6B"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D73E96"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0D88FA07"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5AECA9D8" w14:textId="77777777" w:rsidR="002319EE" w:rsidRDefault="002319EE" w:rsidP="00536E34">
            <w:pPr>
              <w:spacing w:before="40" w:after="40"/>
              <w:ind w:left="40" w:right="40"/>
              <w:jc w:val="right"/>
            </w:pPr>
            <w:r>
              <w:rPr>
                <w:rFonts w:ascii="Roboto" w:eastAsia="Roboto" w:hAnsi="Roboto" w:cs="Roboto"/>
                <w:color w:val="111111"/>
              </w:rPr>
              <w:t>0.76 +- 0.11 ***</w:t>
            </w:r>
          </w:p>
        </w:tc>
      </w:tr>
      <w:tr w:rsidR="002319EE" w14:paraId="7FF10BD9" w14:textId="77777777" w:rsidTr="002319EE">
        <w:trPr>
          <w:cantSplit/>
          <w:jc w:val="center"/>
        </w:trPr>
        <w:tc>
          <w:tcPr>
            <w:tcW w:w="1138" w:type="dxa"/>
            <w:vMerge/>
            <w:shd w:val="clear" w:color="auto" w:fill="auto"/>
            <w:tcMar>
              <w:top w:w="0" w:type="dxa"/>
              <w:left w:w="0" w:type="dxa"/>
              <w:bottom w:w="0" w:type="dxa"/>
              <w:right w:w="0" w:type="dxa"/>
            </w:tcMar>
            <w:vAlign w:val="center"/>
          </w:tcPr>
          <w:p w14:paraId="67936D07"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DCA9E2E"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01230F20" w14:textId="77777777" w:rsidR="002319EE" w:rsidRDefault="002319EE" w:rsidP="00536E34">
            <w:pPr>
              <w:spacing w:before="40" w:after="40"/>
              <w:ind w:left="40" w:right="40"/>
              <w:jc w:val="right"/>
            </w:pPr>
            <w:r>
              <w:rPr>
                <w:rFonts w:ascii="Roboto" w:eastAsia="Roboto" w:hAnsi="Roboto" w:cs="Roboto"/>
                <w:color w:val="111111"/>
              </w:rPr>
              <w:t>-1.79 +- 0.02 ***</w:t>
            </w:r>
          </w:p>
        </w:tc>
        <w:tc>
          <w:tcPr>
            <w:tcW w:w="1890" w:type="dxa"/>
            <w:shd w:val="clear" w:color="auto" w:fill="FFFFFF"/>
            <w:tcMar>
              <w:top w:w="0" w:type="dxa"/>
              <w:left w:w="0" w:type="dxa"/>
              <w:bottom w:w="0" w:type="dxa"/>
              <w:right w:w="0" w:type="dxa"/>
            </w:tcMar>
            <w:vAlign w:val="center"/>
          </w:tcPr>
          <w:p w14:paraId="3907EBE2" w14:textId="77777777" w:rsidR="002319EE" w:rsidRDefault="002319EE" w:rsidP="00536E34">
            <w:pPr>
              <w:spacing w:before="40" w:after="40"/>
              <w:ind w:left="40" w:right="40"/>
              <w:jc w:val="right"/>
            </w:pPr>
            <w:r>
              <w:rPr>
                <w:rFonts w:ascii="Roboto" w:eastAsia="Roboto" w:hAnsi="Roboto" w:cs="Roboto"/>
                <w:color w:val="111111"/>
              </w:rPr>
              <w:t>1.31 +- 0.11 ***</w:t>
            </w:r>
          </w:p>
        </w:tc>
      </w:tr>
      <w:tr w:rsidR="002319EE" w14:paraId="438387A0" w14:textId="77777777" w:rsidTr="002319EE">
        <w:trPr>
          <w:cantSplit/>
          <w:jc w:val="center"/>
        </w:trPr>
        <w:tc>
          <w:tcPr>
            <w:tcW w:w="1138" w:type="dxa"/>
            <w:vMerge/>
            <w:shd w:val="clear" w:color="auto" w:fill="auto"/>
            <w:tcMar>
              <w:top w:w="0" w:type="dxa"/>
              <w:left w:w="0" w:type="dxa"/>
              <w:bottom w:w="0" w:type="dxa"/>
              <w:right w:w="0" w:type="dxa"/>
            </w:tcMar>
            <w:vAlign w:val="center"/>
          </w:tcPr>
          <w:p w14:paraId="5D608BD3"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BE11191"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646BC170"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14E8D6C2" w14:textId="77777777" w:rsidR="002319EE" w:rsidRDefault="002319EE" w:rsidP="00536E34">
            <w:pPr>
              <w:spacing w:before="40" w:after="40"/>
              <w:ind w:left="40" w:right="40"/>
              <w:jc w:val="right"/>
            </w:pPr>
            <w:r>
              <w:rPr>
                <w:rFonts w:ascii="Roboto" w:eastAsia="Roboto" w:hAnsi="Roboto" w:cs="Roboto"/>
                <w:color w:val="111111"/>
              </w:rPr>
              <w:t>1.27 +- 0.11 ***</w:t>
            </w:r>
          </w:p>
        </w:tc>
      </w:tr>
      <w:tr w:rsidR="002319EE" w14:paraId="726F1C4F" w14:textId="77777777" w:rsidTr="002319EE">
        <w:trPr>
          <w:cantSplit/>
          <w:jc w:val="center"/>
        </w:trPr>
        <w:tc>
          <w:tcPr>
            <w:tcW w:w="1138" w:type="dxa"/>
            <w:vMerge/>
            <w:shd w:val="clear" w:color="auto" w:fill="auto"/>
            <w:tcMar>
              <w:top w:w="0" w:type="dxa"/>
              <w:left w:w="0" w:type="dxa"/>
              <w:bottom w:w="0" w:type="dxa"/>
              <w:right w:w="0" w:type="dxa"/>
            </w:tcMar>
            <w:vAlign w:val="center"/>
          </w:tcPr>
          <w:p w14:paraId="27F6D2FA"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3089018"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3A8CC94D" w14:textId="77777777" w:rsidR="002319EE" w:rsidRDefault="002319EE" w:rsidP="00536E34">
            <w:pPr>
              <w:spacing w:before="40" w:after="40"/>
              <w:ind w:left="40" w:right="40"/>
              <w:jc w:val="right"/>
            </w:pPr>
            <w:r>
              <w:rPr>
                <w:rFonts w:ascii="Roboto" w:eastAsia="Roboto" w:hAnsi="Roboto" w:cs="Roboto"/>
                <w:color w:val="111111"/>
              </w:rPr>
              <w:t>-1.82 +- 0.02 ***</w:t>
            </w:r>
          </w:p>
        </w:tc>
        <w:tc>
          <w:tcPr>
            <w:tcW w:w="1890" w:type="dxa"/>
            <w:shd w:val="clear" w:color="auto" w:fill="FFFFFF"/>
            <w:tcMar>
              <w:top w:w="0" w:type="dxa"/>
              <w:left w:w="0" w:type="dxa"/>
              <w:bottom w:w="0" w:type="dxa"/>
              <w:right w:w="0" w:type="dxa"/>
            </w:tcMar>
            <w:vAlign w:val="center"/>
          </w:tcPr>
          <w:p w14:paraId="46136DFB" w14:textId="77777777" w:rsidR="002319EE" w:rsidRDefault="002319EE" w:rsidP="00536E34">
            <w:pPr>
              <w:spacing w:before="40" w:after="40"/>
              <w:ind w:left="40" w:right="40"/>
              <w:jc w:val="right"/>
            </w:pPr>
            <w:r>
              <w:rPr>
                <w:rFonts w:ascii="Roboto" w:eastAsia="Roboto" w:hAnsi="Roboto" w:cs="Roboto"/>
                <w:color w:val="111111"/>
              </w:rPr>
              <w:t>1.32 +- 0.11 ***</w:t>
            </w:r>
          </w:p>
        </w:tc>
      </w:tr>
      <w:tr w:rsidR="002319EE" w14:paraId="3021AFB3" w14:textId="77777777" w:rsidTr="002319EE">
        <w:trPr>
          <w:cantSplit/>
          <w:jc w:val="center"/>
        </w:trPr>
        <w:tc>
          <w:tcPr>
            <w:tcW w:w="1138" w:type="dxa"/>
            <w:vMerge/>
            <w:shd w:val="clear" w:color="auto" w:fill="auto"/>
            <w:tcMar>
              <w:top w:w="0" w:type="dxa"/>
              <w:left w:w="0" w:type="dxa"/>
              <w:bottom w:w="0" w:type="dxa"/>
              <w:right w:w="0" w:type="dxa"/>
            </w:tcMar>
            <w:vAlign w:val="center"/>
          </w:tcPr>
          <w:p w14:paraId="2B9DF2A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7265CD"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70B85CB6" w14:textId="77777777" w:rsidR="002319EE" w:rsidRDefault="002319EE" w:rsidP="00536E34">
            <w:pPr>
              <w:spacing w:before="40" w:after="40"/>
              <w:ind w:left="40" w:right="40"/>
              <w:jc w:val="right"/>
            </w:pPr>
            <w:r>
              <w:rPr>
                <w:rFonts w:ascii="Roboto" w:eastAsia="Roboto" w:hAnsi="Roboto" w:cs="Roboto"/>
                <w:color w:val="111111"/>
              </w:rPr>
              <w:t>-1.85 +- 0.02 ***</w:t>
            </w:r>
          </w:p>
        </w:tc>
        <w:tc>
          <w:tcPr>
            <w:tcW w:w="1890" w:type="dxa"/>
            <w:shd w:val="clear" w:color="auto" w:fill="EFEFEF"/>
            <w:tcMar>
              <w:top w:w="0" w:type="dxa"/>
              <w:left w:w="0" w:type="dxa"/>
              <w:bottom w:w="0" w:type="dxa"/>
              <w:right w:w="0" w:type="dxa"/>
            </w:tcMar>
            <w:vAlign w:val="center"/>
          </w:tcPr>
          <w:p w14:paraId="6BC999E4" w14:textId="77777777" w:rsidR="002319EE" w:rsidRDefault="002319EE" w:rsidP="00536E34">
            <w:pPr>
              <w:spacing w:before="40" w:after="40"/>
              <w:ind w:left="40" w:right="40"/>
              <w:jc w:val="right"/>
            </w:pPr>
            <w:r>
              <w:rPr>
                <w:rFonts w:ascii="Roboto" w:eastAsia="Roboto" w:hAnsi="Roboto" w:cs="Roboto"/>
                <w:color w:val="111111"/>
              </w:rPr>
              <w:t>1.27 +- 0.12 ***</w:t>
            </w:r>
          </w:p>
        </w:tc>
      </w:tr>
      <w:tr w:rsidR="002319EE" w14:paraId="229C7A2E" w14:textId="77777777" w:rsidTr="002319EE">
        <w:trPr>
          <w:cantSplit/>
          <w:jc w:val="center"/>
        </w:trPr>
        <w:tc>
          <w:tcPr>
            <w:tcW w:w="1138" w:type="dxa"/>
            <w:vMerge/>
            <w:shd w:val="clear" w:color="auto" w:fill="auto"/>
            <w:tcMar>
              <w:top w:w="0" w:type="dxa"/>
              <w:left w:w="0" w:type="dxa"/>
              <w:bottom w:w="0" w:type="dxa"/>
              <w:right w:w="0" w:type="dxa"/>
            </w:tcMar>
            <w:vAlign w:val="center"/>
          </w:tcPr>
          <w:p w14:paraId="175E20D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11EEEDD"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6ABE5971" w14:textId="77777777" w:rsidR="002319EE" w:rsidRDefault="002319EE" w:rsidP="00536E34">
            <w:pPr>
              <w:spacing w:before="40" w:after="40"/>
              <w:ind w:left="40" w:right="40"/>
              <w:jc w:val="right"/>
            </w:pPr>
            <w:r>
              <w:rPr>
                <w:rFonts w:ascii="Roboto" w:eastAsia="Roboto" w:hAnsi="Roboto" w:cs="Roboto"/>
                <w:color w:val="111111"/>
              </w:rPr>
              <w:t>-1.87 +- 0.02 ***</w:t>
            </w:r>
          </w:p>
        </w:tc>
        <w:tc>
          <w:tcPr>
            <w:tcW w:w="1890" w:type="dxa"/>
            <w:shd w:val="clear" w:color="auto" w:fill="FFFFFF"/>
            <w:tcMar>
              <w:top w:w="0" w:type="dxa"/>
              <w:left w:w="0" w:type="dxa"/>
              <w:bottom w:w="0" w:type="dxa"/>
              <w:right w:w="0" w:type="dxa"/>
            </w:tcMar>
            <w:vAlign w:val="center"/>
          </w:tcPr>
          <w:p w14:paraId="237A36FE" w14:textId="77777777" w:rsidR="002319EE" w:rsidRDefault="002319EE" w:rsidP="00536E34">
            <w:pPr>
              <w:spacing w:before="40" w:after="40"/>
              <w:ind w:left="40" w:right="40"/>
              <w:jc w:val="right"/>
            </w:pPr>
            <w:r>
              <w:rPr>
                <w:rFonts w:ascii="Roboto" w:eastAsia="Roboto" w:hAnsi="Roboto" w:cs="Roboto"/>
                <w:color w:val="111111"/>
              </w:rPr>
              <w:t>1.26 +- 0.12 ***</w:t>
            </w:r>
          </w:p>
        </w:tc>
      </w:tr>
      <w:tr w:rsidR="002319EE" w14:paraId="22A4A755" w14:textId="77777777" w:rsidTr="002319EE">
        <w:trPr>
          <w:cantSplit/>
          <w:jc w:val="center"/>
        </w:trPr>
        <w:tc>
          <w:tcPr>
            <w:tcW w:w="1138" w:type="dxa"/>
            <w:vMerge/>
            <w:shd w:val="clear" w:color="auto" w:fill="auto"/>
            <w:tcMar>
              <w:top w:w="0" w:type="dxa"/>
              <w:left w:w="0" w:type="dxa"/>
              <w:bottom w:w="0" w:type="dxa"/>
              <w:right w:w="0" w:type="dxa"/>
            </w:tcMar>
            <w:vAlign w:val="center"/>
          </w:tcPr>
          <w:p w14:paraId="6807EA42"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12B2E4FC"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74074673" w14:textId="77777777" w:rsidR="002319EE" w:rsidRDefault="002319EE" w:rsidP="00536E34">
            <w:pPr>
              <w:spacing w:before="40" w:after="40"/>
              <w:ind w:left="40" w:right="40"/>
              <w:jc w:val="right"/>
            </w:pPr>
            <w:r>
              <w:rPr>
                <w:rFonts w:ascii="Roboto" w:eastAsia="Roboto" w:hAnsi="Roboto" w:cs="Roboto"/>
                <w:color w:val="111111"/>
              </w:rPr>
              <w:t>-1.88 +- 0.02 ***</w:t>
            </w:r>
          </w:p>
        </w:tc>
        <w:tc>
          <w:tcPr>
            <w:tcW w:w="1890" w:type="dxa"/>
            <w:shd w:val="clear" w:color="auto" w:fill="EFEFEF"/>
            <w:tcMar>
              <w:top w:w="0" w:type="dxa"/>
              <w:left w:w="0" w:type="dxa"/>
              <w:bottom w:w="0" w:type="dxa"/>
              <w:right w:w="0" w:type="dxa"/>
            </w:tcMar>
            <w:vAlign w:val="center"/>
          </w:tcPr>
          <w:p w14:paraId="56269EBD" w14:textId="77777777" w:rsidR="002319EE" w:rsidRDefault="002319EE" w:rsidP="00536E34">
            <w:pPr>
              <w:spacing w:before="40" w:after="40"/>
              <w:ind w:left="40" w:right="40"/>
              <w:jc w:val="right"/>
            </w:pPr>
            <w:r>
              <w:rPr>
                <w:rFonts w:ascii="Roboto" w:eastAsia="Roboto" w:hAnsi="Roboto" w:cs="Roboto"/>
                <w:color w:val="111111"/>
              </w:rPr>
              <w:t>1.31 +- 0.13 ***</w:t>
            </w:r>
          </w:p>
        </w:tc>
      </w:tr>
      <w:tr w:rsidR="002319EE" w14:paraId="7D5A3D7E" w14:textId="77777777" w:rsidTr="002319EE">
        <w:trPr>
          <w:cantSplit/>
          <w:jc w:val="center"/>
        </w:trPr>
        <w:tc>
          <w:tcPr>
            <w:tcW w:w="1138" w:type="dxa"/>
            <w:vMerge/>
            <w:shd w:val="clear" w:color="auto" w:fill="auto"/>
            <w:tcMar>
              <w:top w:w="0" w:type="dxa"/>
              <w:left w:w="0" w:type="dxa"/>
              <w:bottom w:w="0" w:type="dxa"/>
              <w:right w:w="0" w:type="dxa"/>
            </w:tcMar>
            <w:vAlign w:val="center"/>
          </w:tcPr>
          <w:p w14:paraId="21B4263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72B10FB"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shd w:val="clear" w:color="auto" w:fill="FFFFFF"/>
            <w:tcMar>
              <w:top w:w="0" w:type="dxa"/>
              <w:left w:w="0" w:type="dxa"/>
              <w:bottom w:w="0" w:type="dxa"/>
              <w:right w:w="0" w:type="dxa"/>
            </w:tcMar>
            <w:vAlign w:val="center"/>
          </w:tcPr>
          <w:p w14:paraId="6A373078" w14:textId="77777777" w:rsidR="002319EE" w:rsidRDefault="002319EE" w:rsidP="00536E34">
            <w:pPr>
              <w:spacing w:before="40" w:after="40"/>
              <w:ind w:left="40" w:right="40"/>
              <w:jc w:val="right"/>
            </w:pPr>
            <w:r>
              <w:rPr>
                <w:rFonts w:ascii="Roboto" w:eastAsia="Roboto" w:hAnsi="Roboto" w:cs="Roboto"/>
                <w:color w:val="111111"/>
              </w:rPr>
              <w:t>-1.89 +- 0.02 ***</w:t>
            </w:r>
          </w:p>
        </w:tc>
        <w:tc>
          <w:tcPr>
            <w:tcW w:w="1890" w:type="dxa"/>
            <w:shd w:val="clear" w:color="auto" w:fill="FFFFFF"/>
            <w:tcMar>
              <w:top w:w="0" w:type="dxa"/>
              <w:left w:w="0" w:type="dxa"/>
              <w:bottom w:w="0" w:type="dxa"/>
              <w:right w:w="0" w:type="dxa"/>
            </w:tcMar>
            <w:vAlign w:val="center"/>
          </w:tcPr>
          <w:p w14:paraId="624B49C7" w14:textId="77777777" w:rsidR="002319EE" w:rsidRDefault="002319EE" w:rsidP="00536E34">
            <w:pPr>
              <w:spacing w:before="40" w:after="40"/>
              <w:ind w:left="40" w:right="40"/>
              <w:jc w:val="right"/>
            </w:pPr>
            <w:r>
              <w:rPr>
                <w:rFonts w:ascii="Roboto" w:eastAsia="Roboto" w:hAnsi="Roboto" w:cs="Roboto"/>
                <w:color w:val="111111"/>
              </w:rPr>
              <w:t>1.34 +- 0.14 ***</w:t>
            </w:r>
          </w:p>
        </w:tc>
      </w:tr>
    </w:tbl>
    <w:p w14:paraId="651F1EC4" w14:textId="0CC721F4" w:rsidR="002319EE" w:rsidRDefault="002319EE" w:rsidP="00C02B7B"/>
    <w:p w14:paraId="4E6E5798" w14:textId="7A2346C5" w:rsidR="00536E34" w:rsidRDefault="00536E34">
      <w:r>
        <w:br w:type="page"/>
      </w:r>
    </w:p>
    <w:p w14:paraId="64293F82" w14:textId="0808AC50" w:rsidR="00536E34" w:rsidRDefault="00536E34" w:rsidP="00536E34">
      <w:pPr>
        <w:pStyle w:val="Beschriftung"/>
        <w:keepNext/>
      </w:pPr>
      <w:r>
        <w:lastRenderedPageBreak/>
        <w:t xml:space="preserve">Table S </w:t>
      </w:r>
      <w:r>
        <w:fldChar w:fldCharType="begin"/>
      </w:r>
      <w:r>
        <w:instrText xml:space="preserve"> SEQ Table_S \* ARABIC </w:instrText>
      </w:r>
      <w:r>
        <w:fldChar w:fldCharType="separate"/>
      </w:r>
      <w:r w:rsidR="006361CE">
        <w:rPr>
          <w:noProof/>
        </w:rPr>
        <w:t>4</w:t>
      </w:r>
      <w:r>
        <w:fldChar w:fldCharType="end"/>
      </w:r>
      <w:r>
        <w:t xml:space="preserve"> | Continuation of </w:t>
      </w:r>
      <w:r>
        <w:fldChar w:fldCharType="begin"/>
      </w:r>
      <w:r>
        <w:instrText xml:space="preserve"> REF _Ref39831536 \h </w:instrText>
      </w:r>
      <w:r>
        <w:fldChar w:fldCharType="separate"/>
      </w:r>
      <w:r>
        <w:t xml:space="preserve">Table S </w:t>
      </w:r>
      <w:r>
        <w:rPr>
          <w:noProof/>
        </w:rPr>
        <w:t>3</w:t>
      </w:r>
      <w:r>
        <w:fldChar w:fldCharType="end"/>
      </w:r>
      <w:r>
        <w:t xml:space="preserve">, showing values for </w:t>
      </w:r>
      <w:proofErr w:type="spellStart"/>
      <w:r>
        <w:t>Akaikes</w:t>
      </w:r>
      <w:proofErr w:type="spellEnd"/>
      <w:r>
        <w:t xml:space="preserve"> information criterion (AIC), </w:t>
      </w:r>
      <w:proofErr w:type="spellStart"/>
      <w:r>
        <w:t>Bayesiane</w:t>
      </w:r>
      <w:proofErr w:type="spellEnd"/>
      <w:r>
        <w:t xml:space="preserve"> information criterion (BIC), and their respective delta values. The model with the lowest </w:t>
      </w:r>
      <w:proofErr w:type="spellStart"/>
      <w:r>
        <w:t>Aic</w:t>
      </w:r>
      <w:proofErr w:type="spellEnd"/>
      <w:r>
        <w:t xml:space="preserve"> value (</w:t>
      </w:r>
      <w:r>
        <w:rPr>
          <w:rFonts w:cstheme="minorHAnsi"/>
        </w:rPr>
        <w:t>∆</w:t>
      </w:r>
      <w:proofErr w:type="spellStart"/>
      <w:r>
        <w:t>Aic</w:t>
      </w:r>
      <w:proofErr w:type="spellEnd"/>
      <w:r>
        <w:t xml:space="preserve"> == 0.0) was selected for further analysis and selection was consistent with BIC values. </w:t>
      </w:r>
    </w:p>
    <w:tbl>
      <w:tblPr>
        <w:tblW w:w="0" w:type="auto"/>
        <w:jc w:val="center"/>
        <w:tblLayout w:type="fixed"/>
        <w:tblLook w:val="04A0" w:firstRow="1" w:lastRow="0" w:firstColumn="1" w:lastColumn="0" w:noHBand="0" w:noVBand="1"/>
      </w:tblPr>
      <w:tblGrid>
        <w:gridCol w:w="1138"/>
        <w:gridCol w:w="1280"/>
        <w:gridCol w:w="1082"/>
        <w:gridCol w:w="1082"/>
        <w:gridCol w:w="827"/>
        <w:gridCol w:w="827"/>
      </w:tblGrid>
      <w:tr w:rsidR="00536E34" w14:paraId="2C4D97AD"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5B645C7C" w14:textId="77777777" w:rsidR="00536E34" w:rsidRDefault="00536E34" w:rsidP="00536E34">
            <w:pPr>
              <w:spacing w:before="40" w:after="40"/>
              <w:ind w:left="40" w:right="40"/>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343CFA82" w14:textId="77777777" w:rsidR="00536E34" w:rsidRDefault="00536E34" w:rsidP="00536E34">
            <w:pPr>
              <w:spacing w:before="40" w:after="40"/>
              <w:ind w:left="40" w:right="40"/>
            </w:pPr>
            <w:r>
              <w:rPr>
                <w:rFonts w:ascii="Roboto" w:eastAsia="Roboto" w:hAnsi="Roboto" w:cs="Roboto"/>
                <w:b/>
                <w:color w:val="111111"/>
              </w:rPr>
              <w:t>Model</w:t>
            </w:r>
          </w:p>
        </w:tc>
        <w:tc>
          <w:tcPr>
            <w:tcW w:w="1082" w:type="dxa"/>
            <w:shd w:val="clear" w:color="auto" w:fill="CFCFCF"/>
            <w:tcMar>
              <w:top w:w="0" w:type="dxa"/>
              <w:left w:w="0" w:type="dxa"/>
              <w:bottom w:w="0" w:type="dxa"/>
              <w:right w:w="0" w:type="dxa"/>
            </w:tcMar>
            <w:vAlign w:val="center"/>
          </w:tcPr>
          <w:p w14:paraId="22631190" w14:textId="77777777" w:rsidR="00536E34" w:rsidRDefault="00536E34"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4DA58DF7" w14:textId="77777777" w:rsidR="00536E34" w:rsidRDefault="00536E34" w:rsidP="00536E34">
            <w:pPr>
              <w:spacing w:before="40" w:after="40"/>
              <w:ind w:left="40" w:right="40"/>
              <w:jc w:val="right"/>
            </w:pPr>
            <w:r>
              <w:rPr>
                <w:rFonts w:ascii="Roboto" w:eastAsia="Roboto" w:hAnsi="Roboto" w:cs="Roboto"/>
                <w:b/>
                <w:color w:val="111111"/>
              </w:rPr>
              <w:t>BIC</w:t>
            </w:r>
          </w:p>
        </w:tc>
        <w:tc>
          <w:tcPr>
            <w:tcW w:w="827" w:type="dxa"/>
            <w:shd w:val="clear" w:color="auto" w:fill="CFCFCF"/>
            <w:tcMar>
              <w:top w:w="0" w:type="dxa"/>
              <w:left w:w="0" w:type="dxa"/>
              <w:bottom w:w="0" w:type="dxa"/>
              <w:right w:w="0" w:type="dxa"/>
            </w:tcMar>
            <w:vAlign w:val="center"/>
          </w:tcPr>
          <w:p w14:paraId="63440F99" w14:textId="77777777" w:rsidR="00536E34" w:rsidRDefault="00536E34" w:rsidP="00536E34">
            <w:pPr>
              <w:spacing w:before="40" w:after="40"/>
              <w:ind w:left="40" w:right="40"/>
              <w:jc w:val="right"/>
            </w:pPr>
            <w:r>
              <w:rPr>
                <w:rFonts w:ascii="Roboto" w:eastAsia="Roboto" w:hAnsi="Roboto" w:cs="Roboto"/>
                <w:b/>
                <w:color w:val="111111"/>
              </w:rPr>
              <w:t>ΔAIC</w:t>
            </w:r>
          </w:p>
        </w:tc>
        <w:tc>
          <w:tcPr>
            <w:tcW w:w="827" w:type="dxa"/>
            <w:shd w:val="clear" w:color="auto" w:fill="CFCFCF"/>
            <w:tcMar>
              <w:top w:w="0" w:type="dxa"/>
              <w:left w:w="0" w:type="dxa"/>
              <w:bottom w:w="0" w:type="dxa"/>
              <w:right w:w="0" w:type="dxa"/>
            </w:tcMar>
            <w:vAlign w:val="center"/>
          </w:tcPr>
          <w:p w14:paraId="45175CBD" w14:textId="77777777" w:rsidR="00536E34" w:rsidRDefault="00536E34" w:rsidP="00536E34">
            <w:pPr>
              <w:spacing w:before="40" w:after="40"/>
              <w:ind w:left="40" w:right="40"/>
              <w:jc w:val="right"/>
            </w:pPr>
            <w:r>
              <w:rPr>
                <w:rFonts w:ascii="Roboto" w:eastAsia="Roboto" w:hAnsi="Roboto" w:cs="Roboto"/>
                <w:b/>
                <w:color w:val="111111"/>
              </w:rPr>
              <w:t>ΔBIC</w:t>
            </w:r>
          </w:p>
        </w:tc>
      </w:tr>
      <w:tr w:rsidR="00536E34" w14:paraId="77FD11F4"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37C09998" w14:textId="77777777" w:rsidR="00536E34" w:rsidRDefault="00536E34" w:rsidP="00536E34">
            <w:pPr>
              <w:spacing w:before="40" w:after="40"/>
              <w:ind w:left="40" w:right="40"/>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72D13C93" w14:textId="77777777" w:rsidR="00536E34" w:rsidRDefault="00536E34" w:rsidP="00536E34">
            <w:pPr>
              <w:spacing w:before="40" w:after="40"/>
              <w:ind w:left="40" w:right="40"/>
            </w:pPr>
            <w:r>
              <w:rPr>
                <w:rFonts w:ascii="Roboto" w:eastAsia="Roboto" w:hAnsi="Roboto" w:cs="Roboto"/>
                <w:color w:val="111111"/>
              </w:rPr>
              <w:t>trend.st1</w:t>
            </w:r>
          </w:p>
        </w:tc>
        <w:tc>
          <w:tcPr>
            <w:tcW w:w="1082" w:type="dxa"/>
            <w:shd w:val="clear" w:color="auto" w:fill="EFEFEF"/>
            <w:tcMar>
              <w:top w:w="0" w:type="dxa"/>
              <w:left w:w="0" w:type="dxa"/>
              <w:bottom w:w="0" w:type="dxa"/>
              <w:right w:w="0" w:type="dxa"/>
            </w:tcMar>
            <w:vAlign w:val="center"/>
          </w:tcPr>
          <w:p w14:paraId="600DC3DE" w14:textId="77777777" w:rsidR="00536E34" w:rsidRDefault="00536E34" w:rsidP="00536E34">
            <w:pPr>
              <w:spacing w:before="40" w:after="40"/>
              <w:ind w:left="40" w:right="40"/>
              <w:jc w:val="right"/>
            </w:pPr>
            <w:r>
              <w:rPr>
                <w:rFonts w:ascii="Roboto" w:eastAsia="Roboto" w:hAnsi="Roboto" w:cs="Roboto"/>
                <w:color w:val="111111"/>
              </w:rPr>
              <w:t>15908.6</w:t>
            </w:r>
          </w:p>
        </w:tc>
        <w:tc>
          <w:tcPr>
            <w:tcW w:w="1082" w:type="dxa"/>
            <w:shd w:val="clear" w:color="auto" w:fill="EFEFEF"/>
            <w:tcMar>
              <w:top w:w="0" w:type="dxa"/>
              <w:left w:w="0" w:type="dxa"/>
              <w:bottom w:w="0" w:type="dxa"/>
              <w:right w:w="0" w:type="dxa"/>
            </w:tcMar>
            <w:vAlign w:val="center"/>
          </w:tcPr>
          <w:p w14:paraId="0B200E38" w14:textId="77777777" w:rsidR="00536E34" w:rsidRDefault="00536E34" w:rsidP="00536E34">
            <w:pPr>
              <w:spacing w:before="40" w:after="40"/>
              <w:ind w:left="40" w:right="40"/>
              <w:jc w:val="right"/>
            </w:pPr>
            <w:r>
              <w:rPr>
                <w:rFonts w:ascii="Roboto" w:eastAsia="Roboto" w:hAnsi="Roboto" w:cs="Roboto"/>
                <w:color w:val="111111"/>
              </w:rPr>
              <w:t>15932.5</w:t>
            </w:r>
          </w:p>
        </w:tc>
        <w:tc>
          <w:tcPr>
            <w:tcW w:w="827" w:type="dxa"/>
            <w:shd w:val="clear" w:color="auto" w:fill="EFEFEF"/>
            <w:tcMar>
              <w:top w:w="0" w:type="dxa"/>
              <w:left w:w="0" w:type="dxa"/>
              <w:bottom w:w="0" w:type="dxa"/>
              <w:right w:w="0" w:type="dxa"/>
            </w:tcMar>
            <w:vAlign w:val="center"/>
          </w:tcPr>
          <w:p w14:paraId="67CE2367" w14:textId="77777777" w:rsidR="00536E34" w:rsidRDefault="00536E34" w:rsidP="00536E34">
            <w:pPr>
              <w:spacing w:before="40" w:after="40"/>
              <w:ind w:left="40" w:right="40"/>
              <w:jc w:val="right"/>
            </w:pPr>
            <w:r>
              <w:rPr>
                <w:rFonts w:ascii="Roboto" w:eastAsia="Roboto" w:hAnsi="Roboto" w:cs="Roboto"/>
                <w:color w:val="111111"/>
              </w:rPr>
              <w:t>28.8</w:t>
            </w:r>
          </w:p>
        </w:tc>
        <w:tc>
          <w:tcPr>
            <w:tcW w:w="827" w:type="dxa"/>
            <w:shd w:val="clear" w:color="auto" w:fill="EFEFEF"/>
            <w:tcMar>
              <w:top w:w="0" w:type="dxa"/>
              <w:left w:w="0" w:type="dxa"/>
              <w:bottom w:w="0" w:type="dxa"/>
              <w:right w:w="0" w:type="dxa"/>
            </w:tcMar>
            <w:vAlign w:val="center"/>
          </w:tcPr>
          <w:p w14:paraId="6A3114EF" w14:textId="77777777" w:rsidR="00536E34" w:rsidRDefault="00536E34" w:rsidP="00536E34">
            <w:pPr>
              <w:spacing w:before="40" w:after="40"/>
              <w:ind w:left="40" w:right="40"/>
              <w:jc w:val="right"/>
            </w:pPr>
            <w:r>
              <w:rPr>
                <w:rFonts w:ascii="Roboto" w:eastAsia="Roboto" w:hAnsi="Roboto" w:cs="Roboto"/>
                <w:color w:val="111111"/>
              </w:rPr>
              <w:t>28.9</w:t>
            </w:r>
          </w:p>
        </w:tc>
      </w:tr>
      <w:tr w:rsidR="00536E34" w14:paraId="3093A10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2A6A48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E0244EE"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081B244C" w14:textId="77777777" w:rsidR="00536E34" w:rsidRDefault="00536E34" w:rsidP="00536E34">
            <w:pPr>
              <w:spacing w:before="40" w:after="40"/>
              <w:ind w:left="40" w:right="40"/>
              <w:jc w:val="right"/>
            </w:pPr>
            <w:r>
              <w:rPr>
                <w:rFonts w:ascii="Roboto" w:eastAsia="Roboto" w:hAnsi="Roboto" w:cs="Roboto"/>
                <w:color w:val="111111"/>
              </w:rPr>
              <w:t>15897.7</w:t>
            </w:r>
          </w:p>
        </w:tc>
        <w:tc>
          <w:tcPr>
            <w:tcW w:w="1082" w:type="dxa"/>
            <w:shd w:val="clear" w:color="auto" w:fill="FFFFFF"/>
            <w:tcMar>
              <w:top w:w="0" w:type="dxa"/>
              <w:left w:w="0" w:type="dxa"/>
              <w:bottom w:w="0" w:type="dxa"/>
              <w:right w:w="0" w:type="dxa"/>
            </w:tcMar>
            <w:vAlign w:val="center"/>
          </w:tcPr>
          <w:p w14:paraId="144C362D" w14:textId="77777777" w:rsidR="00536E34" w:rsidRDefault="00536E34" w:rsidP="00536E34">
            <w:pPr>
              <w:spacing w:before="40" w:after="40"/>
              <w:ind w:left="40" w:right="40"/>
              <w:jc w:val="right"/>
            </w:pPr>
            <w:r>
              <w:rPr>
                <w:rFonts w:ascii="Roboto" w:eastAsia="Roboto" w:hAnsi="Roboto" w:cs="Roboto"/>
                <w:color w:val="111111"/>
              </w:rPr>
              <w:t>15921.5</w:t>
            </w:r>
          </w:p>
        </w:tc>
        <w:tc>
          <w:tcPr>
            <w:tcW w:w="827" w:type="dxa"/>
            <w:shd w:val="clear" w:color="auto" w:fill="FFFFFF"/>
            <w:tcMar>
              <w:top w:w="0" w:type="dxa"/>
              <w:left w:w="0" w:type="dxa"/>
              <w:bottom w:w="0" w:type="dxa"/>
              <w:right w:w="0" w:type="dxa"/>
            </w:tcMar>
            <w:vAlign w:val="center"/>
          </w:tcPr>
          <w:p w14:paraId="4AC72986" w14:textId="77777777" w:rsidR="00536E34" w:rsidRDefault="00536E34" w:rsidP="00536E34">
            <w:pPr>
              <w:spacing w:before="40" w:after="40"/>
              <w:ind w:left="40" w:right="40"/>
              <w:jc w:val="right"/>
            </w:pPr>
            <w:r>
              <w:rPr>
                <w:rFonts w:ascii="Roboto" w:eastAsia="Roboto" w:hAnsi="Roboto" w:cs="Roboto"/>
                <w:color w:val="111111"/>
              </w:rPr>
              <w:t>17.9</w:t>
            </w:r>
          </w:p>
        </w:tc>
        <w:tc>
          <w:tcPr>
            <w:tcW w:w="827" w:type="dxa"/>
            <w:shd w:val="clear" w:color="auto" w:fill="FFFFFF"/>
            <w:tcMar>
              <w:top w:w="0" w:type="dxa"/>
              <w:left w:w="0" w:type="dxa"/>
              <w:bottom w:w="0" w:type="dxa"/>
              <w:right w:w="0" w:type="dxa"/>
            </w:tcMar>
            <w:vAlign w:val="center"/>
          </w:tcPr>
          <w:p w14:paraId="5590D6F7" w14:textId="77777777" w:rsidR="00536E34" w:rsidRDefault="00536E34" w:rsidP="00536E34">
            <w:pPr>
              <w:spacing w:before="40" w:after="40"/>
              <w:ind w:left="40" w:right="40"/>
              <w:jc w:val="right"/>
            </w:pPr>
            <w:r>
              <w:rPr>
                <w:rFonts w:ascii="Roboto" w:eastAsia="Roboto" w:hAnsi="Roboto" w:cs="Roboto"/>
                <w:color w:val="111111"/>
              </w:rPr>
              <w:t>17.9</w:t>
            </w:r>
          </w:p>
        </w:tc>
      </w:tr>
      <w:tr w:rsidR="00536E34" w14:paraId="75892DA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95D84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5196AE86"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1CB23442" w14:textId="77777777" w:rsidR="00536E34" w:rsidRDefault="00536E34" w:rsidP="00536E34">
            <w:pPr>
              <w:spacing w:before="40" w:after="40"/>
              <w:ind w:left="40" w:right="40"/>
              <w:jc w:val="right"/>
            </w:pPr>
            <w:r>
              <w:rPr>
                <w:rFonts w:ascii="Roboto" w:eastAsia="Roboto" w:hAnsi="Roboto" w:cs="Roboto"/>
                <w:color w:val="111111"/>
              </w:rPr>
              <w:t>15893.4</w:t>
            </w:r>
          </w:p>
        </w:tc>
        <w:tc>
          <w:tcPr>
            <w:tcW w:w="1082" w:type="dxa"/>
            <w:shd w:val="clear" w:color="auto" w:fill="EFEFEF"/>
            <w:tcMar>
              <w:top w:w="0" w:type="dxa"/>
              <w:left w:w="0" w:type="dxa"/>
              <w:bottom w:w="0" w:type="dxa"/>
              <w:right w:w="0" w:type="dxa"/>
            </w:tcMar>
            <w:vAlign w:val="center"/>
          </w:tcPr>
          <w:p w14:paraId="7B8B78D4" w14:textId="77777777" w:rsidR="00536E34" w:rsidRDefault="00536E34" w:rsidP="00536E34">
            <w:pPr>
              <w:spacing w:before="40" w:after="40"/>
              <w:ind w:left="40" w:right="40"/>
              <w:jc w:val="right"/>
            </w:pPr>
            <w:r>
              <w:rPr>
                <w:rFonts w:ascii="Roboto" w:eastAsia="Roboto" w:hAnsi="Roboto" w:cs="Roboto"/>
                <w:color w:val="111111"/>
              </w:rPr>
              <w:t>15917.3</w:t>
            </w:r>
          </w:p>
        </w:tc>
        <w:tc>
          <w:tcPr>
            <w:tcW w:w="827" w:type="dxa"/>
            <w:shd w:val="clear" w:color="auto" w:fill="EFEFEF"/>
            <w:tcMar>
              <w:top w:w="0" w:type="dxa"/>
              <w:left w:w="0" w:type="dxa"/>
              <w:bottom w:w="0" w:type="dxa"/>
              <w:right w:w="0" w:type="dxa"/>
            </w:tcMar>
            <w:vAlign w:val="center"/>
          </w:tcPr>
          <w:p w14:paraId="30A74757" w14:textId="77777777" w:rsidR="00536E34" w:rsidRDefault="00536E34" w:rsidP="00536E34">
            <w:pPr>
              <w:spacing w:before="40" w:after="40"/>
              <w:ind w:left="40" w:right="40"/>
              <w:jc w:val="right"/>
            </w:pPr>
            <w:r>
              <w:rPr>
                <w:rFonts w:ascii="Roboto" w:eastAsia="Roboto" w:hAnsi="Roboto" w:cs="Roboto"/>
                <w:color w:val="111111"/>
              </w:rPr>
              <w:t>13.6</w:t>
            </w:r>
          </w:p>
        </w:tc>
        <w:tc>
          <w:tcPr>
            <w:tcW w:w="827" w:type="dxa"/>
            <w:shd w:val="clear" w:color="auto" w:fill="EFEFEF"/>
            <w:tcMar>
              <w:top w:w="0" w:type="dxa"/>
              <w:left w:w="0" w:type="dxa"/>
              <w:bottom w:w="0" w:type="dxa"/>
              <w:right w:w="0" w:type="dxa"/>
            </w:tcMar>
            <w:vAlign w:val="center"/>
          </w:tcPr>
          <w:p w14:paraId="1C68A4DB" w14:textId="77777777" w:rsidR="00536E34" w:rsidRDefault="00536E34" w:rsidP="00536E34">
            <w:pPr>
              <w:spacing w:before="40" w:after="40"/>
              <w:ind w:left="40" w:right="40"/>
              <w:jc w:val="right"/>
            </w:pPr>
            <w:r>
              <w:rPr>
                <w:rFonts w:ascii="Roboto" w:eastAsia="Roboto" w:hAnsi="Roboto" w:cs="Roboto"/>
                <w:color w:val="111111"/>
              </w:rPr>
              <w:t>13.7</w:t>
            </w:r>
          </w:p>
        </w:tc>
      </w:tr>
      <w:tr w:rsidR="00536E34" w14:paraId="2CA606FB"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8BC61"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264F99F3"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56D1C868" w14:textId="77777777" w:rsidR="00536E34" w:rsidRDefault="00536E34" w:rsidP="00536E34">
            <w:pPr>
              <w:spacing w:before="40" w:after="40"/>
              <w:ind w:left="40" w:right="40"/>
              <w:jc w:val="right"/>
            </w:pPr>
            <w:r>
              <w:rPr>
                <w:rFonts w:ascii="Roboto" w:eastAsia="Roboto" w:hAnsi="Roboto" w:cs="Roboto"/>
                <w:color w:val="111111"/>
              </w:rPr>
              <w:t>15906.8</w:t>
            </w:r>
          </w:p>
        </w:tc>
        <w:tc>
          <w:tcPr>
            <w:tcW w:w="1082" w:type="dxa"/>
            <w:shd w:val="clear" w:color="auto" w:fill="FFFFFF"/>
            <w:tcMar>
              <w:top w:w="0" w:type="dxa"/>
              <w:left w:w="0" w:type="dxa"/>
              <w:bottom w:w="0" w:type="dxa"/>
              <w:right w:w="0" w:type="dxa"/>
            </w:tcMar>
            <w:vAlign w:val="center"/>
          </w:tcPr>
          <w:p w14:paraId="49022269" w14:textId="77777777" w:rsidR="00536E34" w:rsidRDefault="00536E34" w:rsidP="00536E34">
            <w:pPr>
              <w:spacing w:before="40" w:after="40"/>
              <w:ind w:left="40" w:right="40"/>
              <w:jc w:val="right"/>
            </w:pPr>
            <w:r>
              <w:rPr>
                <w:rFonts w:ascii="Roboto" w:eastAsia="Roboto" w:hAnsi="Roboto" w:cs="Roboto"/>
                <w:color w:val="111111"/>
              </w:rPr>
              <w:t>15930.6</w:t>
            </w:r>
          </w:p>
        </w:tc>
        <w:tc>
          <w:tcPr>
            <w:tcW w:w="827" w:type="dxa"/>
            <w:shd w:val="clear" w:color="auto" w:fill="FFFFFF"/>
            <w:tcMar>
              <w:top w:w="0" w:type="dxa"/>
              <w:left w:w="0" w:type="dxa"/>
              <w:bottom w:w="0" w:type="dxa"/>
              <w:right w:w="0" w:type="dxa"/>
            </w:tcMar>
            <w:vAlign w:val="center"/>
          </w:tcPr>
          <w:p w14:paraId="71EEEDCF" w14:textId="77777777" w:rsidR="00536E34" w:rsidRDefault="00536E34" w:rsidP="00536E34">
            <w:pPr>
              <w:spacing w:before="40" w:after="40"/>
              <w:ind w:left="40" w:right="40"/>
              <w:jc w:val="right"/>
            </w:pPr>
            <w:r>
              <w:rPr>
                <w:rFonts w:ascii="Roboto" w:eastAsia="Roboto" w:hAnsi="Roboto" w:cs="Roboto"/>
                <w:color w:val="111111"/>
              </w:rPr>
              <w:t>27.0</w:t>
            </w:r>
          </w:p>
        </w:tc>
        <w:tc>
          <w:tcPr>
            <w:tcW w:w="827" w:type="dxa"/>
            <w:shd w:val="clear" w:color="auto" w:fill="FFFFFF"/>
            <w:tcMar>
              <w:top w:w="0" w:type="dxa"/>
              <w:left w:w="0" w:type="dxa"/>
              <w:bottom w:w="0" w:type="dxa"/>
              <w:right w:w="0" w:type="dxa"/>
            </w:tcMar>
            <w:vAlign w:val="center"/>
          </w:tcPr>
          <w:p w14:paraId="76260BF7" w14:textId="77777777" w:rsidR="00536E34" w:rsidRDefault="00536E34" w:rsidP="00536E34">
            <w:pPr>
              <w:spacing w:before="40" w:after="40"/>
              <w:ind w:left="40" w:right="40"/>
              <w:jc w:val="right"/>
            </w:pPr>
            <w:r>
              <w:rPr>
                <w:rFonts w:ascii="Roboto" w:eastAsia="Roboto" w:hAnsi="Roboto" w:cs="Roboto"/>
                <w:color w:val="111111"/>
              </w:rPr>
              <w:t>27.0</w:t>
            </w:r>
          </w:p>
        </w:tc>
      </w:tr>
      <w:tr w:rsidR="00536E34" w14:paraId="4D59660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866959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1285837F"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2712571C" w14:textId="77777777" w:rsidR="00536E34" w:rsidRDefault="00536E34" w:rsidP="00536E34">
            <w:pPr>
              <w:spacing w:before="40" w:after="40"/>
              <w:ind w:left="40" w:right="40"/>
              <w:jc w:val="right"/>
            </w:pPr>
            <w:r>
              <w:rPr>
                <w:rFonts w:ascii="Roboto" w:eastAsia="Roboto" w:hAnsi="Roboto" w:cs="Roboto"/>
                <w:color w:val="111111"/>
              </w:rPr>
              <w:t>15889.7</w:t>
            </w:r>
          </w:p>
        </w:tc>
        <w:tc>
          <w:tcPr>
            <w:tcW w:w="1082" w:type="dxa"/>
            <w:shd w:val="clear" w:color="auto" w:fill="EFEFEF"/>
            <w:tcMar>
              <w:top w:w="0" w:type="dxa"/>
              <w:left w:w="0" w:type="dxa"/>
              <w:bottom w:w="0" w:type="dxa"/>
              <w:right w:w="0" w:type="dxa"/>
            </w:tcMar>
            <w:vAlign w:val="center"/>
          </w:tcPr>
          <w:p w14:paraId="05A49AF4" w14:textId="77777777" w:rsidR="00536E34" w:rsidRDefault="00536E34" w:rsidP="00536E34">
            <w:pPr>
              <w:spacing w:before="40" w:after="40"/>
              <w:ind w:left="40" w:right="40"/>
              <w:jc w:val="right"/>
            </w:pPr>
            <w:r>
              <w:rPr>
                <w:rFonts w:ascii="Roboto" w:eastAsia="Roboto" w:hAnsi="Roboto" w:cs="Roboto"/>
                <w:color w:val="111111"/>
              </w:rPr>
              <w:t>15913.5</w:t>
            </w:r>
          </w:p>
        </w:tc>
        <w:tc>
          <w:tcPr>
            <w:tcW w:w="827" w:type="dxa"/>
            <w:shd w:val="clear" w:color="auto" w:fill="EFEFEF"/>
            <w:tcMar>
              <w:top w:w="0" w:type="dxa"/>
              <w:left w:w="0" w:type="dxa"/>
              <w:bottom w:w="0" w:type="dxa"/>
              <w:right w:w="0" w:type="dxa"/>
            </w:tcMar>
            <w:vAlign w:val="center"/>
          </w:tcPr>
          <w:p w14:paraId="16D92496" w14:textId="77777777" w:rsidR="00536E34" w:rsidRDefault="00536E34" w:rsidP="00536E34">
            <w:pPr>
              <w:spacing w:before="40" w:after="40"/>
              <w:ind w:left="40" w:right="40"/>
              <w:jc w:val="right"/>
            </w:pPr>
            <w:r>
              <w:rPr>
                <w:rFonts w:ascii="Roboto" w:eastAsia="Roboto" w:hAnsi="Roboto" w:cs="Roboto"/>
                <w:color w:val="111111"/>
              </w:rPr>
              <w:t>9.9</w:t>
            </w:r>
          </w:p>
        </w:tc>
        <w:tc>
          <w:tcPr>
            <w:tcW w:w="827" w:type="dxa"/>
            <w:shd w:val="clear" w:color="auto" w:fill="EFEFEF"/>
            <w:tcMar>
              <w:top w:w="0" w:type="dxa"/>
              <w:left w:w="0" w:type="dxa"/>
              <w:bottom w:w="0" w:type="dxa"/>
              <w:right w:w="0" w:type="dxa"/>
            </w:tcMar>
            <w:vAlign w:val="center"/>
          </w:tcPr>
          <w:p w14:paraId="235D4CD6" w14:textId="77777777" w:rsidR="00536E34" w:rsidRDefault="00536E34" w:rsidP="00536E34">
            <w:pPr>
              <w:spacing w:before="40" w:after="40"/>
              <w:ind w:left="40" w:right="40"/>
              <w:jc w:val="right"/>
            </w:pPr>
            <w:r>
              <w:rPr>
                <w:rFonts w:ascii="Roboto" w:eastAsia="Roboto" w:hAnsi="Roboto" w:cs="Roboto"/>
                <w:color w:val="111111"/>
              </w:rPr>
              <w:t>9.9</w:t>
            </w:r>
          </w:p>
        </w:tc>
      </w:tr>
      <w:tr w:rsidR="00536E34" w14:paraId="25D1819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9AB6ABC"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402AB2D8"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411BEEBF" w14:textId="77777777" w:rsidR="00536E34" w:rsidRDefault="00536E34" w:rsidP="00536E34">
            <w:pPr>
              <w:spacing w:before="40" w:after="40"/>
              <w:ind w:left="40" w:right="40"/>
              <w:jc w:val="right"/>
            </w:pPr>
            <w:r>
              <w:rPr>
                <w:rFonts w:ascii="Roboto" w:eastAsia="Roboto" w:hAnsi="Roboto" w:cs="Roboto"/>
                <w:color w:val="111111"/>
              </w:rPr>
              <w:t>15880.1</w:t>
            </w:r>
          </w:p>
        </w:tc>
        <w:tc>
          <w:tcPr>
            <w:tcW w:w="1082" w:type="dxa"/>
            <w:shd w:val="clear" w:color="auto" w:fill="FFFFFF"/>
            <w:tcMar>
              <w:top w:w="0" w:type="dxa"/>
              <w:left w:w="0" w:type="dxa"/>
              <w:bottom w:w="0" w:type="dxa"/>
              <w:right w:w="0" w:type="dxa"/>
            </w:tcMar>
            <w:vAlign w:val="center"/>
          </w:tcPr>
          <w:p w14:paraId="67A2ECE7" w14:textId="77777777" w:rsidR="00536E34" w:rsidRDefault="00536E34" w:rsidP="00536E34">
            <w:pPr>
              <w:spacing w:before="40" w:after="40"/>
              <w:ind w:left="40" w:right="40"/>
              <w:jc w:val="right"/>
            </w:pPr>
            <w:r>
              <w:rPr>
                <w:rFonts w:ascii="Roboto" w:eastAsia="Roboto" w:hAnsi="Roboto" w:cs="Roboto"/>
                <w:color w:val="111111"/>
              </w:rPr>
              <w:t>15903.9</w:t>
            </w:r>
          </w:p>
        </w:tc>
        <w:tc>
          <w:tcPr>
            <w:tcW w:w="827" w:type="dxa"/>
            <w:shd w:val="clear" w:color="auto" w:fill="FFFFFF"/>
            <w:tcMar>
              <w:top w:w="0" w:type="dxa"/>
              <w:left w:w="0" w:type="dxa"/>
              <w:bottom w:w="0" w:type="dxa"/>
              <w:right w:w="0" w:type="dxa"/>
            </w:tcMar>
            <w:vAlign w:val="center"/>
          </w:tcPr>
          <w:p w14:paraId="706739C0" w14:textId="77777777" w:rsidR="00536E34" w:rsidRDefault="00536E34" w:rsidP="00536E34">
            <w:pPr>
              <w:spacing w:before="40" w:after="40"/>
              <w:ind w:left="40" w:right="40"/>
              <w:jc w:val="right"/>
            </w:pPr>
            <w:r>
              <w:rPr>
                <w:rFonts w:ascii="Roboto" w:eastAsia="Roboto" w:hAnsi="Roboto" w:cs="Roboto"/>
                <w:color w:val="111111"/>
              </w:rPr>
              <w:t>0.3</w:t>
            </w:r>
          </w:p>
        </w:tc>
        <w:tc>
          <w:tcPr>
            <w:tcW w:w="827" w:type="dxa"/>
            <w:shd w:val="clear" w:color="auto" w:fill="FFFFFF"/>
            <w:tcMar>
              <w:top w:w="0" w:type="dxa"/>
              <w:left w:w="0" w:type="dxa"/>
              <w:bottom w:w="0" w:type="dxa"/>
              <w:right w:w="0" w:type="dxa"/>
            </w:tcMar>
            <w:vAlign w:val="center"/>
          </w:tcPr>
          <w:p w14:paraId="431F60CD" w14:textId="77777777" w:rsidR="00536E34" w:rsidRDefault="00536E34" w:rsidP="00536E34">
            <w:pPr>
              <w:spacing w:before="40" w:after="40"/>
              <w:ind w:left="40" w:right="40"/>
              <w:jc w:val="right"/>
            </w:pPr>
            <w:r>
              <w:rPr>
                <w:rFonts w:ascii="Roboto" w:eastAsia="Roboto" w:hAnsi="Roboto" w:cs="Roboto"/>
                <w:color w:val="111111"/>
              </w:rPr>
              <w:t>0.3</w:t>
            </w:r>
          </w:p>
        </w:tc>
      </w:tr>
      <w:tr w:rsidR="00536E34" w14:paraId="6586C185"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1659E59"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278BF61"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4D52E09A" w14:textId="77777777" w:rsidR="00536E34" w:rsidRDefault="00536E34" w:rsidP="00536E34">
            <w:pPr>
              <w:spacing w:before="40" w:after="40"/>
              <w:ind w:left="40" w:right="40"/>
              <w:jc w:val="right"/>
            </w:pPr>
            <w:r>
              <w:rPr>
                <w:rFonts w:ascii="Roboto" w:eastAsia="Roboto" w:hAnsi="Roboto" w:cs="Roboto"/>
                <w:color w:val="111111"/>
              </w:rPr>
              <w:t>15879.8</w:t>
            </w:r>
          </w:p>
        </w:tc>
        <w:tc>
          <w:tcPr>
            <w:tcW w:w="1082" w:type="dxa"/>
            <w:shd w:val="clear" w:color="auto" w:fill="EFEFEF"/>
            <w:tcMar>
              <w:top w:w="0" w:type="dxa"/>
              <w:left w:w="0" w:type="dxa"/>
              <w:bottom w:w="0" w:type="dxa"/>
              <w:right w:w="0" w:type="dxa"/>
            </w:tcMar>
            <w:vAlign w:val="center"/>
          </w:tcPr>
          <w:p w14:paraId="7F7F5127" w14:textId="77777777" w:rsidR="00536E34" w:rsidRDefault="00536E34" w:rsidP="00536E34">
            <w:pPr>
              <w:spacing w:before="40" w:after="40"/>
              <w:ind w:left="40" w:right="40"/>
              <w:jc w:val="right"/>
            </w:pPr>
            <w:r>
              <w:rPr>
                <w:rFonts w:ascii="Roboto" w:eastAsia="Roboto" w:hAnsi="Roboto" w:cs="Roboto"/>
                <w:color w:val="111111"/>
              </w:rPr>
              <w:t>15903.6</w:t>
            </w:r>
          </w:p>
        </w:tc>
        <w:tc>
          <w:tcPr>
            <w:tcW w:w="827" w:type="dxa"/>
            <w:shd w:val="clear" w:color="auto" w:fill="EFEFEF"/>
            <w:tcMar>
              <w:top w:w="0" w:type="dxa"/>
              <w:left w:w="0" w:type="dxa"/>
              <w:bottom w:w="0" w:type="dxa"/>
              <w:right w:w="0" w:type="dxa"/>
            </w:tcMar>
            <w:vAlign w:val="center"/>
          </w:tcPr>
          <w:p w14:paraId="525943DF"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EFEFEF"/>
            <w:tcMar>
              <w:top w:w="0" w:type="dxa"/>
              <w:left w:w="0" w:type="dxa"/>
              <w:bottom w:w="0" w:type="dxa"/>
              <w:right w:w="0" w:type="dxa"/>
            </w:tcMar>
            <w:vAlign w:val="center"/>
          </w:tcPr>
          <w:p w14:paraId="458DA1D8"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596B885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DBAF44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83AA715"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4D288F32" w14:textId="77777777" w:rsidR="00536E34" w:rsidRDefault="00536E34" w:rsidP="00536E34">
            <w:pPr>
              <w:spacing w:before="40" w:after="40"/>
              <w:ind w:left="40" w:right="40"/>
              <w:jc w:val="right"/>
            </w:pPr>
            <w:r>
              <w:rPr>
                <w:rFonts w:ascii="Roboto" w:eastAsia="Roboto" w:hAnsi="Roboto" w:cs="Roboto"/>
                <w:color w:val="111111"/>
              </w:rPr>
              <w:t>15883.4</w:t>
            </w:r>
          </w:p>
        </w:tc>
        <w:tc>
          <w:tcPr>
            <w:tcW w:w="1082" w:type="dxa"/>
            <w:shd w:val="clear" w:color="auto" w:fill="FFFFFF"/>
            <w:tcMar>
              <w:top w:w="0" w:type="dxa"/>
              <w:left w:w="0" w:type="dxa"/>
              <w:bottom w:w="0" w:type="dxa"/>
              <w:right w:w="0" w:type="dxa"/>
            </w:tcMar>
            <w:vAlign w:val="center"/>
          </w:tcPr>
          <w:p w14:paraId="280A3E58" w14:textId="77777777" w:rsidR="00536E34" w:rsidRDefault="00536E34" w:rsidP="00536E34">
            <w:pPr>
              <w:spacing w:before="40" w:after="40"/>
              <w:ind w:left="40" w:right="40"/>
              <w:jc w:val="right"/>
            </w:pPr>
            <w:r>
              <w:rPr>
                <w:rFonts w:ascii="Roboto" w:eastAsia="Roboto" w:hAnsi="Roboto" w:cs="Roboto"/>
                <w:color w:val="111111"/>
              </w:rPr>
              <w:t>15907.2</w:t>
            </w:r>
          </w:p>
        </w:tc>
        <w:tc>
          <w:tcPr>
            <w:tcW w:w="827" w:type="dxa"/>
            <w:shd w:val="clear" w:color="auto" w:fill="FFFFFF"/>
            <w:tcMar>
              <w:top w:w="0" w:type="dxa"/>
              <w:left w:w="0" w:type="dxa"/>
              <w:bottom w:w="0" w:type="dxa"/>
              <w:right w:w="0" w:type="dxa"/>
            </w:tcMar>
            <w:vAlign w:val="center"/>
          </w:tcPr>
          <w:p w14:paraId="2C066CE5" w14:textId="77777777" w:rsidR="00536E34" w:rsidRDefault="00536E34" w:rsidP="00536E34">
            <w:pPr>
              <w:spacing w:before="40" w:after="40"/>
              <w:ind w:left="40" w:right="40"/>
              <w:jc w:val="right"/>
            </w:pPr>
            <w:r>
              <w:rPr>
                <w:rFonts w:ascii="Roboto" w:eastAsia="Roboto" w:hAnsi="Roboto" w:cs="Roboto"/>
                <w:color w:val="111111"/>
              </w:rPr>
              <w:t>3.6</w:t>
            </w:r>
          </w:p>
        </w:tc>
        <w:tc>
          <w:tcPr>
            <w:tcW w:w="827" w:type="dxa"/>
            <w:shd w:val="clear" w:color="auto" w:fill="FFFFFF"/>
            <w:tcMar>
              <w:top w:w="0" w:type="dxa"/>
              <w:left w:w="0" w:type="dxa"/>
              <w:bottom w:w="0" w:type="dxa"/>
              <w:right w:w="0" w:type="dxa"/>
            </w:tcMar>
            <w:vAlign w:val="center"/>
          </w:tcPr>
          <w:p w14:paraId="0D8C4624" w14:textId="77777777" w:rsidR="00536E34" w:rsidRDefault="00536E34" w:rsidP="00536E34">
            <w:pPr>
              <w:spacing w:before="40" w:after="40"/>
              <w:ind w:left="40" w:right="40"/>
              <w:jc w:val="right"/>
            </w:pPr>
            <w:r>
              <w:rPr>
                <w:rFonts w:ascii="Roboto" w:eastAsia="Roboto" w:hAnsi="Roboto" w:cs="Roboto"/>
                <w:color w:val="111111"/>
              </w:rPr>
              <w:t>3.6</w:t>
            </w:r>
          </w:p>
        </w:tc>
      </w:tr>
      <w:tr w:rsidR="00536E34" w14:paraId="5B0988F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D5AC428"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E23F5BD"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7497513D" w14:textId="77777777" w:rsidR="00536E34" w:rsidRDefault="00536E34" w:rsidP="00536E34">
            <w:pPr>
              <w:spacing w:before="40" w:after="40"/>
              <w:ind w:left="40" w:right="40"/>
              <w:jc w:val="right"/>
            </w:pPr>
            <w:r>
              <w:rPr>
                <w:rFonts w:ascii="Roboto" w:eastAsia="Roboto" w:hAnsi="Roboto" w:cs="Roboto"/>
                <w:color w:val="111111"/>
              </w:rPr>
              <w:t>15907.1</w:t>
            </w:r>
          </w:p>
        </w:tc>
        <w:tc>
          <w:tcPr>
            <w:tcW w:w="1082" w:type="dxa"/>
            <w:shd w:val="clear" w:color="auto" w:fill="EFEFEF"/>
            <w:tcMar>
              <w:top w:w="0" w:type="dxa"/>
              <w:left w:w="0" w:type="dxa"/>
              <w:bottom w:w="0" w:type="dxa"/>
              <w:right w:w="0" w:type="dxa"/>
            </w:tcMar>
            <w:vAlign w:val="center"/>
          </w:tcPr>
          <w:p w14:paraId="6C147B7B" w14:textId="77777777" w:rsidR="00536E34" w:rsidRDefault="00536E34" w:rsidP="00536E34">
            <w:pPr>
              <w:spacing w:before="40" w:after="40"/>
              <w:ind w:left="40" w:right="40"/>
              <w:jc w:val="right"/>
            </w:pPr>
            <w:r>
              <w:rPr>
                <w:rFonts w:ascii="Roboto" w:eastAsia="Roboto" w:hAnsi="Roboto" w:cs="Roboto"/>
                <w:color w:val="111111"/>
              </w:rPr>
              <w:t>15931.0</w:t>
            </w:r>
          </w:p>
        </w:tc>
        <w:tc>
          <w:tcPr>
            <w:tcW w:w="827" w:type="dxa"/>
            <w:shd w:val="clear" w:color="auto" w:fill="EFEFEF"/>
            <w:tcMar>
              <w:top w:w="0" w:type="dxa"/>
              <w:left w:w="0" w:type="dxa"/>
              <w:bottom w:w="0" w:type="dxa"/>
              <w:right w:w="0" w:type="dxa"/>
            </w:tcMar>
            <w:vAlign w:val="center"/>
          </w:tcPr>
          <w:p w14:paraId="68D2144B" w14:textId="77777777" w:rsidR="00536E34" w:rsidRDefault="00536E34" w:rsidP="00536E34">
            <w:pPr>
              <w:spacing w:before="40" w:after="40"/>
              <w:ind w:left="40" w:right="40"/>
              <w:jc w:val="right"/>
            </w:pPr>
            <w:r>
              <w:rPr>
                <w:rFonts w:ascii="Roboto" w:eastAsia="Roboto" w:hAnsi="Roboto" w:cs="Roboto"/>
                <w:color w:val="111111"/>
              </w:rPr>
              <w:t>27.3</w:t>
            </w:r>
          </w:p>
        </w:tc>
        <w:tc>
          <w:tcPr>
            <w:tcW w:w="827" w:type="dxa"/>
            <w:shd w:val="clear" w:color="auto" w:fill="EFEFEF"/>
            <w:tcMar>
              <w:top w:w="0" w:type="dxa"/>
              <w:left w:w="0" w:type="dxa"/>
              <w:bottom w:w="0" w:type="dxa"/>
              <w:right w:w="0" w:type="dxa"/>
            </w:tcMar>
            <w:vAlign w:val="center"/>
          </w:tcPr>
          <w:p w14:paraId="5E616FC4" w14:textId="77777777" w:rsidR="00536E34" w:rsidRDefault="00536E34" w:rsidP="00536E34">
            <w:pPr>
              <w:spacing w:before="40" w:after="40"/>
              <w:ind w:left="40" w:right="40"/>
              <w:jc w:val="right"/>
            </w:pPr>
            <w:r>
              <w:rPr>
                <w:rFonts w:ascii="Roboto" w:eastAsia="Roboto" w:hAnsi="Roboto" w:cs="Roboto"/>
                <w:color w:val="111111"/>
              </w:rPr>
              <w:t>27.4</w:t>
            </w:r>
          </w:p>
        </w:tc>
      </w:tr>
      <w:tr w:rsidR="00536E34" w14:paraId="637A313E"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17D878F9" w14:textId="77777777" w:rsidR="00536E34" w:rsidRDefault="00536E34" w:rsidP="00536E34">
            <w:pPr>
              <w:spacing w:before="40" w:after="40"/>
              <w:ind w:left="40" w:right="40"/>
            </w:pPr>
          </w:p>
        </w:tc>
        <w:tc>
          <w:tcPr>
            <w:tcW w:w="1280" w:type="dxa"/>
            <w:tcBorders>
              <w:bottom w:val="single" w:sz="8" w:space="0" w:color="000000"/>
            </w:tcBorders>
            <w:shd w:val="clear" w:color="auto" w:fill="FFFFFF"/>
            <w:tcMar>
              <w:top w:w="0" w:type="dxa"/>
              <w:left w:w="0" w:type="dxa"/>
              <w:bottom w:w="0" w:type="dxa"/>
              <w:right w:w="0" w:type="dxa"/>
            </w:tcMar>
            <w:vAlign w:val="center"/>
          </w:tcPr>
          <w:p w14:paraId="66A5AAFE" w14:textId="77777777" w:rsidR="00536E34" w:rsidRDefault="00536E34" w:rsidP="00536E34">
            <w:pPr>
              <w:spacing w:before="40" w:after="40"/>
              <w:ind w:left="40" w:right="40"/>
            </w:pPr>
            <w:r>
              <w:rPr>
                <w:rFonts w:ascii="Roboto" w:eastAsia="Roboto" w:hAnsi="Roboto" w:cs="Roboto"/>
                <w:color w:val="111111"/>
              </w:rPr>
              <w:t>trend.st10</w:t>
            </w:r>
          </w:p>
        </w:tc>
        <w:tc>
          <w:tcPr>
            <w:tcW w:w="1082" w:type="dxa"/>
            <w:tcBorders>
              <w:bottom w:val="single" w:sz="8" w:space="0" w:color="000000"/>
            </w:tcBorders>
            <w:shd w:val="clear" w:color="auto" w:fill="FFFFFF"/>
            <w:tcMar>
              <w:top w:w="0" w:type="dxa"/>
              <w:left w:w="0" w:type="dxa"/>
              <w:bottom w:w="0" w:type="dxa"/>
              <w:right w:w="0" w:type="dxa"/>
            </w:tcMar>
            <w:vAlign w:val="center"/>
          </w:tcPr>
          <w:p w14:paraId="7C9DB780" w14:textId="77777777" w:rsidR="00536E34" w:rsidRDefault="00536E34" w:rsidP="00536E34">
            <w:pPr>
              <w:spacing w:before="40" w:after="40"/>
              <w:ind w:left="40" w:right="40"/>
              <w:jc w:val="right"/>
            </w:pPr>
            <w:r>
              <w:rPr>
                <w:rFonts w:ascii="Roboto" w:eastAsia="Roboto" w:hAnsi="Roboto" w:cs="Roboto"/>
                <w:color w:val="111111"/>
              </w:rPr>
              <w:t>15909.6</w:t>
            </w:r>
          </w:p>
        </w:tc>
        <w:tc>
          <w:tcPr>
            <w:tcW w:w="1082" w:type="dxa"/>
            <w:tcBorders>
              <w:bottom w:val="single" w:sz="8" w:space="0" w:color="000000"/>
            </w:tcBorders>
            <w:shd w:val="clear" w:color="auto" w:fill="FFFFFF"/>
            <w:tcMar>
              <w:top w:w="0" w:type="dxa"/>
              <w:left w:w="0" w:type="dxa"/>
              <w:bottom w:w="0" w:type="dxa"/>
              <w:right w:w="0" w:type="dxa"/>
            </w:tcMar>
            <w:vAlign w:val="center"/>
          </w:tcPr>
          <w:p w14:paraId="4995928D" w14:textId="77777777" w:rsidR="00536E34" w:rsidRDefault="00536E34" w:rsidP="00536E34">
            <w:pPr>
              <w:spacing w:before="40" w:after="40"/>
              <w:ind w:left="40" w:right="40"/>
              <w:jc w:val="right"/>
            </w:pPr>
            <w:r>
              <w:rPr>
                <w:rFonts w:ascii="Roboto" w:eastAsia="Roboto" w:hAnsi="Roboto" w:cs="Roboto"/>
                <w:color w:val="111111"/>
              </w:rPr>
              <w:t>15933.4</w:t>
            </w:r>
          </w:p>
        </w:tc>
        <w:tc>
          <w:tcPr>
            <w:tcW w:w="827" w:type="dxa"/>
            <w:tcBorders>
              <w:bottom w:val="single" w:sz="8" w:space="0" w:color="000000"/>
            </w:tcBorders>
            <w:shd w:val="clear" w:color="auto" w:fill="FFFFFF"/>
            <w:tcMar>
              <w:top w:w="0" w:type="dxa"/>
              <w:left w:w="0" w:type="dxa"/>
              <w:bottom w:w="0" w:type="dxa"/>
              <w:right w:w="0" w:type="dxa"/>
            </w:tcMar>
            <w:vAlign w:val="center"/>
          </w:tcPr>
          <w:p w14:paraId="0A23F82D" w14:textId="77777777" w:rsidR="00536E34" w:rsidRDefault="00536E34" w:rsidP="00536E34">
            <w:pPr>
              <w:spacing w:before="40" w:after="40"/>
              <w:ind w:left="40" w:right="40"/>
              <w:jc w:val="right"/>
            </w:pPr>
            <w:r>
              <w:rPr>
                <w:rFonts w:ascii="Roboto" w:eastAsia="Roboto" w:hAnsi="Roboto" w:cs="Roboto"/>
                <w:color w:val="111111"/>
              </w:rPr>
              <w:t>29.8</w:t>
            </w:r>
          </w:p>
        </w:tc>
        <w:tc>
          <w:tcPr>
            <w:tcW w:w="827" w:type="dxa"/>
            <w:tcBorders>
              <w:bottom w:val="single" w:sz="8" w:space="0" w:color="000000"/>
            </w:tcBorders>
            <w:shd w:val="clear" w:color="auto" w:fill="FFFFFF"/>
            <w:tcMar>
              <w:top w:w="0" w:type="dxa"/>
              <w:left w:w="0" w:type="dxa"/>
              <w:bottom w:w="0" w:type="dxa"/>
              <w:right w:w="0" w:type="dxa"/>
            </w:tcMar>
            <w:vAlign w:val="center"/>
          </w:tcPr>
          <w:p w14:paraId="20F49EBB" w14:textId="77777777" w:rsidR="00536E34" w:rsidRDefault="00536E34" w:rsidP="00536E34">
            <w:pPr>
              <w:spacing w:before="40" w:after="40"/>
              <w:ind w:left="40" w:right="40"/>
              <w:jc w:val="right"/>
            </w:pPr>
            <w:r>
              <w:rPr>
                <w:rFonts w:ascii="Roboto" w:eastAsia="Roboto" w:hAnsi="Roboto" w:cs="Roboto"/>
                <w:color w:val="111111"/>
              </w:rPr>
              <w:t>29.8</w:t>
            </w:r>
          </w:p>
        </w:tc>
      </w:tr>
      <w:tr w:rsidR="00536E34" w14:paraId="00B8EBCC" w14:textId="77777777" w:rsidTr="00536E34">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61BFF209" w14:textId="77777777" w:rsidR="00536E34" w:rsidRDefault="00536E34" w:rsidP="00536E34">
            <w:pPr>
              <w:spacing w:before="40" w:after="40"/>
              <w:ind w:left="40" w:right="40"/>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1BB52D4C" w14:textId="77777777" w:rsidR="00536E34" w:rsidRDefault="00536E34" w:rsidP="00536E34">
            <w:pPr>
              <w:spacing w:before="40" w:after="40"/>
              <w:ind w:left="40" w:right="40"/>
            </w:pPr>
            <w:r>
              <w:rPr>
                <w:rFonts w:ascii="Roboto" w:eastAsia="Roboto" w:hAnsi="Roboto" w:cs="Roboto"/>
                <w:color w:val="111111"/>
              </w:rPr>
              <w:t>trend.st1</w:t>
            </w:r>
          </w:p>
        </w:tc>
        <w:tc>
          <w:tcPr>
            <w:tcW w:w="1082" w:type="dxa"/>
            <w:tcBorders>
              <w:top w:val="single" w:sz="8" w:space="0" w:color="000000"/>
            </w:tcBorders>
            <w:shd w:val="clear" w:color="auto" w:fill="EFEFEF"/>
            <w:tcMar>
              <w:top w:w="0" w:type="dxa"/>
              <w:left w:w="0" w:type="dxa"/>
              <w:bottom w:w="0" w:type="dxa"/>
              <w:right w:w="0" w:type="dxa"/>
            </w:tcMar>
            <w:vAlign w:val="center"/>
          </w:tcPr>
          <w:p w14:paraId="109770EA" w14:textId="77777777" w:rsidR="00536E34" w:rsidRDefault="00536E34" w:rsidP="00536E34">
            <w:pPr>
              <w:spacing w:before="40" w:after="40"/>
              <w:ind w:left="40" w:right="40"/>
              <w:jc w:val="right"/>
            </w:pPr>
            <w:r>
              <w:rPr>
                <w:rFonts w:ascii="Roboto" w:eastAsia="Roboto" w:hAnsi="Roboto" w:cs="Roboto"/>
                <w:color w:val="111111"/>
              </w:rPr>
              <w:t>18159.7</w:t>
            </w:r>
          </w:p>
        </w:tc>
        <w:tc>
          <w:tcPr>
            <w:tcW w:w="1082" w:type="dxa"/>
            <w:tcBorders>
              <w:top w:val="single" w:sz="8" w:space="0" w:color="000000"/>
            </w:tcBorders>
            <w:shd w:val="clear" w:color="auto" w:fill="EFEFEF"/>
            <w:tcMar>
              <w:top w:w="0" w:type="dxa"/>
              <w:left w:w="0" w:type="dxa"/>
              <w:bottom w:w="0" w:type="dxa"/>
              <w:right w:w="0" w:type="dxa"/>
            </w:tcMar>
            <w:vAlign w:val="center"/>
          </w:tcPr>
          <w:p w14:paraId="1CD36C3E" w14:textId="77777777" w:rsidR="00536E34" w:rsidRDefault="00536E34" w:rsidP="00536E34">
            <w:pPr>
              <w:spacing w:before="40" w:after="40"/>
              <w:ind w:left="40" w:right="40"/>
              <w:jc w:val="right"/>
            </w:pPr>
            <w:r>
              <w:rPr>
                <w:rFonts w:ascii="Roboto" w:eastAsia="Roboto" w:hAnsi="Roboto" w:cs="Roboto"/>
                <w:color w:val="111111"/>
              </w:rPr>
              <w:t>18183.8</w:t>
            </w:r>
          </w:p>
        </w:tc>
        <w:tc>
          <w:tcPr>
            <w:tcW w:w="827" w:type="dxa"/>
            <w:tcBorders>
              <w:top w:val="single" w:sz="8" w:space="0" w:color="000000"/>
            </w:tcBorders>
            <w:shd w:val="clear" w:color="auto" w:fill="EFEFEF"/>
            <w:tcMar>
              <w:top w:w="0" w:type="dxa"/>
              <w:left w:w="0" w:type="dxa"/>
              <w:bottom w:w="0" w:type="dxa"/>
              <w:right w:w="0" w:type="dxa"/>
            </w:tcMar>
            <w:vAlign w:val="center"/>
          </w:tcPr>
          <w:p w14:paraId="75EC58F1" w14:textId="77777777" w:rsidR="00536E34" w:rsidRDefault="00536E34" w:rsidP="00536E34">
            <w:pPr>
              <w:spacing w:before="40" w:after="40"/>
              <w:ind w:left="40" w:right="40"/>
              <w:jc w:val="right"/>
            </w:pPr>
            <w:r>
              <w:rPr>
                <w:rFonts w:ascii="Roboto" w:eastAsia="Roboto" w:hAnsi="Roboto" w:cs="Roboto"/>
                <w:color w:val="111111"/>
              </w:rPr>
              <w:t>140.3</w:t>
            </w:r>
          </w:p>
        </w:tc>
        <w:tc>
          <w:tcPr>
            <w:tcW w:w="827" w:type="dxa"/>
            <w:tcBorders>
              <w:top w:val="single" w:sz="8" w:space="0" w:color="000000"/>
            </w:tcBorders>
            <w:shd w:val="clear" w:color="auto" w:fill="EFEFEF"/>
            <w:tcMar>
              <w:top w:w="0" w:type="dxa"/>
              <w:left w:w="0" w:type="dxa"/>
              <w:bottom w:w="0" w:type="dxa"/>
              <w:right w:w="0" w:type="dxa"/>
            </w:tcMar>
            <w:vAlign w:val="center"/>
          </w:tcPr>
          <w:p w14:paraId="071D0E44" w14:textId="77777777" w:rsidR="00536E34" w:rsidRDefault="00536E34" w:rsidP="00536E34">
            <w:pPr>
              <w:spacing w:before="40" w:after="40"/>
              <w:ind w:left="40" w:right="40"/>
              <w:jc w:val="right"/>
            </w:pPr>
            <w:r>
              <w:rPr>
                <w:rFonts w:ascii="Roboto" w:eastAsia="Roboto" w:hAnsi="Roboto" w:cs="Roboto"/>
                <w:color w:val="111111"/>
              </w:rPr>
              <w:t>140.3</w:t>
            </w:r>
          </w:p>
        </w:tc>
      </w:tr>
      <w:tr w:rsidR="00536E34" w14:paraId="1DAFEB67" w14:textId="77777777" w:rsidTr="00536E34">
        <w:trPr>
          <w:cantSplit/>
          <w:jc w:val="center"/>
        </w:trPr>
        <w:tc>
          <w:tcPr>
            <w:tcW w:w="1138" w:type="dxa"/>
            <w:vMerge/>
            <w:shd w:val="clear" w:color="auto" w:fill="auto"/>
            <w:tcMar>
              <w:top w:w="0" w:type="dxa"/>
              <w:left w:w="0" w:type="dxa"/>
              <w:bottom w:w="0" w:type="dxa"/>
              <w:right w:w="0" w:type="dxa"/>
            </w:tcMar>
            <w:vAlign w:val="center"/>
          </w:tcPr>
          <w:p w14:paraId="513AA136"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14785FC"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3FEBF308" w14:textId="77777777" w:rsidR="00536E34" w:rsidRDefault="00536E34" w:rsidP="00536E34">
            <w:pPr>
              <w:spacing w:before="40" w:after="40"/>
              <w:ind w:left="40" w:right="40"/>
              <w:jc w:val="right"/>
            </w:pPr>
            <w:r>
              <w:rPr>
                <w:rFonts w:ascii="Roboto" w:eastAsia="Roboto" w:hAnsi="Roboto" w:cs="Roboto"/>
                <w:color w:val="111111"/>
              </w:rPr>
              <w:t>18159.1</w:t>
            </w:r>
          </w:p>
        </w:tc>
        <w:tc>
          <w:tcPr>
            <w:tcW w:w="1082" w:type="dxa"/>
            <w:shd w:val="clear" w:color="auto" w:fill="FFFFFF"/>
            <w:tcMar>
              <w:top w:w="0" w:type="dxa"/>
              <w:left w:w="0" w:type="dxa"/>
              <w:bottom w:w="0" w:type="dxa"/>
              <w:right w:w="0" w:type="dxa"/>
            </w:tcMar>
            <w:vAlign w:val="center"/>
          </w:tcPr>
          <w:p w14:paraId="59D7559E" w14:textId="77777777" w:rsidR="00536E34" w:rsidRDefault="00536E34" w:rsidP="00536E34">
            <w:pPr>
              <w:spacing w:before="40" w:after="40"/>
              <w:ind w:left="40" w:right="40"/>
              <w:jc w:val="right"/>
            </w:pPr>
            <w:r>
              <w:rPr>
                <w:rFonts w:ascii="Roboto" w:eastAsia="Roboto" w:hAnsi="Roboto" w:cs="Roboto"/>
                <w:color w:val="111111"/>
              </w:rPr>
              <w:t>18183.2</w:t>
            </w:r>
          </w:p>
        </w:tc>
        <w:tc>
          <w:tcPr>
            <w:tcW w:w="827" w:type="dxa"/>
            <w:shd w:val="clear" w:color="auto" w:fill="FFFFFF"/>
            <w:tcMar>
              <w:top w:w="0" w:type="dxa"/>
              <w:left w:w="0" w:type="dxa"/>
              <w:bottom w:w="0" w:type="dxa"/>
              <w:right w:w="0" w:type="dxa"/>
            </w:tcMar>
            <w:vAlign w:val="center"/>
          </w:tcPr>
          <w:p w14:paraId="34FC74D4" w14:textId="77777777" w:rsidR="00536E34" w:rsidRDefault="00536E34" w:rsidP="00536E34">
            <w:pPr>
              <w:spacing w:before="40" w:after="40"/>
              <w:ind w:left="40" w:right="40"/>
              <w:jc w:val="right"/>
            </w:pPr>
            <w:r>
              <w:rPr>
                <w:rFonts w:ascii="Roboto" w:eastAsia="Roboto" w:hAnsi="Roboto" w:cs="Roboto"/>
                <w:color w:val="111111"/>
              </w:rPr>
              <w:t>139.7</w:t>
            </w:r>
          </w:p>
        </w:tc>
        <w:tc>
          <w:tcPr>
            <w:tcW w:w="827" w:type="dxa"/>
            <w:shd w:val="clear" w:color="auto" w:fill="FFFFFF"/>
            <w:tcMar>
              <w:top w:w="0" w:type="dxa"/>
              <w:left w:w="0" w:type="dxa"/>
              <w:bottom w:w="0" w:type="dxa"/>
              <w:right w:w="0" w:type="dxa"/>
            </w:tcMar>
            <w:vAlign w:val="center"/>
          </w:tcPr>
          <w:p w14:paraId="541AA81B" w14:textId="77777777" w:rsidR="00536E34" w:rsidRDefault="00536E34" w:rsidP="00536E34">
            <w:pPr>
              <w:spacing w:before="40" w:after="40"/>
              <w:ind w:left="40" w:right="40"/>
              <w:jc w:val="right"/>
            </w:pPr>
            <w:r>
              <w:rPr>
                <w:rFonts w:ascii="Roboto" w:eastAsia="Roboto" w:hAnsi="Roboto" w:cs="Roboto"/>
                <w:color w:val="111111"/>
              </w:rPr>
              <w:t>139.7</w:t>
            </w:r>
          </w:p>
        </w:tc>
      </w:tr>
      <w:tr w:rsidR="00536E34" w14:paraId="6B222963" w14:textId="77777777" w:rsidTr="00536E34">
        <w:trPr>
          <w:cantSplit/>
          <w:jc w:val="center"/>
        </w:trPr>
        <w:tc>
          <w:tcPr>
            <w:tcW w:w="1138" w:type="dxa"/>
            <w:vMerge/>
            <w:shd w:val="clear" w:color="auto" w:fill="auto"/>
            <w:tcMar>
              <w:top w:w="0" w:type="dxa"/>
              <w:left w:w="0" w:type="dxa"/>
              <w:bottom w:w="0" w:type="dxa"/>
              <w:right w:w="0" w:type="dxa"/>
            </w:tcMar>
            <w:vAlign w:val="center"/>
          </w:tcPr>
          <w:p w14:paraId="00E68EDC"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2803497E"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212729C3" w14:textId="77777777" w:rsidR="00536E34" w:rsidRDefault="00536E34" w:rsidP="00536E34">
            <w:pPr>
              <w:spacing w:before="40" w:after="40"/>
              <w:ind w:left="40" w:right="40"/>
              <w:jc w:val="right"/>
            </w:pPr>
            <w:r>
              <w:rPr>
                <w:rFonts w:ascii="Roboto" w:eastAsia="Roboto" w:hAnsi="Roboto" w:cs="Roboto"/>
                <w:color w:val="111111"/>
              </w:rPr>
              <w:t>18123.4</w:t>
            </w:r>
          </w:p>
        </w:tc>
        <w:tc>
          <w:tcPr>
            <w:tcW w:w="1082" w:type="dxa"/>
            <w:shd w:val="clear" w:color="auto" w:fill="EFEFEF"/>
            <w:tcMar>
              <w:top w:w="0" w:type="dxa"/>
              <w:left w:w="0" w:type="dxa"/>
              <w:bottom w:w="0" w:type="dxa"/>
              <w:right w:w="0" w:type="dxa"/>
            </w:tcMar>
            <w:vAlign w:val="center"/>
          </w:tcPr>
          <w:p w14:paraId="7679EBA6" w14:textId="77777777" w:rsidR="00536E34" w:rsidRDefault="00536E34" w:rsidP="00536E34">
            <w:pPr>
              <w:spacing w:before="40" w:after="40"/>
              <w:ind w:left="40" w:right="40"/>
              <w:jc w:val="right"/>
            </w:pPr>
            <w:r>
              <w:rPr>
                <w:rFonts w:ascii="Roboto" w:eastAsia="Roboto" w:hAnsi="Roboto" w:cs="Roboto"/>
                <w:color w:val="111111"/>
              </w:rPr>
              <w:t>18147.6</w:t>
            </w:r>
          </w:p>
        </w:tc>
        <w:tc>
          <w:tcPr>
            <w:tcW w:w="827" w:type="dxa"/>
            <w:shd w:val="clear" w:color="auto" w:fill="EFEFEF"/>
            <w:tcMar>
              <w:top w:w="0" w:type="dxa"/>
              <w:left w:w="0" w:type="dxa"/>
              <w:bottom w:w="0" w:type="dxa"/>
              <w:right w:w="0" w:type="dxa"/>
            </w:tcMar>
            <w:vAlign w:val="center"/>
          </w:tcPr>
          <w:p w14:paraId="3E5244A4" w14:textId="77777777" w:rsidR="00536E34" w:rsidRDefault="00536E34" w:rsidP="00536E34">
            <w:pPr>
              <w:spacing w:before="40" w:after="40"/>
              <w:ind w:left="40" w:right="40"/>
              <w:jc w:val="right"/>
            </w:pPr>
            <w:r>
              <w:rPr>
                <w:rFonts w:ascii="Roboto" w:eastAsia="Roboto" w:hAnsi="Roboto" w:cs="Roboto"/>
                <w:color w:val="111111"/>
              </w:rPr>
              <w:t>104.0</w:t>
            </w:r>
          </w:p>
        </w:tc>
        <w:tc>
          <w:tcPr>
            <w:tcW w:w="827" w:type="dxa"/>
            <w:shd w:val="clear" w:color="auto" w:fill="EFEFEF"/>
            <w:tcMar>
              <w:top w:w="0" w:type="dxa"/>
              <w:left w:w="0" w:type="dxa"/>
              <w:bottom w:w="0" w:type="dxa"/>
              <w:right w:w="0" w:type="dxa"/>
            </w:tcMar>
            <w:vAlign w:val="center"/>
          </w:tcPr>
          <w:p w14:paraId="75201713" w14:textId="77777777" w:rsidR="00536E34" w:rsidRDefault="00536E34" w:rsidP="00536E34">
            <w:pPr>
              <w:spacing w:before="40" w:after="40"/>
              <w:ind w:left="40" w:right="40"/>
              <w:jc w:val="right"/>
            </w:pPr>
            <w:r>
              <w:rPr>
                <w:rFonts w:ascii="Roboto" w:eastAsia="Roboto" w:hAnsi="Roboto" w:cs="Roboto"/>
                <w:color w:val="111111"/>
              </w:rPr>
              <w:t>104.1</w:t>
            </w:r>
          </w:p>
        </w:tc>
      </w:tr>
      <w:tr w:rsidR="00536E34" w14:paraId="1D9FFEB6" w14:textId="77777777" w:rsidTr="00536E34">
        <w:trPr>
          <w:cantSplit/>
          <w:jc w:val="center"/>
        </w:trPr>
        <w:tc>
          <w:tcPr>
            <w:tcW w:w="1138" w:type="dxa"/>
            <w:vMerge/>
            <w:shd w:val="clear" w:color="auto" w:fill="auto"/>
            <w:tcMar>
              <w:top w:w="0" w:type="dxa"/>
              <w:left w:w="0" w:type="dxa"/>
              <w:bottom w:w="0" w:type="dxa"/>
              <w:right w:w="0" w:type="dxa"/>
            </w:tcMar>
            <w:vAlign w:val="center"/>
          </w:tcPr>
          <w:p w14:paraId="189AB3F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1F73ECA"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05306B02" w14:textId="77777777" w:rsidR="00536E34" w:rsidRDefault="00536E34" w:rsidP="00536E34">
            <w:pPr>
              <w:spacing w:before="40" w:after="40"/>
              <w:ind w:left="40" w:right="40"/>
              <w:jc w:val="right"/>
            </w:pPr>
            <w:r>
              <w:rPr>
                <w:rFonts w:ascii="Roboto" w:eastAsia="Roboto" w:hAnsi="Roboto" w:cs="Roboto"/>
                <w:color w:val="111111"/>
              </w:rPr>
              <w:t>18024.9</w:t>
            </w:r>
          </w:p>
        </w:tc>
        <w:tc>
          <w:tcPr>
            <w:tcW w:w="1082" w:type="dxa"/>
            <w:shd w:val="clear" w:color="auto" w:fill="FFFFFF"/>
            <w:tcMar>
              <w:top w:w="0" w:type="dxa"/>
              <w:left w:w="0" w:type="dxa"/>
              <w:bottom w:w="0" w:type="dxa"/>
              <w:right w:w="0" w:type="dxa"/>
            </w:tcMar>
            <w:vAlign w:val="center"/>
          </w:tcPr>
          <w:p w14:paraId="2D85D1DE" w14:textId="77777777" w:rsidR="00536E34" w:rsidRDefault="00536E34" w:rsidP="00536E34">
            <w:pPr>
              <w:spacing w:before="40" w:after="40"/>
              <w:ind w:left="40" w:right="40"/>
              <w:jc w:val="right"/>
            </w:pPr>
            <w:r>
              <w:rPr>
                <w:rFonts w:ascii="Roboto" w:eastAsia="Roboto" w:hAnsi="Roboto" w:cs="Roboto"/>
                <w:color w:val="111111"/>
              </w:rPr>
              <w:t>18049.0</w:t>
            </w:r>
          </w:p>
        </w:tc>
        <w:tc>
          <w:tcPr>
            <w:tcW w:w="827" w:type="dxa"/>
            <w:shd w:val="clear" w:color="auto" w:fill="FFFFFF"/>
            <w:tcMar>
              <w:top w:w="0" w:type="dxa"/>
              <w:left w:w="0" w:type="dxa"/>
              <w:bottom w:w="0" w:type="dxa"/>
              <w:right w:w="0" w:type="dxa"/>
            </w:tcMar>
            <w:vAlign w:val="center"/>
          </w:tcPr>
          <w:p w14:paraId="01D10D95" w14:textId="77777777" w:rsidR="00536E34" w:rsidRDefault="00536E34" w:rsidP="00536E34">
            <w:pPr>
              <w:spacing w:before="40" w:after="40"/>
              <w:ind w:left="40" w:right="40"/>
              <w:jc w:val="right"/>
            </w:pPr>
            <w:r>
              <w:rPr>
                <w:rFonts w:ascii="Roboto" w:eastAsia="Roboto" w:hAnsi="Roboto" w:cs="Roboto"/>
                <w:color w:val="111111"/>
              </w:rPr>
              <w:t>5.5</w:t>
            </w:r>
          </w:p>
        </w:tc>
        <w:tc>
          <w:tcPr>
            <w:tcW w:w="827" w:type="dxa"/>
            <w:shd w:val="clear" w:color="auto" w:fill="FFFFFF"/>
            <w:tcMar>
              <w:top w:w="0" w:type="dxa"/>
              <w:left w:w="0" w:type="dxa"/>
              <w:bottom w:w="0" w:type="dxa"/>
              <w:right w:w="0" w:type="dxa"/>
            </w:tcMar>
            <w:vAlign w:val="center"/>
          </w:tcPr>
          <w:p w14:paraId="4C02AC7C" w14:textId="77777777" w:rsidR="00536E34" w:rsidRDefault="00536E34" w:rsidP="00536E34">
            <w:pPr>
              <w:spacing w:before="40" w:after="40"/>
              <w:ind w:left="40" w:right="40"/>
              <w:jc w:val="right"/>
            </w:pPr>
            <w:r>
              <w:rPr>
                <w:rFonts w:ascii="Roboto" w:eastAsia="Roboto" w:hAnsi="Roboto" w:cs="Roboto"/>
                <w:color w:val="111111"/>
              </w:rPr>
              <w:t>5.5</w:t>
            </w:r>
          </w:p>
        </w:tc>
      </w:tr>
      <w:tr w:rsidR="00536E34" w14:paraId="1814B888" w14:textId="77777777" w:rsidTr="00536E34">
        <w:trPr>
          <w:cantSplit/>
          <w:jc w:val="center"/>
        </w:trPr>
        <w:tc>
          <w:tcPr>
            <w:tcW w:w="1138" w:type="dxa"/>
            <w:vMerge/>
            <w:shd w:val="clear" w:color="auto" w:fill="auto"/>
            <w:tcMar>
              <w:top w:w="0" w:type="dxa"/>
              <w:left w:w="0" w:type="dxa"/>
              <w:bottom w:w="0" w:type="dxa"/>
              <w:right w:w="0" w:type="dxa"/>
            </w:tcMar>
            <w:vAlign w:val="center"/>
          </w:tcPr>
          <w:p w14:paraId="1DFB3CE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A5C008C"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468DCF27" w14:textId="77777777" w:rsidR="00536E34" w:rsidRDefault="00536E34" w:rsidP="00536E34">
            <w:pPr>
              <w:spacing w:before="40" w:after="40"/>
              <w:ind w:left="40" w:right="40"/>
              <w:jc w:val="right"/>
            </w:pPr>
            <w:r>
              <w:rPr>
                <w:rFonts w:ascii="Roboto" w:eastAsia="Roboto" w:hAnsi="Roboto" w:cs="Roboto"/>
                <w:color w:val="111111"/>
              </w:rPr>
              <w:t>18028.7</w:t>
            </w:r>
          </w:p>
        </w:tc>
        <w:tc>
          <w:tcPr>
            <w:tcW w:w="1082" w:type="dxa"/>
            <w:shd w:val="clear" w:color="auto" w:fill="EFEFEF"/>
            <w:tcMar>
              <w:top w:w="0" w:type="dxa"/>
              <w:left w:w="0" w:type="dxa"/>
              <w:bottom w:w="0" w:type="dxa"/>
              <w:right w:w="0" w:type="dxa"/>
            </w:tcMar>
            <w:vAlign w:val="center"/>
          </w:tcPr>
          <w:p w14:paraId="4950F245" w14:textId="77777777" w:rsidR="00536E34" w:rsidRDefault="00536E34" w:rsidP="00536E34">
            <w:pPr>
              <w:spacing w:before="40" w:after="40"/>
              <w:ind w:left="40" w:right="40"/>
              <w:jc w:val="right"/>
            </w:pPr>
            <w:r>
              <w:rPr>
                <w:rFonts w:ascii="Roboto" w:eastAsia="Roboto" w:hAnsi="Roboto" w:cs="Roboto"/>
                <w:color w:val="111111"/>
              </w:rPr>
              <w:t>18052.8</w:t>
            </w:r>
          </w:p>
        </w:tc>
        <w:tc>
          <w:tcPr>
            <w:tcW w:w="827" w:type="dxa"/>
            <w:shd w:val="clear" w:color="auto" w:fill="EFEFEF"/>
            <w:tcMar>
              <w:top w:w="0" w:type="dxa"/>
              <w:left w:w="0" w:type="dxa"/>
              <w:bottom w:w="0" w:type="dxa"/>
              <w:right w:w="0" w:type="dxa"/>
            </w:tcMar>
            <w:vAlign w:val="center"/>
          </w:tcPr>
          <w:p w14:paraId="416B1882" w14:textId="77777777" w:rsidR="00536E34" w:rsidRDefault="00536E34" w:rsidP="00536E34">
            <w:pPr>
              <w:spacing w:before="40" w:after="40"/>
              <w:ind w:left="40" w:right="40"/>
              <w:jc w:val="right"/>
            </w:pPr>
            <w:r>
              <w:rPr>
                <w:rFonts w:ascii="Roboto" w:eastAsia="Roboto" w:hAnsi="Roboto" w:cs="Roboto"/>
                <w:color w:val="111111"/>
              </w:rPr>
              <w:t>9.3</w:t>
            </w:r>
          </w:p>
        </w:tc>
        <w:tc>
          <w:tcPr>
            <w:tcW w:w="827" w:type="dxa"/>
            <w:shd w:val="clear" w:color="auto" w:fill="EFEFEF"/>
            <w:tcMar>
              <w:top w:w="0" w:type="dxa"/>
              <w:left w:w="0" w:type="dxa"/>
              <w:bottom w:w="0" w:type="dxa"/>
              <w:right w:w="0" w:type="dxa"/>
            </w:tcMar>
            <w:vAlign w:val="center"/>
          </w:tcPr>
          <w:p w14:paraId="44980C17" w14:textId="77777777" w:rsidR="00536E34" w:rsidRDefault="00536E34" w:rsidP="00536E34">
            <w:pPr>
              <w:spacing w:before="40" w:after="40"/>
              <w:ind w:left="40" w:right="40"/>
              <w:jc w:val="right"/>
            </w:pPr>
            <w:r>
              <w:rPr>
                <w:rFonts w:ascii="Roboto" w:eastAsia="Roboto" w:hAnsi="Roboto" w:cs="Roboto"/>
                <w:color w:val="111111"/>
              </w:rPr>
              <w:t>9.3</w:t>
            </w:r>
          </w:p>
        </w:tc>
      </w:tr>
      <w:tr w:rsidR="00536E34" w14:paraId="4083801D" w14:textId="77777777" w:rsidTr="00536E34">
        <w:trPr>
          <w:cantSplit/>
          <w:jc w:val="center"/>
        </w:trPr>
        <w:tc>
          <w:tcPr>
            <w:tcW w:w="1138" w:type="dxa"/>
            <w:vMerge/>
            <w:shd w:val="clear" w:color="auto" w:fill="auto"/>
            <w:tcMar>
              <w:top w:w="0" w:type="dxa"/>
              <w:left w:w="0" w:type="dxa"/>
              <w:bottom w:w="0" w:type="dxa"/>
              <w:right w:w="0" w:type="dxa"/>
            </w:tcMar>
            <w:vAlign w:val="center"/>
          </w:tcPr>
          <w:p w14:paraId="6DF7FBA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D7DB24B"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3A2DE0DB" w14:textId="77777777" w:rsidR="00536E34" w:rsidRDefault="00536E34" w:rsidP="00536E34">
            <w:pPr>
              <w:spacing w:before="40" w:after="40"/>
              <w:ind w:left="40" w:right="40"/>
              <w:jc w:val="right"/>
            </w:pPr>
            <w:r>
              <w:rPr>
                <w:rFonts w:ascii="Roboto" w:eastAsia="Roboto" w:hAnsi="Roboto" w:cs="Roboto"/>
                <w:color w:val="111111"/>
              </w:rPr>
              <w:t>18019.4</w:t>
            </w:r>
          </w:p>
        </w:tc>
        <w:tc>
          <w:tcPr>
            <w:tcW w:w="1082" w:type="dxa"/>
            <w:shd w:val="clear" w:color="auto" w:fill="FFFFFF"/>
            <w:tcMar>
              <w:top w:w="0" w:type="dxa"/>
              <w:left w:w="0" w:type="dxa"/>
              <w:bottom w:w="0" w:type="dxa"/>
              <w:right w:w="0" w:type="dxa"/>
            </w:tcMar>
            <w:vAlign w:val="center"/>
          </w:tcPr>
          <w:p w14:paraId="0D1803D5" w14:textId="77777777" w:rsidR="00536E34" w:rsidRDefault="00536E34" w:rsidP="00536E34">
            <w:pPr>
              <w:spacing w:before="40" w:after="40"/>
              <w:ind w:left="40" w:right="40"/>
              <w:jc w:val="right"/>
            </w:pPr>
            <w:r>
              <w:rPr>
                <w:rFonts w:ascii="Roboto" w:eastAsia="Roboto" w:hAnsi="Roboto" w:cs="Roboto"/>
                <w:color w:val="111111"/>
              </w:rPr>
              <w:t>18043.5</w:t>
            </w:r>
          </w:p>
        </w:tc>
        <w:tc>
          <w:tcPr>
            <w:tcW w:w="827" w:type="dxa"/>
            <w:shd w:val="clear" w:color="auto" w:fill="FFFFFF"/>
            <w:tcMar>
              <w:top w:w="0" w:type="dxa"/>
              <w:left w:w="0" w:type="dxa"/>
              <w:bottom w:w="0" w:type="dxa"/>
              <w:right w:w="0" w:type="dxa"/>
            </w:tcMar>
            <w:vAlign w:val="center"/>
          </w:tcPr>
          <w:p w14:paraId="6D57C6C9"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FFFFFF"/>
            <w:tcMar>
              <w:top w:w="0" w:type="dxa"/>
              <w:left w:w="0" w:type="dxa"/>
              <w:bottom w:w="0" w:type="dxa"/>
              <w:right w:w="0" w:type="dxa"/>
            </w:tcMar>
            <w:vAlign w:val="center"/>
          </w:tcPr>
          <w:p w14:paraId="5B720700"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459FAC0D" w14:textId="77777777" w:rsidTr="00536E34">
        <w:trPr>
          <w:cantSplit/>
          <w:jc w:val="center"/>
        </w:trPr>
        <w:tc>
          <w:tcPr>
            <w:tcW w:w="1138" w:type="dxa"/>
            <w:vMerge/>
            <w:shd w:val="clear" w:color="auto" w:fill="auto"/>
            <w:tcMar>
              <w:top w:w="0" w:type="dxa"/>
              <w:left w:w="0" w:type="dxa"/>
              <w:bottom w:w="0" w:type="dxa"/>
              <w:right w:w="0" w:type="dxa"/>
            </w:tcMar>
            <w:vAlign w:val="center"/>
          </w:tcPr>
          <w:p w14:paraId="0FD6AEB5"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39F904E2"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213D359C" w14:textId="77777777" w:rsidR="00536E34" w:rsidRDefault="00536E34" w:rsidP="00536E34">
            <w:pPr>
              <w:spacing w:before="40" w:after="40"/>
              <w:ind w:left="40" w:right="40"/>
              <w:jc w:val="right"/>
            </w:pPr>
            <w:r>
              <w:rPr>
                <w:rFonts w:ascii="Roboto" w:eastAsia="Roboto" w:hAnsi="Roboto" w:cs="Roboto"/>
                <w:color w:val="111111"/>
              </w:rPr>
              <w:t>18048.1</w:t>
            </w:r>
          </w:p>
        </w:tc>
        <w:tc>
          <w:tcPr>
            <w:tcW w:w="1082" w:type="dxa"/>
            <w:shd w:val="clear" w:color="auto" w:fill="EFEFEF"/>
            <w:tcMar>
              <w:top w:w="0" w:type="dxa"/>
              <w:left w:w="0" w:type="dxa"/>
              <w:bottom w:w="0" w:type="dxa"/>
              <w:right w:w="0" w:type="dxa"/>
            </w:tcMar>
            <w:vAlign w:val="center"/>
          </w:tcPr>
          <w:p w14:paraId="443E5D8A" w14:textId="77777777" w:rsidR="00536E34" w:rsidRDefault="00536E34" w:rsidP="00536E34">
            <w:pPr>
              <w:spacing w:before="40" w:after="40"/>
              <w:ind w:left="40" w:right="40"/>
              <w:jc w:val="right"/>
            </w:pPr>
            <w:r>
              <w:rPr>
                <w:rFonts w:ascii="Roboto" w:eastAsia="Roboto" w:hAnsi="Roboto" w:cs="Roboto"/>
                <w:color w:val="111111"/>
              </w:rPr>
              <w:t>18072.2</w:t>
            </w:r>
          </w:p>
        </w:tc>
        <w:tc>
          <w:tcPr>
            <w:tcW w:w="827" w:type="dxa"/>
            <w:shd w:val="clear" w:color="auto" w:fill="EFEFEF"/>
            <w:tcMar>
              <w:top w:w="0" w:type="dxa"/>
              <w:left w:w="0" w:type="dxa"/>
              <w:bottom w:w="0" w:type="dxa"/>
              <w:right w:w="0" w:type="dxa"/>
            </w:tcMar>
            <w:vAlign w:val="center"/>
          </w:tcPr>
          <w:p w14:paraId="279755FE" w14:textId="77777777" w:rsidR="00536E34" w:rsidRDefault="00536E34" w:rsidP="00536E34">
            <w:pPr>
              <w:spacing w:before="40" w:after="40"/>
              <w:ind w:left="40" w:right="40"/>
              <w:jc w:val="right"/>
            </w:pPr>
            <w:r>
              <w:rPr>
                <w:rFonts w:ascii="Roboto" w:eastAsia="Roboto" w:hAnsi="Roboto" w:cs="Roboto"/>
                <w:color w:val="111111"/>
              </w:rPr>
              <w:t>28.7</w:t>
            </w:r>
          </w:p>
        </w:tc>
        <w:tc>
          <w:tcPr>
            <w:tcW w:w="827" w:type="dxa"/>
            <w:shd w:val="clear" w:color="auto" w:fill="EFEFEF"/>
            <w:tcMar>
              <w:top w:w="0" w:type="dxa"/>
              <w:left w:w="0" w:type="dxa"/>
              <w:bottom w:w="0" w:type="dxa"/>
              <w:right w:w="0" w:type="dxa"/>
            </w:tcMar>
            <w:vAlign w:val="center"/>
          </w:tcPr>
          <w:p w14:paraId="73CAC976" w14:textId="77777777" w:rsidR="00536E34" w:rsidRDefault="00536E34" w:rsidP="00536E34">
            <w:pPr>
              <w:spacing w:before="40" w:after="40"/>
              <w:ind w:left="40" w:right="40"/>
              <w:jc w:val="right"/>
            </w:pPr>
            <w:r>
              <w:rPr>
                <w:rFonts w:ascii="Roboto" w:eastAsia="Roboto" w:hAnsi="Roboto" w:cs="Roboto"/>
                <w:color w:val="111111"/>
              </w:rPr>
              <w:t>28.7</w:t>
            </w:r>
          </w:p>
        </w:tc>
      </w:tr>
      <w:tr w:rsidR="00536E34" w14:paraId="640E3A1C" w14:textId="77777777" w:rsidTr="00536E34">
        <w:trPr>
          <w:cantSplit/>
          <w:jc w:val="center"/>
        </w:trPr>
        <w:tc>
          <w:tcPr>
            <w:tcW w:w="1138" w:type="dxa"/>
            <w:vMerge/>
            <w:shd w:val="clear" w:color="auto" w:fill="auto"/>
            <w:tcMar>
              <w:top w:w="0" w:type="dxa"/>
              <w:left w:w="0" w:type="dxa"/>
              <w:bottom w:w="0" w:type="dxa"/>
              <w:right w:w="0" w:type="dxa"/>
            </w:tcMar>
            <w:vAlign w:val="center"/>
          </w:tcPr>
          <w:p w14:paraId="1998560D"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429F6B6"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58EA4A41" w14:textId="77777777" w:rsidR="00536E34" w:rsidRDefault="00536E34" w:rsidP="00536E34">
            <w:pPr>
              <w:spacing w:before="40" w:after="40"/>
              <w:ind w:left="40" w:right="40"/>
              <w:jc w:val="right"/>
            </w:pPr>
            <w:r>
              <w:rPr>
                <w:rFonts w:ascii="Roboto" w:eastAsia="Roboto" w:hAnsi="Roboto" w:cs="Roboto"/>
                <w:color w:val="111111"/>
              </w:rPr>
              <w:t>18067.8</w:t>
            </w:r>
          </w:p>
        </w:tc>
        <w:tc>
          <w:tcPr>
            <w:tcW w:w="1082" w:type="dxa"/>
            <w:shd w:val="clear" w:color="auto" w:fill="FFFFFF"/>
            <w:tcMar>
              <w:top w:w="0" w:type="dxa"/>
              <w:left w:w="0" w:type="dxa"/>
              <w:bottom w:w="0" w:type="dxa"/>
              <w:right w:w="0" w:type="dxa"/>
            </w:tcMar>
            <w:vAlign w:val="center"/>
          </w:tcPr>
          <w:p w14:paraId="2F2F8AE9" w14:textId="77777777" w:rsidR="00536E34" w:rsidRDefault="00536E34" w:rsidP="00536E34">
            <w:pPr>
              <w:spacing w:before="40" w:after="40"/>
              <w:ind w:left="40" w:right="40"/>
              <w:jc w:val="right"/>
            </w:pPr>
            <w:r>
              <w:rPr>
                <w:rFonts w:ascii="Roboto" w:eastAsia="Roboto" w:hAnsi="Roboto" w:cs="Roboto"/>
                <w:color w:val="111111"/>
              </w:rPr>
              <w:t>18091.9</w:t>
            </w:r>
          </w:p>
        </w:tc>
        <w:tc>
          <w:tcPr>
            <w:tcW w:w="827" w:type="dxa"/>
            <w:shd w:val="clear" w:color="auto" w:fill="FFFFFF"/>
            <w:tcMar>
              <w:top w:w="0" w:type="dxa"/>
              <w:left w:w="0" w:type="dxa"/>
              <w:bottom w:w="0" w:type="dxa"/>
              <w:right w:w="0" w:type="dxa"/>
            </w:tcMar>
            <w:vAlign w:val="center"/>
          </w:tcPr>
          <w:p w14:paraId="4DF0EAAE" w14:textId="77777777" w:rsidR="00536E34" w:rsidRDefault="00536E34" w:rsidP="00536E34">
            <w:pPr>
              <w:spacing w:before="40" w:after="40"/>
              <w:ind w:left="40" w:right="40"/>
              <w:jc w:val="right"/>
            </w:pPr>
            <w:r>
              <w:rPr>
                <w:rFonts w:ascii="Roboto" w:eastAsia="Roboto" w:hAnsi="Roboto" w:cs="Roboto"/>
                <w:color w:val="111111"/>
              </w:rPr>
              <w:t>48.4</w:t>
            </w:r>
          </w:p>
        </w:tc>
        <w:tc>
          <w:tcPr>
            <w:tcW w:w="827" w:type="dxa"/>
            <w:shd w:val="clear" w:color="auto" w:fill="FFFFFF"/>
            <w:tcMar>
              <w:top w:w="0" w:type="dxa"/>
              <w:left w:w="0" w:type="dxa"/>
              <w:bottom w:w="0" w:type="dxa"/>
              <w:right w:w="0" w:type="dxa"/>
            </w:tcMar>
            <w:vAlign w:val="center"/>
          </w:tcPr>
          <w:p w14:paraId="2E67ED7A" w14:textId="77777777" w:rsidR="00536E34" w:rsidRDefault="00536E34" w:rsidP="00536E34">
            <w:pPr>
              <w:spacing w:before="40" w:after="40"/>
              <w:ind w:left="40" w:right="40"/>
              <w:jc w:val="right"/>
            </w:pPr>
            <w:r>
              <w:rPr>
                <w:rFonts w:ascii="Roboto" w:eastAsia="Roboto" w:hAnsi="Roboto" w:cs="Roboto"/>
                <w:color w:val="111111"/>
              </w:rPr>
              <w:t>48.4</w:t>
            </w:r>
          </w:p>
        </w:tc>
      </w:tr>
      <w:tr w:rsidR="00536E34" w14:paraId="7E0139D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D82761"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F6B7A98"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694B088F" w14:textId="77777777" w:rsidR="00536E34" w:rsidRDefault="00536E34" w:rsidP="00536E34">
            <w:pPr>
              <w:spacing w:before="40" w:after="40"/>
              <w:ind w:left="40" w:right="40"/>
              <w:jc w:val="right"/>
            </w:pPr>
            <w:r>
              <w:rPr>
                <w:rFonts w:ascii="Roboto" w:eastAsia="Roboto" w:hAnsi="Roboto" w:cs="Roboto"/>
                <w:color w:val="111111"/>
              </w:rPr>
              <w:t>18076.8</w:t>
            </w:r>
          </w:p>
        </w:tc>
        <w:tc>
          <w:tcPr>
            <w:tcW w:w="1082" w:type="dxa"/>
            <w:shd w:val="clear" w:color="auto" w:fill="EFEFEF"/>
            <w:tcMar>
              <w:top w:w="0" w:type="dxa"/>
              <w:left w:w="0" w:type="dxa"/>
              <w:bottom w:w="0" w:type="dxa"/>
              <w:right w:w="0" w:type="dxa"/>
            </w:tcMar>
            <w:vAlign w:val="center"/>
          </w:tcPr>
          <w:p w14:paraId="7E945300" w14:textId="77777777" w:rsidR="00536E34" w:rsidRDefault="00536E34" w:rsidP="00536E34">
            <w:pPr>
              <w:spacing w:before="40" w:after="40"/>
              <w:ind w:left="40" w:right="40"/>
              <w:jc w:val="right"/>
            </w:pPr>
            <w:r>
              <w:rPr>
                <w:rFonts w:ascii="Roboto" w:eastAsia="Roboto" w:hAnsi="Roboto" w:cs="Roboto"/>
                <w:color w:val="111111"/>
              </w:rPr>
              <w:t>18100.9</w:t>
            </w:r>
          </w:p>
        </w:tc>
        <w:tc>
          <w:tcPr>
            <w:tcW w:w="827" w:type="dxa"/>
            <w:shd w:val="clear" w:color="auto" w:fill="EFEFEF"/>
            <w:tcMar>
              <w:top w:w="0" w:type="dxa"/>
              <w:left w:w="0" w:type="dxa"/>
              <w:bottom w:w="0" w:type="dxa"/>
              <w:right w:w="0" w:type="dxa"/>
            </w:tcMar>
            <w:vAlign w:val="center"/>
          </w:tcPr>
          <w:p w14:paraId="1B412D46" w14:textId="77777777" w:rsidR="00536E34" w:rsidRDefault="00536E34" w:rsidP="00536E34">
            <w:pPr>
              <w:spacing w:before="40" w:after="40"/>
              <w:ind w:left="40" w:right="40"/>
              <w:jc w:val="right"/>
            </w:pPr>
            <w:r>
              <w:rPr>
                <w:rFonts w:ascii="Roboto" w:eastAsia="Roboto" w:hAnsi="Roboto" w:cs="Roboto"/>
                <w:color w:val="111111"/>
              </w:rPr>
              <w:t>57.4</w:t>
            </w:r>
          </w:p>
        </w:tc>
        <w:tc>
          <w:tcPr>
            <w:tcW w:w="827" w:type="dxa"/>
            <w:shd w:val="clear" w:color="auto" w:fill="EFEFEF"/>
            <w:tcMar>
              <w:top w:w="0" w:type="dxa"/>
              <w:left w:w="0" w:type="dxa"/>
              <w:bottom w:w="0" w:type="dxa"/>
              <w:right w:w="0" w:type="dxa"/>
            </w:tcMar>
            <w:vAlign w:val="center"/>
          </w:tcPr>
          <w:p w14:paraId="2E729D17" w14:textId="77777777" w:rsidR="00536E34" w:rsidRDefault="00536E34" w:rsidP="00536E34">
            <w:pPr>
              <w:spacing w:before="40" w:after="40"/>
              <w:ind w:left="40" w:right="40"/>
              <w:jc w:val="right"/>
            </w:pPr>
            <w:r>
              <w:rPr>
                <w:rFonts w:ascii="Roboto" w:eastAsia="Roboto" w:hAnsi="Roboto" w:cs="Roboto"/>
                <w:color w:val="111111"/>
              </w:rPr>
              <w:t>57.4</w:t>
            </w:r>
          </w:p>
        </w:tc>
      </w:tr>
      <w:tr w:rsidR="00536E34" w14:paraId="77690E3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15000B"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10AF611E" w14:textId="77777777" w:rsidR="00536E34" w:rsidRDefault="00536E34" w:rsidP="00536E34">
            <w:pPr>
              <w:spacing w:before="40" w:after="40"/>
              <w:ind w:left="40" w:right="40"/>
            </w:pPr>
            <w:r>
              <w:rPr>
                <w:rFonts w:ascii="Roboto" w:eastAsia="Roboto" w:hAnsi="Roboto" w:cs="Roboto"/>
                <w:color w:val="111111"/>
              </w:rPr>
              <w:t>trend.st10</w:t>
            </w:r>
          </w:p>
        </w:tc>
        <w:tc>
          <w:tcPr>
            <w:tcW w:w="1082" w:type="dxa"/>
            <w:shd w:val="clear" w:color="auto" w:fill="FFFFFF"/>
            <w:tcMar>
              <w:top w:w="0" w:type="dxa"/>
              <w:left w:w="0" w:type="dxa"/>
              <w:bottom w:w="0" w:type="dxa"/>
              <w:right w:w="0" w:type="dxa"/>
            </w:tcMar>
            <w:vAlign w:val="center"/>
          </w:tcPr>
          <w:p w14:paraId="332D7B70" w14:textId="77777777" w:rsidR="00536E34" w:rsidRDefault="00536E34" w:rsidP="00536E34">
            <w:pPr>
              <w:spacing w:before="40" w:after="40"/>
              <w:ind w:left="40" w:right="40"/>
              <w:jc w:val="right"/>
            </w:pPr>
            <w:r>
              <w:rPr>
                <w:rFonts w:ascii="Roboto" w:eastAsia="Roboto" w:hAnsi="Roboto" w:cs="Roboto"/>
                <w:color w:val="111111"/>
              </w:rPr>
              <w:t>18082.5</w:t>
            </w:r>
          </w:p>
        </w:tc>
        <w:tc>
          <w:tcPr>
            <w:tcW w:w="1082" w:type="dxa"/>
            <w:shd w:val="clear" w:color="auto" w:fill="FFFFFF"/>
            <w:tcMar>
              <w:top w:w="0" w:type="dxa"/>
              <w:left w:w="0" w:type="dxa"/>
              <w:bottom w:w="0" w:type="dxa"/>
              <w:right w:w="0" w:type="dxa"/>
            </w:tcMar>
            <w:vAlign w:val="center"/>
          </w:tcPr>
          <w:p w14:paraId="72E552B9" w14:textId="77777777" w:rsidR="00536E34" w:rsidRDefault="00536E34" w:rsidP="00536E34">
            <w:pPr>
              <w:spacing w:before="40" w:after="40"/>
              <w:ind w:left="40" w:right="40"/>
              <w:jc w:val="right"/>
            </w:pPr>
            <w:r>
              <w:rPr>
                <w:rFonts w:ascii="Roboto" w:eastAsia="Roboto" w:hAnsi="Roboto" w:cs="Roboto"/>
                <w:color w:val="111111"/>
              </w:rPr>
              <w:t>18106.7</w:t>
            </w:r>
          </w:p>
        </w:tc>
        <w:tc>
          <w:tcPr>
            <w:tcW w:w="827" w:type="dxa"/>
            <w:shd w:val="clear" w:color="auto" w:fill="FFFFFF"/>
            <w:tcMar>
              <w:top w:w="0" w:type="dxa"/>
              <w:left w:w="0" w:type="dxa"/>
              <w:bottom w:w="0" w:type="dxa"/>
              <w:right w:w="0" w:type="dxa"/>
            </w:tcMar>
            <w:vAlign w:val="center"/>
          </w:tcPr>
          <w:p w14:paraId="62A377A5" w14:textId="77777777" w:rsidR="00536E34" w:rsidRDefault="00536E34" w:rsidP="00536E34">
            <w:pPr>
              <w:spacing w:before="40" w:after="40"/>
              <w:ind w:left="40" w:right="40"/>
              <w:jc w:val="right"/>
            </w:pPr>
            <w:r>
              <w:rPr>
                <w:rFonts w:ascii="Roboto" w:eastAsia="Roboto" w:hAnsi="Roboto" w:cs="Roboto"/>
                <w:color w:val="111111"/>
              </w:rPr>
              <w:t>63.1</w:t>
            </w:r>
          </w:p>
        </w:tc>
        <w:tc>
          <w:tcPr>
            <w:tcW w:w="827" w:type="dxa"/>
            <w:shd w:val="clear" w:color="auto" w:fill="FFFFFF"/>
            <w:tcMar>
              <w:top w:w="0" w:type="dxa"/>
              <w:left w:w="0" w:type="dxa"/>
              <w:bottom w:w="0" w:type="dxa"/>
              <w:right w:w="0" w:type="dxa"/>
            </w:tcMar>
            <w:vAlign w:val="center"/>
          </w:tcPr>
          <w:p w14:paraId="3431D945" w14:textId="77777777" w:rsidR="00536E34" w:rsidRDefault="00536E34" w:rsidP="00536E34">
            <w:pPr>
              <w:spacing w:before="40" w:after="40"/>
              <w:ind w:left="40" w:right="40"/>
              <w:jc w:val="right"/>
            </w:pPr>
            <w:r>
              <w:rPr>
                <w:rFonts w:ascii="Roboto" w:eastAsia="Roboto" w:hAnsi="Roboto" w:cs="Roboto"/>
                <w:color w:val="111111"/>
              </w:rPr>
              <w:t>63.2</w:t>
            </w:r>
          </w:p>
        </w:tc>
      </w:tr>
    </w:tbl>
    <w:p w14:paraId="365EEAA1" w14:textId="506125C6" w:rsidR="00536E34" w:rsidRDefault="00536E34" w:rsidP="00C02B7B"/>
    <w:p w14:paraId="39F30501" w14:textId="3B13DCAB" w:rsidR="00536E34" w:rsidRDefault="00536E34" w:rsidP="00C02B7B"/>
    <w:p w14:paraId="040555C8" w14:textId="77777777" w:rsidR="00536E34" w:rsidRDefault="00536E34" w:rsidP="00C02B7B"/>
    <w:p w14:paraId="46CCCED5" w14:textId="52A607CA" w:rsidR="00536E34" w:rsidRDefault="00536E34" w:rsidP="00536E34">
      <w:pPr>
        <w:pStyle w:val="Beschriftung"/>
        <w:keepNext/>
      </w:pPr>
      <w:bookmarkStart w:id="141" w:name="_Ref39831973"/>
      <w:r>
        <w:lastRenderedPageBreak/>
        <w:t xml:space="preserve">Table S </w:t>
      </w:r>
      <w:r>
        <w:fldChar w:fldCharType="begin"/>
      </w:r>
      <w:r>
        <w:instrText xml:space="preserve"> SEQ Table_S \* ARABIC </w:instrText>
      </w:r>
      <w:r>
        <w:fldChar w:fldCharType="separate"/>
      </w:r>
      <w:r w:rsidR="006361CE">
        <w:rPr>
          <w:noProof/>
        </w:rPr>
        <w:t>5</w:t>
      </w:r>
      <w:r>
        <w:fldChar w:fldCharType="end"/>
      </w:r>
      <w:bookmarkEnd w:id="141"/>
      <w:r>
        <w:t xml:space="preserve"> | </w:t>
      </w:r>
      <w:proofErr w:type="spellStart"/>
      <w:r w:rsidR="00E36528">
        <w:t>Generalised</w:t>
      </w:r>
      <w:proofErr w:type="spellEnd"/>
      <w:r w:rsidR="00E36528">
        <w:t xml:space="preserve"> mixed effect model summaries for the final </w:t>
      </w:r>
      <w:proofErr w:type="spellStart"/>
      <w:r w:rsidR="00E36528">
        <w:t>palaeoclimate</w:t>
      </w:r>
      <w:proofErr w:type="spellEnd"/>
      <w:r w:rsidR="00E36528">
        <w:t xml:space="preserve"> interaction model based on short-term warming and cooling. Both models were selected from a pool of models with differing long-term temperature trends based on model performance. </w:t>
      </w:r>
    </w:p>
    <w:tbl>
      <w:tblPr>
        <w:tblW w:w="0" w:type="auto"/>
        <w:jc w:val="center"/>
        <w:tblLayout w:type="fixed"/>
        <w:tblLook w:val="04A0" w:firstRow="1" w:lastRow="0" w:firstColumn="1" w:lastColumn="0" w:noHBand="0" w:noVBand="1"/>
      </w:tblPr>
      <w:tblGrid>
        <w:gridCol w:w="1138"/>
        <w:gridCol w:w="2151"/>
        <w:gridCol w:w="1122"/>
        <w:gridCol w:w="1123"/>
        <w:gridCol w:w="1048"/>
        <w:gridCol w:w="974"/>
        <w:gridCol w:w="849"/>
      </w:tblGrid>
      <w:tr w:rsidR="00536E34" w14:paraId="1405115B"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31DA671" w14:textId="77777777" w:rsidR="00536E34" w:rsidRDefault="00536E34" w:rsidP="00536E34">
            <w:pPr>
              <w:spacing w:before="40" w:after="40"/>
              <w:ind w:left="40" w:right="40"/>
            </w:pPr>
            <w:r>
              <w:rPr>
                <w:rFonts w:ascii="Roboto" w:eastAsia="Roboto" w:hAnsi="Roboto" w:cs="Roboto"/>
                <w:b/>
                <w:color w:val="111111"/>
              </w:rPr>
              <w:t>Model</w:t>
            </w:r>
          </w:p>
        </w:tc>
        <w:tc>
          <w:tcPr>
            <w:tcW w:w="2151" w:type="dxa"/>
            <w:shd w:val="clear" w:color="auto" w:fill="CFCFCF"/>
            <w:tcMar>
              <w:top w:w="0" w:type="dxa"/>
              <w:left w:w="0" w:type="dxa"/>
              <w:bottom w:w="0" w:type="dxa"/>
              <w:right w:w="0" w:type="dxa"/>
            </w:tcMar>
            <w:vAlign w:val="center"/>
          </w:tcPr>
          <w:p w14:paraId="53874412" w14:textId="77777777" w:rsidR="00536E34" w:rsidRDefault="00536E34" w:rsidP="00536E34">
            <w:pPr>
              <w:spacing w:before="40" w:after="40"/>
              <w:ind w:left="40" w:right="40"/>
            </w:pPr>
            <w:r>
              <w:rPr>
                <w:rFonts w:ascii="Roboto" w:eastAsia="Roboto" w:hAnsi="Roboto" w:cs="Roboto"/>
                <w:b/>
                <w:color w:val="111111"/>
              </w:rPr>
              <w:t>Term</w:t>
            </w:r>
          </w:p>
        </w:tc>
        <w:tc>
          <w:tcPr>
            <w:tcW w:w="1122" w:type="dxa"/>
            <w:shd w:val="clear" w:color="auto" w:fill="CFCFCF"/>
            <w:tcMar>
              <w:top w:w="0" w:type="dxa"/>
              <w:left w:w="0" w:type="dxa"/>
              <w:bottom w:w="0" w:type="dxa"/>
              <w:right w:w="0" w:type="dxa"/>
            </w:tcMar>
            <w:vAlign w:val="center"/>
          </w:tcPr>
          <w:p w14:paraId="074B4CAC" w14:textId="77777777" w:rsidR="00536E34" w:rsidRDefault="00536E34" w:rsidP="00536E34">
            <w:pPr>
              <w:spacing w:before="40" w:after="40"/>
              <w:ind w:left="40" w:right="40"/>
              <w:jc w:val="right"/>
            </w:pPr>
            <w:r>
              <w:rPr>
                <w:rFonts w:ascii="Roboto" w:eastAsia="Roboto" w:hAnsi="Roboto" w:cs="Roboto"/>
                <w:b/>
                <w:color w:val="111111"/>
              </w:rPr>
              <w:t>Estimate</w:t>
            </w:r>
          </w:p>
        </w:tc>
        <w:tc>
          <w:tcPr>
            <w:tcW w:w="1123" w:type="dxa"/>
            <w:shd w:val="clear" w:color="auto" w:fill="CFCFCF"/>
            <w:tcMar>
              <w:top w:w="0" w:type="dxa"/>
              <w:left w:w="0" w:type="dxa"/>
              <w:bottom w:w="0" w:type="dxa"/>
              <w:right w:w="0" w:type="dxa"/>
            </w:tcMar>
            <w:vAlign w:val="center"/>
          </w:tcPr>
          <w:p w14:paraId="6EC905B3" w14:textId="77777777" w:rsidR="00536E34" w:rsidRDefault="00536E34" w:rsidP="00536E34">
            <w:pPr>
              <w:spacing w:before="40" w:after="40"/>
              <w:ind w:left="40" w:right="40"/>
              <w:jc w:val="right"/>
            </w:pPr>
            <w:proofErr w:type="spellStart"/>
            <w:r>
              <w:rPr>
                <w:rFonts w:ascii="Roboto" w:eastAsia="Roboto" w:hAnsi="Roboto" w:cs="Roboto"/>
                <w:b/>
                <w:color w:val="111111"/>
              </w:rPr>
              <w:t>Std.error</w:t>
            </w:r>
            <w:proofErr w:type="spellEnd"/>
          </w:p>
        </w:tc>
        <w:tc>
          <w:tcPr>
            <w:tcW w:w="1048" w:type="dxa"/>
            <w:shd w:val="clear" w:color="auto" w:fill="CFCFCF"/>
            <w:tcMar>
              <w:top w:w="0" w:type="dxa"/>
              <w:left w:w="0" w:type="dxa"/>
              <w:bottom w:w="0" w:type="dxa"/>
              <w:right w:w="0" w:type="dxa"/>
            </w:tcMar>
            <w:vAlign w:val="center"/>
          </w:tcPr>
          <w:p w14:paraId="30EC8C1B" w14:textId="77777777" w:rsidR="00536E34" w:rsidRDefault="00536E34" w:rsidP="00536E34">
            <w:pPr>
              <w:spacing w:before="40" w:after="40"/>
              <w:ind w:left="40" w:right="40"/>
              <w:jc w:val="right"/>
            </w:pPr>
            <w:r>
              <w:rPr>
                <w:rFonts w:ascii="Roboto" w:eastAsia="Roboto" w:hAnsi="Roboto" w:cs="Roboto"/>
                <w:b/>
                <w:color w:val="111111"/>
              </w:rPr>
              <w:t>Z value</w:t>
            </w:r>
          </w:p>
        </w:tc>
        <w:tc>
          <w:tcPr>
            <w:tcW w:w="974" w:type="dxa"/>
            <w:shd w:val="clear" w:color="auto" w:fill="CFCFCF"/>
            <w:tcMar>
              <w:top w:w="0" w:type="dxa"/>
              <w:left w:w="0" w:type="dxa"/>
              <w:bottom w:w="0" w:type="dxa"/>
              <w:right w:w="0" w:type="dxa"/>
            </w:tcMar>
            <w:vAlign w:val="center"/>
          </w:tcPr>
          <w:p w14:paraId="7DC7A6D2" w14:textId="77777777" w:rsidR="00536E34" w:rsidRDefault="00536E34" w:rsidP="00536E34">
            <w:pPr>
              <w:spacing w:before="40" w:after="40"/>
              <w:ind w:left="40" w:right="40"/>
            </w:pPr>
            <w:r>
              <w:rPr>
                <w:rFonts w:ascii="Roboto" w:eastAsia="Roboto" w:hAnsi="Roboto" w:cs="Roboto"/>
                <w:b/>
                <w:color w:val="111111"/>
              </w:rPr>
              <w:t>P value</w:t>
            </w:r>
          </w:p>
        </w:tc>
        <w:tc>
          <w:tcPr>
            <w:tcW w:w="849" w:type="dxa"/>
            <w:shd w:val="clear" w:color="auto" w:fill="CFCFCF"/>
            <w:tcMar>
              <w:top w:w="0" w:type="dxa"/>
              <w:left w:w="0" w:type="dxa"/>
              <w:bottom w:w="0" w:type="dxa"/>
              <w:right w:w="0" w:type="dxa"/>
            </w:tcMar>
            <w:vAlign w:val="center"/>
          </w:tcPr>
          <w:p w14:paraId="6F57BD46" w14:textId="77777777" w:rsidR="00536E34" w:rsidRDefault="00536E34" w:rsidP="00536E34">
            <w:pPr>
              <w:spacing w:before="40" w:after="40"/>
              <w:ind w:left="40" w:right="40"/>
            </w:pPr>
            <w:r>
              <w:rPr>
                <w:rFonts w:ascii="Roboto" w:eastAsia="Roboto" w:hAnsi="Roboto" w:cs="Roboto"/>
                <w:b/>
                <w:color w:val="111111"/>
              </w:rPr>
              <w:t>Group</w:t>
            </w:r>
          </w:p>
        </w:tc>
      </w:tr>
      <w:tr w:rsidR="00536E34" w14:paraId="2603FD1A"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21778B54" w14:textId="77777777" w:rsidR="00536E34" w:rsidRDefault="00536E34" w:rsidP="00536E34">
            <w:pPr>
              <w:spacing w:before="40" w:after="40"/>
              <w:ind w:left="40" w:right="40"/>
            </w:pPr>
            <w:r>
              <w:rPr>
                <w:rFonts w:ascii="Roboto" w:eastAsia="Roboto" w:hAnsi="Roboto" w:cs="Roboto"/>
                <w:color w:val="111111"/>
              </w:rPr>
              <w:t>Warming</w:t>
            </w:r>
          </w:p>
        </w:tc>
        <w:tc>
          <w:tcPr>
            <w:tcW w:w="2151" w:type="dxa"/>
            <w:shd w:val="clear" w:color="auto" w:fill="EFEFEF"/>
            <w:tcMar>
              <w:top w:w="0" w:type="dxa"/>
              <w:left w:w="0" w:type="dxa"/>
              <w:bottom w:w="0" w:type="dxa"/>
              <w:right w:w="0" w:type="dxa"/>
            </w:tcMar>
            <w:vAlign w:val="center"/>
          </w:tcPr>
          <w:p w14:paraId="0228E2FF" w14:textId="77777777" w:rsidR="00536E34" w:rsidRDefault="00536E34" w:rsidP="00536E34">
            <w:pPr>
              <w:spacing w:before="40" w:after="40"/>
              <w:ind w:left="40" w:right="40"/>
            </w:pPr>
            <w:r>
              <w:rPr>
                <w:rFonts w:ascii="Roboto" w:eastAsia="Roboto" w:hAnsi="Roboto" w:cs="Roboto"/>
                <w:color w:val="111111"/>
              </w:rPr>
              <w:t>Intercept</w:t>
            </w:r>
          </w:p>
        </w:tc>
        <w:tc>
          <w:tcPr>
            <w:tcW w:w="1122" w:type="dxa"/>
            <w:shd w:val="clear" w:color="auto" w:fill="EFEFEF"/>
            <w:tcMar>
              <w:top w:w="0" w:type="dxa"/>
              <w:left w:w="0" w:type="dxa"/>
              <w:bottom w:w="0" w:type="dxa"/>
              <w:right w:w="0" w:type="dxa"/>
            </w:tcMar>
            <w:vAlign w:val="center"/>
          </w:tcPr>
          <w:p w14:paraId="7598FD11" w14:textId="77777777" w:rsidR="00536E34" w:rsidRDefault="00536E34" w:rsidP="00536E34">
            <w:pPr>
              <w:spacing w:before="40" w:after="40"/>
              <w:ind w:left="40" w:right="40"/>
              <w:jc w:val="right"/>
            </w:pPr>
            <w:r>
              <w:rPr>
                <w:rFonts w:ascii="Roboto" w:eastAsia="Roboto" w:hAnsi="Roboto" w:cs="Roboto"/>
                <w:color w:val="111111"/>
              </w:rPr>
              <w:t>-1.930</w:t>
            </w:r>
          </w:p>
        </w:tc>
        <w:tc>
          <w:tcPr>
            <w:tcW w:w="1123" w:type="dxa"/>
            <w:shd w:val="clear" w:color="auto" w:fill="EFEFEF"/>
            <w:tcMar>
              <w:top w:w="0" w:type="dxa"/>
              <w:left w:w="0" w:type="dxa"/>
              <w:bottom w:w="0" w:type="dxa"/>
              <w:right w:w="0" w:type="dxa"/>
            </w:tcMar>
            <w:vAlign w:val="center"/>
          </w:tcPr>
          <w:p w14:paraId="09316A5F" w14:textId="77777777" w:rsidR="00536E34" w:rsidRDefault="00536E34" w:rsidP="00536E34">
            <w:pPr>
              <w:spacing w:before="40" w:after="40"/>
              <w:ind w:left="40" w:right="40"/>
              <w:jc w:val="right"/>
            </w:pPr>
            <w:r>
              <w:rPr>
                <w:rFonts w:ascii="Roboto" w:eastAsia="Roboto" w:hAnsi="Roboto" w:cs="Roboto"/>
                <w:color w:val="111111"/>
              </w:rPr>
              <w:t>0.026</w:t>
            </w:r>
          </w:p>
        </w:tc>
        <w:tc>
          <w:tcPr>
            <w:tcW w:w="1048" w:type="dxa"/>
            <w:shd w:val="clear" w:color="auto" w:fill="EFEFEF"/>
            <w:tcMar>
              <w:top w:w="0" w:type="dxa"/>
              <w:left w:w="0" w:type="dxa"/>
              <w:bottom w:w="0" w:type="dxa"/>
              <w:right w:w="0" w:type="dxa"/>
            </w:tcMar>
            <w:vAlign w:val="center"/>
          </w:tcPr>
          <w:p w14:paraId="47CA6600" w14:textId="77777777" w:rsidR="00536E34" w:rsidRDefault="00536E34" w:rsidP="00536E34">
            <w:pPr>
              <w:spacing w:before="40" w:after="40"/>
              <w:ind w:left="40" w:right="40"/>
              <w:jc w:val="right"/>
            </w:pPr>
            <w:r>
              <w:rPr>
                <w:rFonts w:ascii="Roboto" w:eastAsia="Roboto" w:hAnsi="Roboto" w:cs="Roboto"/>
                <w:color w:val="111111"/>
              </w:rPr>
              <w:t>-74.396</w:t>
            </w:r>
          </w:p>
        </w:tc>
        <w:tc>
          <w:tcPr>
            <w:tcW w:w="974" w:type="dxa"/>
            <w:shd w:val="clear" w:color="auto" w:fill="EFEFEF"/>
            <w:tcMar>
              <w:top w:w="0" w:type="dxa"/>
              <w:left w:w="0" w:type="dxa"/>
              <w:bottom w:w="0" w:type="dxa"/>
              <w:right w:w="0" w:type="dxa"/>
            </w:tcMar>
            <w:vAlign w:val="center"/>
          </w:tcPr>
          <w:p w14:paraId="3AB7DD46"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3AB0A703" w14:textId="77777777" w:rsidR="00536E34" w:rsidRDefault="00536E34" w:rsidP="00536E34">
            <w:pPr>
              <w:spacing w:before="40" w:after="40"/>
              <w:ind w:left="40" w:right="40"/>
            </w:pPr>
            <w:r>
              <w:rPr>
                <w:rFonts w:ascii="Roboto" w:eastAsia="Roboto" w:hAnsi="Roboto" w:cs="Roboto"/>
                <w:color w:val="111111"/>
              </w:rPr>
              <w:t>fixed</w:t>
            </w:r>
          </w:p>
        </w:tc>
      </w:tr>
      <w:tr w:rsidR="00536E34" w14:paraId="376797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2118E37"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76897732" w14:textId="77777777" w:rsidR="00536E34" w:rsidRDefault="00536E34" w:rsidP="00536E34">
            <w:pPr>
              <w:spacing w:before="40" w:after="40"/>
              <w:ind w:left="40" w:right="40"/>
            </w:pPr>
            <w:proofErr w:type="gramStart"/>
            <w:r>
              <w:rPr>
                <w:rFonts w:ascii="Roboto" w:eastAsia="Roboto" w:hAnsi="Roboto" w:cs="Roboto"/>
                <w:color w:val="111111"/>
              </w:rPr>
              <w:t>Warming:Trend.st7</w:t>
            </w:r>
            <w:proofErr w:type="gramEnd"/>
          </w:p>
        </w:tc>
        <w:tc>
          <w:tcPr>
            <w:tcW w:w="1122" w:type="dxa"/>
            <w:shd w:val="clear" w:color="auto" w:fill="FFFFFF"/>
            <w:tcMar>
              <w:top w:w="0" w:type="dxa"/>
              <w:left w:w="0" w:type="dxa"/>
              <w:bottom w:w="0" w:type="dxa"/>
              <w:right w:w="0" w:type="dxa"/>
            </w:tcMar>
            <w:vAlign w:val="center"/>
          </w:tcPr>
          <w:p w14:paraId="12AEA13F" w14:textId="77777777" w:rsidR="00536E34" w:rsidRDefault="00536E34" w:rsidP="00536E34">
            <w:pPr>
              <w:spacing w:before="40" w:after="40"/>
              <w:ind w:left="40" w:right="40"/>
              <w:jc w:val="right"/>
            </w:pPr>
            <w:r>
              <w:rPr>
                <w:rFonts w:ascii="Roboto" w:eastAsia="Roboto" w:hAnsi="Roboto" w:cs="Roboto"/>
                <w:color w:val="111111"/>
              </w:rPr>
              <w:t>-0.604</w:t>
            </w:r>
          </w:p>
        </w:tc>
        <w:tc>
          <w:tcPr>
            <w:tcW w:w="1123" w:type="dxa"/>
            <w:shd w:val="clear" w:color="auto" w:fill="FFFFFF"/>
            <w:tcMar>
              <w:top w:w="0" w:type="dxa"/>
              <w:left w:w="0" w:type="dxa"/>
              <w:bottom w:w="0" w:type="dxa"/>
              <w:right w:w="0" w:type="dxa"/>
            </w:tcMar>
            <w:vAlign w:val="center"/>
          </w:tcPr>
          <w:p w14:paraId="506C9D77" w14:textId="77777777" w:rsidR="00536E34" w:rsidRDefault="00536E34" w:rsidP="00536E34">
            <w:pPr>
              <w:spacing w:before="40" w:after="40"/>
              <w:ind w:left="40" w:right="40"/>
              <w:jc w:val="right"/>
            </w:pPr>
            <w:r>
              <w:rPr>
                <w:rFonts w:ascii="Roboto" w:eastAsia="Roboto" w:hAnsi="Roboto" w:cs="Roboto"/>
                <w:color w:val="111111"/>
              </w:rPr>
              <w:t>0.108</w:t>
            </w:r>
          </w:p>
        </w:tc>
        <w:tc>
          <w:tcPr>
            <w:tcW w:w="1048" w:type="dxa"/>
            <w:shd w:val="clear" w:color="auto" w:fill="FFFFFF"/>
            <w:tcMar>
              <w:top w:w="0" w:type="dxa"/>
              <w:left w:w="0" w:type="dxa"/>
              <w:bottom w:w="0" w:type="dxa"/>
              <w:right w:w="0" w:type="dxa"/>
            </w:tcMar>
            <w:vAlign w:val="center"/>
          </w:tcPr>
          <w:p w14:paraId="71E1C52E" w14:textId="77777777" w:rsidR="00536E34" w:rsidRDefault="00536E34" w:rsidP="00536E34">
            <w:pPr>
              <w:spacing w:before="40" w:after="40"/>
              <w:ind w:left="40" w:right="40"/>
              <w:jc w:val="right"/>
            </w:pPr>
            <w:r>
              <w:rPr>
                <w:rFonts w:ascii="Roboto" w:eastAsia="Roboto" w:hAnsi="Roboto" w:cs="Roboto"/>
                <w:color w:val="111111"/>
              </w:rPr>
              <w:t>-5.592</w:t>
            </w:r>
          </w:p>
        </w:tc>
        <w:tc>
          <w:tcPr>
            <w:tcW w:w="974" w:type="dxa"/>
            <w:shd w:val="clear" w:color="auto" w:fill="FFFFFF"/>
            <w:tcMar>
              <w:top w:w="0" w:type="dxa"/>
              <w:left w:w="0" w:type="dxa"/>
              <w:bottom w:w="0" w:type="dxa"/>
              <w:right w:w="0" w:type="dxa"/>
            </w:tcMar>
            <w:vAlign w:val="center"/>
          </w:tcPr>
          <w:p w14:paraId="7D566593"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FFFFFF"/>
            <w:tcMar>
              <w:top w:w="0" w:type="dxa"/>
              <w:left w:w="0" w:type="dxa"/>
              <w:bottom w:w="0" w:type="dxa"/>
              <w:right w:w="0" w:type="dxa"/>
            </w:tcMar>
            <w:vAlign w:val="center"/>
          </w:tcPr>
          <w:p w14:paraId="7683BFF2" w14:textId="77777777" w:rsidR="00536E34" w:rsidRDefault="00536E34" w:rsidP="00536E34">
            <w:pPr>
              <w:spacing w:before="40" w:after="40"/>
              <w:ind w:left="40" w:right="40"/>
            </w:pPr>
            <w:r>
              <w:rPr>
                <w:rFonts w:ascii="Roboto" w:eastAsia="Roboto" w:hAnsi="Roboto" w:cs="Roboto"/>
                <w:color w:val="111111"/>
              </w:rPr>
              <w:t>fixed</w:t>
            </w:r>
          </w:p>
        </w:tc>
      </w:tr>
      <w:tr w:rsidR="00536E34" w14:paraId="458559AC" w14:textId="77777777" w:rsidTr="00536E34">
        <w:trPr>
          <w:cantSplit/>
          <w:jc w:val="center"/>
        </w:trPr>
        <w:tc>
          <w:tcPr>
            <w:tcW w:w="1138" w:type="dxa"/>
            <w:vMerge/>
            <w:tcBorders>
              <w:bottom w:val="single" w:sz="8" w:space="0" w:color="000000"/>
            </w:tcBorders>
            <w:shd w:val="clear" w:color="auto" w:fill="EFEFEF"/>
            <w:tcMar>
              <w:top w:w="0" w:type="dxa"/>
              <w:left w:w="0" w:type="dxa"/>
              <w:bottom w:w="0" w:type="dxa"/>
              <w:right w:w="0" w:type="dxa"/>
            </w:tcMar>
            <w:vAlign w:val="center"/>
          </w:tcPr>
          <w:p w14:paraId="1C2756CE" w14:textId="77777777" w:rsidR="00536E34" w:rsidRDefault="00536E34" w:rsidP="00536E34">
            <w:pPr>
              <w:spacing w:before="40" w:after="40"/>
              <w:ind w:left="40" w:right="40"/>
            </w:pPr>
          </w:p>
        </w:tc>
        <w:tc>
          <w:tcPr>
            <w:tcW w:w="2151" w:type="dxa"/>
            <w:tcBorders>
              <w:bottom w:val="single" w:sz="8" w:space="0" w:color="000000"/>
            </w:tcBorders>
            <w:shd w:val="clear" w:color="auto" w:fill="EFEFEF"/>
            <w:tcMar>
              <w:top w:w="0" w:type="dxa"/>
              <w:left w:w="0" w:type="dxa"/>
              <w:bottom w:w="0" w:type="dxa"/>
              <w:right w:w="0" w:type="dxa"/>
            </w:tcMar>
            <w:vAlign w:val="center"/>
          </w:tcPr>
          <w:p w14:paraId="2C39EC43"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tcBorders>
              <w:bottom w:val="single" w:sz="8" w:space="0" w:color="000000"/>
            </w:tcBorders>
            <w:shd w:val="clear" w:color="auto" w:fill="EFEFEF"/>
            <w:tcMar>
              <w:top w:w="0" w:type="dxa"/>
              <w:left w:w="0" w:type="dxa"/>
              <w:bottom w:w="0" w:type="dxa"/>
              <w:right w:w="0" w:type="dxa"/>
            </w:tcMar>
            <w:vAlign w:val="center"/>
          </w:tcPr>
          <w:p w14:paraId="45298E7F" w14:textId="77777777" w:rsidR="00536E34" w:rsidRDefault="00536E34" w:rsidP="00536E34">
            <w:pPr>
              <w:spacing w:before="40" w:after="40"/>
              <w:ind w:left="40" w:right="40"/>
              <w:jc w:val="right"/>
            </w:pPr>
            <w:r>
              <w:rPr>
                <w:rFonts w:ascii="Roboto" w:eastAsia="Roboto" w:hAnsi="Roboto" w:cs="Roboto"/>
                <w:color w:val="111111"/>
              </w:rPr>
              <w:t>0.729</w:t>
            </w:r>
          </w:p>
        </w:tc>
        <w:tc>
          <w:tcPr>
            <w:tcW w:w="1123" w:type="dxa"/>
            <w:tcBorders>
              <w:bottom w:val="single" w:sz="8" w:space="0" w:color="000000"/>
            </w:tcBorders>
            <w:shd w:val="clear" w:color="auto" w:fill="EFEFEF"/>
            <w:tcMar>
              <w:top w:w="0" w:type="dxa"/>
              <w:left w:w="0" w:type="dxa"/>
              <w:bottom w:w="0" w:type="dxa"/>
              <w:right w:w="0" w:type="dxa"/>
            </w:tcMar>
            <w:vAlign w:val="center"/>
          </w:tcPr>
          <w:p w14:paraId="664C74E7"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tcBorders>
              <w:bottom w:val="single" w:sz="8" w:space="0" w:color="000000"/>
            </w:tcBorders>
            <w:shd w:val="clear" w:color="auto" w:fill="EFEFEF"/>
            <w:tcMar>
              <w:top w:w="0" w:type="dxa"/>
              <w:left w:w="0" w:type="dxa"/>
              <w:bottom w:w="0" w:type="dxa"/>
              <w:right w:w="0" w:type="dxa"/>
            </w:tcMar>
            <w:vAlign w:val="center"/>
          </w:tcPr>
          <w:p w14:paraId="1E2DA8CC"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tcBorders>
              <w:bottom w:val="single" w:sz="8" w:space="0" w:color="000000"/>
            </w:tcBorders>
            <w:shd w:val="clear" w:color="auto" w:fill="EFEFEF"/>
            <w:tcMar>
              <w:top w:w="0" w:type="dxa"/>
              <w:left w:w="0" w:type="dxa"/>
              <w:bottom w:w="0" w:type="dxa"/>
              <w:right w:w="0" w:type="dxa"/>
            </w:tcMar>
            <w:vAlign w:val="center"/>
          </w:tcPr>
          <w:p w14:paraId="58B15CA5" w14:textId="77777777" w:rsidR="00536E34" w:rsidRDefault="00536E34" w:rsidP="00536E34">
            <w:pPr>
              <w:spacing w:before="40" w:after="40"/>
              <w:ind w:left="40" w:right="40"/>
            </w:pPr>
          </w:p>
        </w:tc>
        <w:tc>
          <w:tcPr>
            <w:tcW w:w="849" w:type="dxa"/>
            <w:tcBorders>
              <w:bottom w:val="single" w:sz="8" w:space="0" w:color="000000"/>
            </w:tcBorders>
            <w:shd w:val="clear" w:color="auto" w:fill="EFEFEF"/>
            <w:tcMar>
              <w:top w:w="0" w:type="dxa"/>
              <w:left w:w="0" w:type="dxa"/>
              <w:bottom w:w="0" w:type="dxa"/>
              <w:right w:w="0" w:type="dxa"/>
            </w:tcMar>
            <w:vAlign w:val="center"/>
          </w:tcPr>
          <w:p w14:paraId="273C0B2C" w14:textId="77777777" w:rsidR="00536E34" w:rsidRDefault="00536E34" w:rsidP="00536E34">
            <w:pPr>
              <w:spacing w:before="40" w:after="40"/>
              <w:ind w:left="40" w:right="40"/>
            </w:pPr>
            <w:r>
              <w:rPr>
                <w:rFonts w:ascii="Roboto" w:eastAsia="Roboto" w:hAnsi="Roboto" w:cs="Roboto"/>
                <w:color w:val="111111"/>
              </w:rPr>
              <w:t>genus</w:t>
            </w:r>
          </w:p>
        </w:tc>
      </w:tr>
      <w:tr w:rsidR="00536E34" w14:paraId="1C626199" w14:textId="77777777" w:rsidTr="00536E34">
        <w:trPr>
          <w:cantSplit/>
          <w:jc w:val="center"/>
        </w:trPr>
        <w:tc>
          <w:tcPr>
            <w:tcW w:w="1138" w:type="dxa"/>
            <w:vMerge w:val="restart"/>
            <w:tcBorders>
              <w:top w:val="single" w:sz="8" w:space="0" w:color="000000"/>
            </w:tcBorders>
            <w:shd w:val="clear" w:color="auto" w:fill="FFFFFF"/>
            <w:tcMar>
              <w:top w:w="0" w:type="dxa"/>
              <w:left w:w="0" w:type="dxa"/>
              <w:bottom w:w="0" w:type="dxa"/>
              <w:right w:w="0" w:type="dxa"/>
            </w:tcMar>
            <w:vAlign w:val="center"/>
          </w:tcPr>
          <w:p w14:paraId="27CDE84A" w14:textId="77777777" w:rsidR="00536E34" w:rsidRDefault="00536E34" w:rsidP="00536E34">
            <w:pPr>
              <w:spacing w:before="40" w:after="40"/>
              <w:ind w:left="40" w:right="40"/>
            </w:pPr>
            <w:r>
              <w:rPr>
                <w:rFonts w:ascii="Roboto" w:eastAsia="Roboto" w:hAnsi="Roboto" w:cs="Roboto"/>
                <w:color w:val="111111"/>
              </w:rPr>
              <w:t>Cooling</w:t>
            </w:r>
          </w:p>
        </w:tc>
        <w:tc>
          <w:tcPr>
            <w:tcW w:w="2151" w:type="dxa"/>
            <w:tcBorders>
              <w:top w:val="single" w:sz="8" w:space="0" w:color="000000"/>
            </w:tcBorders>
            <w:shd w:val="clear" w:color="auto" w:fill="FFFFFF"/>
            <w:tcMar>
              <w:top w:w="0" w:type="dxa"/>
              <w:left w:w="0" w:type="dxa"/>
              <w:bottom w:w="0" w:type="dxa"/>
              <w:right w:w="0" w:type="dxa"/>
            </w:tcMar>
            <w:vAlign w:val="center"/>
          </w:tcPr>
          <w:p w14:paraId="21551954" w14:textId="77777777" w:rsidR="00536E34" w:rsidRDefault="00536E34" w:rsidP="00536E34">
            <w:pPr>
              <w:spacing w:before="40" w:after="40"/>
              <w:ind w:left="40" w:right="40"/>
            </w:pPr>
            <w:r>
              <w:rPr>
                <w:rFonts w:ascii="Roboto" w:eastAsia="Roboto" w:hAnsi="Roboto" w:cs="Roboto"/>
                <w:color w:val="111111"/>
              </w:rPr>
              <w:t>Intercept</w:t>
            </w:r>
          </w:p>
        </w:tc>
        <w:tc>
          <w:tcPr>
            <w:tcW w:w="1122" w:type="dxa"/>
            <w:tcBorders>
              <w:top w:val="single" w:sz="8" w:space="0" w:color="000000"/>
            </w:tcBorders>
            <w:shd w:val="clear" w:color="auto" w:fill="FFFFFF"/>
            <w:tcMar>
              <w:top w:w="0" w:type="dxa"/>
              <w:left w:w="0" w:type="dxa"/>
              <w:bottom w:w="0" w:type="dxa"/>
              <w:right w:w="0" w:type="dxa"/>
            </w:tcMar>
            <w:vAlign w:val="center"/>
          </w:tcPr>
          <w:p w14:paraId="58B97911" w14:textId="77777777" w:rsidR="00536E34" w:rsidRDefault="00536E34" w:rsidP="00536E34">
            <w:pPr>
              <w:spacing w:before="40" w:after="40"/>
              <w:ind w:left="40" w:right="40"/>
              <w:jc w:val="right"/>
            </w:pPr>
            <w:r>
              <w:rPr>
                <w:rFonts w:ascii="Roboto" w:eastAsia="Roboto" w:hAnsi="Roboto" w:cs="Roboto"/>
                <w:color w:val="111111"/>
              </w:rPr>
              <w:t>-1.824</w:t>
            </w:r>
          </w:p>
        </w:tc>
        <w:tc>
          <w:tcPr>
            <w:tcW w:w="1123" w:type="dxa"/>
            <w:tcBorders>
              <w:top w:val="single" w:sz="8" w:space="0" w:color="000000"/>
            </w:tcBorders>
            <w:shd w:val="clear" w:color="auto" w:fill="FFFFFF"/>
            <w:tcMar>
              <w:top w:w="0" w:type="dxa"/>
              <w:left w:w="0" w:type="dxa"/>
              <w:bottom w:w="0" w:type="dxa"/>
              <w:right w:w="0" w:type="dxa"/>
            </w:tcMar>
            <w:vAlign w:val="center"/>
          </w:tcPr>
          <w:p w14:paraId="5E665AF0" w14:textId="77777777" w:rsidR="00536E34" w:rsidRDefault="00536E34" w:rsidP="00536E34">
            <w:pPr>
              <w:spacing w:before="40" w:after="40"/>
              <w:ind w:left="40" w:right="40"/>
              <w:jc w:val="right"/>
            </w:pPr>
            <w:r>
              <w:rPr>
                <w:rFonts w:ascii="Roboto" w:eastAsia="Roboto" w:hAnsi="Roboto" w:cs="Roboto"/>
                <w:color w:val="111111"/>
              </w:rPr>
              <w:t>0.021</w:t>
            </w:r>
          </w:p>
        </w:tc>
        <w:tc>
          <w:tcPr>
            <w:tcW w:w="1048" w:type="dxa"/>
            <w:tcBorders>
              <w:top w:val="single" w:sz="8" w:space="0" w:color="000000"/>
            </w:tcBorders>
            <w:shd w:val="clear" w:color="auto" w:fill="FFFFFF"/>
            <w:tcMar>
              <w:top w:w="0" w:type="dxa"/>
              <w:left w:w="0" w:type="dxa"/>
              <w:bottom w:w="0" w:type="dxa"/>
              <w:right w:w="0" w:type="dxa"/>
            </w:tcMar>
            <w:vAlign w:val="center"/>
          </w:tcPr>
          <w:p w14:paraId="17BB9A42" w14:textId="77777777" w:rsidR="00536E34" w:rsidRDefault="00536E34" w:rsidP="00536E34">
            <w:pPr>
              <w:spacing w:before="40" w:after="40"/>
              <w:ind w:left="40" w:right="40"/>
              <w:jc w:val="right"/>
            </w:pPr>
            <w:r>
              <w:rPr>
                <w:rFonts w:ascii="Roboto" w:eastAsia="Roboto" w:hAnsi="Roboto" w:cs="Roboto"/>
                <w:color w:val="111111"/>
              </w:rPr>
              <w:t>-86.255</w:t>
            </w:r>
          </w:p>
        </w:tc>
        <w:tc>
          <w:tcPr>
            <w:tcW w:w="974" w:type="dxa"/>
            <w:tcBorders>
              <w:top w:val="single" w:sz="8" w:space="0" w:color="000000"/>
            </w:tcBorders>
            <w:shd w:val="clear" w:color="auto" w:fill="FFFFFF"/>
            <w:tcMar>
              <w:top w:w="0" w:type="dxa"/>
              <w:left w:w="0" w:type="dxa"/>
              <w:bottom w:w="0" w:type="dxa"/>
              <w:right w:w="0" w:type="dxa"/>
            </w:tcMar>
            <w:vAlign w:val="center"/>
          </w:tcPr>
          <w:p w14:paraId="13198D20" w14:textId="77777777" w:rsidR="00536E34" w:rsidRDefault="00536E34" w:rsidP="00536E34">
            <w:pPr>
              <w:spacing w:before="40" w:after="40"/>
              <w:ind w:left="40" w:right="40"/>
            </w:pPr>
            <w:r>
              <w:rPr>
                <w:rFonts w:ascii="Roboto" w:eastAsia="Roboto" w:hAnsi="Roboto" w:cs="Roboto"/>
                <w:color w:val="111111"/>
              </w:rPr>
              <w:t>***</w:t>
            </w:r>
          </w:p>
        </w:tc>
        <w:tc>
          <w:tcPr>
            <w:tcW w:w="849" w:type="dxa"/>
            <w:tcBorders>
              <w:top w:val="single" w:sz="8" w:space="0" w:color="000000"/>
            </w:tcBorders>
            <w:shd w:val="clear" w:color="auto" w:fill="FFFFFF"/>
            <w:tcMar>
              <w:top w:w="0" w:type="dxa"/>
              <w:left w:w="0" w:type="dxa"/>
              <w:bottom w:w="0" w:type="dxa"/>
              <w:right w:w="0" w:type="dxa"/>
            </w:tcMar>
            <w:vAlign w:val="center"/>
          </w:tcPr>
          <w:p w14:paraId="5647D279" w14:textId="77777777" w:rsidR="00536E34" w:rsidRDefault="00536E34" w:rsidP="00536E34">
            <w:pPr>
              <w:spacing w:before="40" w:after="40"/>
              <w:ind w:left="40" w:right="40"/>
            </w:pPr>
            <w:r>
              <w:rPr>
                <w:rFonts w:ascii="Roboto" w:eastAsia="Roboto" w:hAnsi="Roboto" w:cs="Roboto"/>
                <w:color w:val="111111"/>
              </w:rPr>
              <w:t>fixed</w:t>
            </w:r>
          </w:p>
        </w:tc>
      </w:tr>
      <w:tr w:rsidR="00536E34" w14:paraId="7949D0CA"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546E4CE" w14:textId="77777777" w:rsidR="00536E34" w:rsidRDefault="00536E34" w:rsidP="00536E34">
            <w:pPr>
              <w:spacing w:before="40" w:after="40"/>
              <w:ind w:left="40" w:right="40"/>
            </w:pPr>
          </w:p>
        </w:tc>
        <w:tc>
          <w:tcPr>
            <w:tcW w:w="2151" w:type="dxa"/>
            <w:shd w:val="clear" w:color="auto" w:fill="EFEFEF"/>
            <w:tcMar>
              <w:top w:w="0" w:type="dxa"/>
              <w:left w:w="0" w:type="dxa"/>
              <w:bottom w:w="0" w:type="dxa"/>
              <w:right w:w="0" w:type="dxa"/>
            </w:tcMar>
            <w:vAlign w:val="center"/>
          </w:tcPr>
          <w:p w14:paraId="0BC46B7C" w14:textId="77777777" w:rsidR="00536E34" w:rsidRDefault="00536E34" w:rsidP="00536E34">
            <w:pPr>
              <w:spacing w:before="40" w:after="40"/>
              <w:ind w:left="40" w:right="40"/>
            </w:pPr>
            <w:proofErr w:type="gramStart"/>
            <w:r>
              <w:rPr>
                <w:rFonts w:ascii="Roboto" w:eastAsia="Roboto" w:hAnsi="Roboto" w:cs="Roboto"/>
                <w:color w:val="111111"/>
              </w:rPr>
              <w:t>Cooling:Trend.st6</w:t>
            </w:r>
            <w:proofErr w:type="gramEnd"/>
          </w:p>
        </w:tc>
        <w:tc>
          <w:tcPr>
            <w:tcW w:w="1122" w:type="dxa"/>
            <w:shd w:val="clear" w:color="auto" w:fill="EFEFEF"/>
            <w:tcMar>
              <w:top w:w="0" w:type="dxa"/>
              <w:left w:w="0" w:type="dxa"/>
              <w:bottom w:w="0" w:type="dxa"/>
              <w:right w:w="0" w:type="dxa"/>
            </w:tcMar>
            <w:vAlign w:val="center"/>
          </w:tcPr>
          <w:p w14:paraId="095C33D1" w14:textId="77777777" w:rsidR="00536E34" w:rsidRDefault="00536E34" w:rsidP="00536E34">
            <w:pPr>
              <w:spacing w:before="40" w:after="40"/>
              <w:ind w:left="40" w:right="40"/>
              <w:jc w:val="right"/>
            </w:pPr>
            <w:r>
              <w:rPr>
                <w:rFonts w:ascii="Roboto" w:eastAsia="Roboto" w:hAnsi="Roboto" w:cs="Roboto"/>
                <w:color w:val="111111"/>
              </w:rPr>
              <w:t>1.321</w:t>
            </w:r>
          </w:p>
        </w:tc>
        <w:tc>
          <w:tcPr>
            <w:tcW w:w="1123" w:type="dxa"/>
            <w:shd w:val="clear" w:color="auto" w:fill="EFEFEF"/>
            <w:tcMar>
              <w:top w:w="0" w:type="dxa"/>
              <w:left w:w="0" w:type="dxa"/>
              <w:bottom w:w="0" w:type="dxa"/>
              <w:right w:w="0" w:type="dxa"/>
            </w:tcMar>
            <w:vAlign w:val="center"/>
          </w:tcPr>
          <w:p w14:paraId="313C7C25" w14:textId="77777777" w:rsidR="00536E34" w:rsidRDefault="00536E34" w:rsidP="00536E34">
            <w:pPr>
              <w:spacing w:before="40" w:after="40"/>
              <w:ind w:left="40" w:right="40"/>
              <w:jc w:val="right"/>
            </w:pPr>
            <w:r>
              <w:rPr>
                <w:rFonts w:ascii="Roboto" w:eastAsia="Roboto" w:hAnsi="Roboto" w:cs="Roboto"/>
                <w:color w:val="111111"/>
              </w:rPr>
              <w:t>0.109</w:t>
            </w:r>
          </w:p>
        </w:tc>
        <w:tc>
          <w:tcPr>
            <w:tcW w:w="1048" w:type="dxa"/>
            <w:shd w:val="clear" w:color="auto" w:fill="EFEFEF"/>
            <w:tcMar>
              <w:top w:w="0" w:type="dxa"/>
              <w:left w:w="0" w:type="dxa"/>
              <w:bottom w:w="0" w:type="dxa"/>
              <w:right w:w="0" w:type="dxa"/>
            </w:tcMar>
            <w:vAlign w:val="center"/>
          </w:tcPr>
          <w:p w14:paraId="78735927" w14:textId="77777777" w:rsidR="00536E34" w:rsidRDefault="00536E34" w:rsidP="00536E34">
            <w:pPr>
              <w:spacing w:before="40" w:after="40"/>
              <w:ind w:left="40" w:right="40"/>
              <w:jc w:val="right"/>
            </w:pPr>
            <w:r>
              <w:rPr>
                <w:rFonts w:ascii="Roboto" w:eastAsia="Roboto" w:hAnsi="Roboto" w:cs="Roboto"/>
                <w:color w:val="111111"/>
              </w:rPr>
              <w:t>12.072</w:t>
            </w:r>
          </w:p>
        </w:tc>
        <w:tc>
          <w:tcPr>
            <w:tcW w:w="974" w:type="dxa"/>
            <w:shd w:val="clear" w:color="auto" w:fill="EFEFEF"/>
            <w:tcMar>
              <w:top w:w="0" w:type="dxa"/>
              <w:left w:w="0" w:type="dxa"/>
              <w:bottom w:w="0" w:type="dxa"/>
              <w:right w:w="0" w:type="dxa"/>
            </w:tcMar>
            <w:vAlign w:val="center"/>
          </w:tcPr>
          <w:p w14:paraId="7C301278"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5B41759C" w14:textId="77777777" w:rsidR="00536E34" w:rsidRDefault="00536E34" w:rsidP="00536E34">
            <w:pPr>
              <w:spacing w:before="40" w:after="40"/>
              <w:ind w:left="40" w:right="40"/>
            </w:pPr>
            <w:r>
              <w:rPr>
                <w:rFonts w:ascii="Roboto" w:eastAsia="Roboto" w:hAnsi="Roboto" w:cs="Roboto"/>
                <w:color w:val="111111"/>
              </w:rPr>
              <w:t>fixed</w:t>
            </w:r>
          </w:p>
        </w:tc>
      </w:tr>
      <w:tr w:rsidR="00536E34" w14:paraId="781B74E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FDBBD89"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4C02F6D4"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shd w:val="clear" w:color="auto" w:fill="FFFFFF"/>
            <w:tcMar>
              <w:top w:w="0" w:type="dxa"/>
              <w:left w:w="0" w:type="dxa"/>
              <w:bottom w:w="0" w:type="dxa"/>
              <w:right w:w="0" w:type="dxa"/>
            </w:tcMar>
            <w:vAlign w:val="center"/>
          </w:tcPr>
          <w:p w14:paraId="28C3F67D" w14:textId="77777777" w:rsidR="00536E34" w:rsidRDefault="00536E34" w:rsidP="00536E34">
            <w:pPr>
              <w:spacing w:before="40" w:after="40"/>
              <w:ind w:left="40" w:right="40"/>
              <w:jc w:val="right"/>
            </w:pPr>
            <w:r>
              <w:rPr>
                <w:rFonts w:ascii="Roboto" w:eastAsia="Roboto" w:hAnsi="Roboto" w:cs="Roboto"/>
                <w:color w:val="111111"/>
              </w:rPr>
              <w:t>0.423</w:t>
            </w:r>
          </w:p>
        </w:tc>
        <w:tc>
          <w:tcPr>
            <w:tcW w:w="1123" w:type="dxa"/>
            <w:shd w:val="clear" w:color="auto" w:fill="FFFFFF"/>
            <w:tcMar>
              <w:top w:w="0" w:type="dxa"/>
              <w:left w:w="0" w:type="dxa"/>
              <w:bottom w:w="0" w:type="dxa"/>
              <w:right w:w="0" w:type="dxa"/>
            </w:tcMar>
            <w:vAlign w:val="center"/>
          </w:tcPr>
          <w:p w14:paraId="00D3DA3A"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shd w:val="clear" w:color="auto" w:fill="FFFFFF"/>
            <w:tcMar>
              <w:top w:w="0" w:type="dxa"/>
              <w:left w:w="0" w:type="dxa"/>
              <w:bottom w:w="0" w:type="dxa"/>
              <w:right w:w="0" w:type="dxa"/>
            </w:tcMar>
            <w:vAlign w:val="center"/>
          </w:tcPr>
          <w:p w14:paraId="5A679B1E"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shd w:val="clear" w:color="auto" w:fill="FFFFFF"/>
            <w:tcMar>
              <w:top w:w="0" w:type="dxa"/>
              <w:left w:w="0" w:type="dxa"/>
              <w:bottom w:w="0" w:type="dxa"/>
              <w:right w:w="0" w:type="dxa"/>
            </w:tcMar>
            <w:vAlign w:val="center"/>
          </w:tcPr>
          <w:p w14:paraId="53B6A2A5" w14:textId="77777777" w:rsidR="00536E34" w:rsidRDefault="00536E34" w:rsidP="00536E34">
            <w:pPr>
              <w:spacing w:before="40" w:after="40"/>
              <w:ind w:left="40" w:right="40"/>
            </w:pPr>
          </w:p>
        </w:tc>
        <w:tc>
          <w:tcPr>
            <w:tcW w:w="849" w:type="dxa"/>
            <w:shd w:val="clear" w:color="auto" w:fill="FFFFFF"/>
            <w:tcMar>
              <w:top w:w="0" w:type="dxa"/>
              <w:left w:w="0" w:type="dxa"/>
              <w:bottom w:w="0" w:type="dxa"/>
              <w:right w:w="0" w:type="dxa"/>
            </w:tcMar>
            <w:vAlign w:val="center"/>
          </w:tcPr>
          <w:p w14:paraId="208A6398" w14:textId="77777777" w:rsidR="00536E34" w:rsidRDefault="00536E34" w:rsidP="00536E34">
            <w:pPr>
              <w:spacing w:before="40" w:after="40"/>
              <w:ind w:left="40" w:right="40"/>
            </w:pPr>
            <w:r>
              <w:rPr>
                <w:rFonts w:ascii="Roboto" w:eastAsia="Roboto" w:hAnsi="Roboto" w:cs="Roboto"/>
                <w:color w:val="111111"/>
              </w:rPr>
              <w:t>genus</w:t>
            </w:r>
          </w:p>
        </w:tc>
      </w:tr>
    </w:tbl>
    <w:p w14:paraId="066C2E3C" w14:textId="1DF2F920" w:rsidR="00E36528" w:rsidRDefault="00E36528" w:rsidP="00C02B7B"/>
    <w:p w14:paraId="0D4BEFE8" w14:textId="77777777" w:rsidR="006361CE" w:rsidRDefault="006361CE" w:rsidP="00C02B7B"/>
    <w:p w14:paraId="6497E070" w14:textId="1CC116B7" w:rsidR="00E36528" w:rsidRDefault="00E36528" w:rsidP="00E36528">
      <w:pPr>
        <w:pStyle w:val="Beschriftung"/>
      </w:pPr>
      <w:r>
        <w:t xml:space="preserve">Table S </w:t>
      </w:r>
      <w:r>
        <w:fldChar w:fldCharType="begin"/>
      </w:r>
      <w:r>
        <w:instrText xml:space="preserve"> SEQ Table_S \* ARABIC </w:instrText>
      </w:r>
      <w:r>
        <w:fldChar w:fldCharType="separate"/>
      </w:r>
      <w:r w:rsidR="006361CE">
        <w:rPr>
          <w:noProof/>
        </w:rPr>
        <w:t>6</w:t>
      </w:r>
      <w:r>
        <w:fldChar w:fldCharType="end"/>
      </w:r>
      <w:r>
        <w:t xml:space="preserve"> | Continuation of </w:t>
      </w:r>
      <w:r>
        <w:fldChar w:fldCharType="begin"/>
      </w:r>
      <w:r>
        <w:instrText xml:space="preserve"> REF _Ref39831973 \h </w:instrText>
      </w:r>
      <w:r>
        <w:fldChar w:fldCharType="separate"/>
      </w:r>
      <w:r>
        <w:t xml:space="preserve">Table S </w:t>
      </w:r>
      <w:r>
        <w:rPr>
          <w:noProof/>
        </w:rPr>
        <w:t>5</w:t>
      </w:r>
      <w:r>
        <w:fldChar w:fldCharType="end"/>
      </w:r>
      <w:r>
        <w:t xml:space="preserve">, showing model performance measures as well as </w:t>
      </w:r>
      <w:proofErr w:type="spellStart"/>
      <w:r>
        <w:t>overdisperison</w:t>
      </w:r>
      <w:proofErr w:type="spellEnd"/>
      <w:r>
        <w:t xml:space="preserve"> tests for each final GLMM. Significance estimates for </w:t>
      </w:r>
      <w:proofErr w:type="spellStart"/>
      <w:r>
        <w:t>beeing</w:t>
      </w:r>
      <w:proofErr w:type="spellEnd"/>
      <w:r>
        <w:t xml:space="preserve"> not </w:t>
      </w:r>
      <w:proofErr w:type="spellStart"/>
      <w:r>
        <w:t>overdispersed</w:t>
      </w:r>
      <w:proofErr w:type="spellEnd"/>
      <w:r>
        <w:t xml:space="preserve"> are indicated by stars. </w:t>
      </w:r>
    </w:p>
    <w:tbl>
      <w:tblPr>
        <w:tblW w:w="9087" w:type="dxa"/>
        <w:jc w:val="center"/>
        <w:tblLayout w:type="fixed"/>
        <w:tblLook w:val="04A0" w:firstRow="1" w:lastRow="0" w:firstColumn="1" w:lastColumn="0" w:noHBand="0" w:noVBand="1"/>
      </w:tblPr>
      <w:tblGrid>
        <w:gridCol w:w="1042"/>
        <w:gridCol w:w="804"/>
        <w:gridCol w:w="1077"/>
        <w:gridCol w:w="1107"/>
        <w:gridCol w:w="1107"/>
        <w:gridCol w:w="1107"/>
        <w:gridCol w:w="1248"/>
        <w:gridCol w:w="1595"/>
      </w:tblGrid>
      <w:tr w:rsidR="00E36528" w14:paraId="483B8CB5" w14:textId="77777777" w:rsidTr="00E36528">
        <w:trPr>
          <w:cantSplit/>
          <w:trHeight w:val="505"/>
          <w:tblHeader/>
          <w:jc w:val="center"/>
        </w:trPr>
        <w:tc>
          <w:tcPr>
            <w:tcW w:w="1042" w:type="dxa"/>
            <w:shd w:val="clear" w:color="auto" w:fill="CFCFCF"/>
            <w:tcMar>
              <w:top w:w="0" w:type="dxa"/>
              <w:left w:w="0" w:type="dxa"/>
              <w:bottom w:w="0" w:type="dxa"/>
              <w:right w:w="0" w:type="dxa"/>
            </w:tcMar>
            <w:vAlign w:val="center"/>
          </w:tcPr>
          <w:p w14:paraId="0C35962E" w14:textId="77777777" w:rsidR="00E36528" w:rsidRDefault="00E36528" w:rsidP="00031330">
            <w:pPr>
              <w:spacing w:before="40" w:after="40"/>
              <w:ind w:left="40" w:right="40"/>
            </w:pPr>
            <w:r>
              <w:rPr>
                <w:rFonts w:ascii="Roboto" w:eastAsia="Roboto" w:hAnsi="Roboto" w:cs="Roboto"/>
                <w:b/>
                <w:color w:val="111111"/>
              </w:rPr>
              <w:t>Model</w:t>
            </w:r>
          </w:p>
        </w:tc>
        <w:tc>
          <w:tcPr>
            <w:tcW w:w="804" w:type="dxa"/>
            <w:shd w:val="clear" w:color="auto" w:fill="CFCFCF"/>
            <w:tcMar>
              <w:top w:w="0" w:type="dxa"/>
              <w:left w:w="0" w:type="dxa"/>
              <w:bottom w:w="0" w:type="dxa"/>
              <w:right w:w="0" w:type="dxa"/>
            </w:tcMar>
            <w:vAlign w:val="center"/>
          </w:tcPr>
          <w:p w14:paraId="7ECF0EEA" w14:textId="77777777" w:rsidR="00E36528" w:rsidRDefault="00E36528" w:rsidP="00031330">
            <w:pPr>
              <w:spacing w:before="40" w:after="40"/>
              <w:ind w:left="40" w:right="40"/>
              <w:jc w:val="right"/>
            </w:pPr>
            <w:r>
              <w:rPr>
                <w:rFonts w:ascii="Roboto" w:eastAsia="Roboto" w:hAnsi="Roboto" w:cs="Roboto"/>
                <w:b/>
                <w:color w:val="111111"/>
              </w:rPr>
              <w:t>Sigma</w:t>
            </w:r>
          </w:p>
        </w:tc>
        <w:tc>
          <w:tcPr>
            <w:tcW w:w="1077" w:type="dxa"/>
            <w:shd w:val="clear" w:color="auto" w:fill="CFCFCF"/>
            <w:tcMar>
              <w:top w:w="0" w:type="dxa"/>
              <w:left w:w="0" w:type="dxa"/>
              <w:bottom w:w="0" w:type="dxa"/>
              <w:right w:w="0" w:type="dxa"/>
            </w:tcMar>
            <w:vAlign w:val="center"/>
          </w:tcPr>
          <w:p w14:paraId="687C2DA7" w14:textId="77777777" w:rsidR="00E36528" w:rsidRDefault="00E36528" w:rsidP="00031330">
            <w:pPr>
              <w:spacing w:before="40" w:after="40"/>
              <w:ind w:left="40" w:right="40"/>
              <w:jc w:val="right"/>
            </w:pPr>
            <w:proofErr w:type="spellStart"/>
            <w:r>
              <w:rPr>
                <w:rFonts w:ascii="Roboto" w:eastAsia="Roboto" w:hAnsi="Roboto" w:cs="Roboto"/>
                <w:b/>
                <w:color w:val="111111"/>
              </w:rPr>
              <w:t>LogLik</w:t>
            </w:r>
            <w:proofErr w:type="spellEnd"/>
          </w:p>
        </w:tc>
        <w:tc>
          <w:tcPr>
            <w:tcW w:w="1107" w:type="dxa"/>
            <w:shd w:val="clear" w:color="auto" w:fill="CFCFCF"/>
            <w:tcMar>
              <w:top w:w="0" w:type="dxa"/>
              <w:left w:w="0" w:type="dxa"/>
              <w:bottom w:w="0" w:type="dxa"/>
              <w:right w:w="0" w:type="dxa"/>
            </w:tcMar>
            <w:vAlign w:val="center"/>
          </w:tcPr>
          <w:p w14:paraId="7EF0493D" w14:textId="77777777" w:rsidR="00E36528" w:rsidRDefault="00E36528" w:rsidP="00031330">
            <w:pPr>
              <w:spacing w:before="40" w:after="40"/>
              <w:ind w:left="40" w:right="40"/>
              <w:jc w:val="right"/>
            </w:pPr>
            <w:r>
              <w:rPr>
                <w:rFonts w:ascii="Roboto" w:eastAsia="Roboto" w:hAnsi="Roboto" w:cs="Roboto"/>
                <w:b/>
                <w:color w:val="111111"/>
              </w:rPr>
              <w:t>AIC</w:t>
            </w:r>
          </w:p>
        </w:tc>
        <w:tc>
          <w:tcPr>
            <w:tcW w:w="1107" w:type="dxa"/>
            <w:shd w:val="clear" w:color="auto" w:fill="CFCFCF"/>
            <w:tcMar>
              <w:top w:w="0" w:type="dxa"/>
              <w:left w:w="0" w:type="dxa"/>
              <w:bottom w:w="0" w:type="dxa"/>
              <w:right w:w="0" w:type="dxa"/>
            </w:tcMar>
            <w:vAlign w:val="center"/>
          </w:tcPr>
          <w:p w14:paraId="6336A6BD" w14:textId="77777777" w:rsidR="00E36528" w:rsidRDefault="00E36528" w:rsidP="00031330">
            <w:pPr>
              <w:spacing w:before="40" w:after="40"/>
              <w:ind w:left="40" w:right="40"/>
              <w:jc w:val="right"/>
            </w:pPr>
            <w:r>
              <w:rPr>
                <w:rFonts w:ascii="Roboto" w:eastAsia="Roboto" w:hAnsi="Roboto" w:cs="Roboto"/>
                <w:b/>
                <w:color w:val="111111"/>
              </w:rPr>
              <w:t>BIC</w:t>
            </w:r>
          </w:p>
        </w:tc>
        <w:tc>
          <w:tcPr>
            <w:tcW w:w="1107" w:type="dxa"/>
            <w:shd w:val="clear" w:color="auto" w:fill="CFCFCF"/>
            <w:tcMar>
              <w:top w:w="0" w:type="dxa"/>
              <w:left w:w="0" w:type="dxa"/>
              <w:bottom w:w="0" w:type="dxa"/>
              <w:right w:w="0" w:type="dxa"/>
            </w:tcMar>
            <w:vAlign w:val="center"/>
          </w:tcPr>
          <w:p w14:paraId="42A78AFC" w14:textId="77777777" w:rsidR="00E36528" w:rsidRDefault="00E36528" w:rsidP="00031330">
            <w:pPr>
              <w:spacing w:before="40" w:after="40"/>
              <w:ind w:left="40" w:right="40"/>
              <w:jc w:val="right"/>
            </w:pPr>
            <w:r>
              <w:rPr>
                <w:rFonts w:ascii="Roboto" w:eastAsia="Roboto" w:hAnsi="Roboto" w:cs="Roboto"/>
                <w:b/>
                <w:color w:val="111111"/>
              </w:rPr>
              <w:t>Deviance</w:t>
            </w:r>
          </w:p>
        </w:tc>
        <w:tc>
          <w:tcPr>
            <w:tcW w:w="1248" w:type="dxa"/>
            <w:shd w:val="clear" w:color="auto" w:fill="CFCFCF"/>
            <w:tcMar>
              <w:top w:w="0" w:type="dxa"/>
              <w:left w:w="0" w:type="dxa"/>
              <w:bottom w:w="0" w:type="dxa"/>
              <w:right w:w="0" w:type="dxa"/>
            </w:tcMar>
            <w:vAlign w:val="center"/>
          </w:tcPr>
          <w:p w14:paraId="308BB5B9" w14:textId="77777777" w:rsidR="00E36528" w:rsidRDefault="00E36528" w:rsidP="00031330">
            <w:pPr>
              <w:spacing w:before="40" w:after="40"/>
              <w:ind w:left="40" w:right="40"/>
              <w:jc w:val="right"/>
            </w:pPr>
            <w:r>
              <w:rPr>
                <w:rFonts w:ascii="Roboto" w:eastAsia="Roboto" w:hAnsi="Roboto" w:cs="Roboto"/>
                <w:b/>
                <w:color w:val="111111"/>
              </w:rPr>
              <w:t>DF residual</w:t>
            </w:r>
          </w:p>
        </w:tc>
        <w:tc>
          <w:tcPr>
            <w:tcW w:w="1595" w:type="dxa"/>
            <w:shd w:val="clear" w:color="auto" w:fill="CFCFCF"/>
            <w:tcMar>
              <w:top w:w="0" w:type="dxa"/>
              <w:left w:w="0" w:type="dxa"/>
              <w:bottom w:w="0" w:type="dxa"/>
              <w:right w:w="0" w:type="dxa"/>
            </w:tcMar>
            <w:vAlign w:val="center"/>
          </w:tcPr>
          <w:p w14:paraId="7AC73B51" w14:textId="77777777" w:rsidR="00E36528" w:rsidRDefault="00E36528" w:rsidP="00031330">
            <w:pPr>
              <w:spacing w:before="40" w:after="40"/>
              <w:ind w:left="40" w:right="40"/>
            </w:pPr>
            <w:r>
              <w:rPr>
                <w:rFonts w:ascii="Roboto" w:eastAsia="Roboto" w:hAnsi="Roboto" w:cs="Roboto"/>
                <w:b/>
                <w:color w:val="111111"/>
              </w:rPr>
              <w:t>Overdispersion</w:t>
            </w:r>
          </w:p>
        </w:tc>
      </w:tr>
      <w:tr w:rsidR="00E36528" w14:paraId="601B6BBB" w14:textId="77777777" w:rsidTr="00E36528">
        <w:trPr>
          <w:cantSplit/>
          <w:trHeight w:val="505"/>
          <w:jc w:val="center"/>
        </w:trPr>
        <w:tc>
          <w:tcPr>
            <w:tcW w:w="1042" w:type="dxa"/>
            <w:shd w:val="clear" w:color="auto" w:fill="EFEFEF"/>
            <w:tcMar>
              <w:top w:w="0" w:type="dxa"/>
              <w:left w:w="0" w:type="dxa"/>
              <w:bottom w:w="0" w:type="dxa"/>
              <w:right w:w="0" w:type="dxa"/>
            </w:tcMar>
            <w:vAlign w:val="center"/>
          </w:tcPr>
          <w:p w14:paraId="2F91E661" w14:textId="77777777" w:rsidR="00E36528" w:rsidRDefault="00E36528" w:rsidP="00031330">
            <w:pPr>
              <w:spacing w:before="40" w:after="40"/>
              <w:ind w:left="40" w:right="40"/>
            </w:pPr>
            <w:r>
              <w:rPr>
                <w:rFonts w:ascii="Roboto" w:eastAsia="Roboto" w:hAnsi="Roboto" w:cs="Roboto"/>
                <w:color w:val="111111"/>
              </w:rPr>
              <w:t>Warming</w:t>
            </w:r>
          </w:p>
        </w:tc>
        <w:tc>
          <w:tcPr>
            <w:tcW w:w="804" w:type="dxa"/>
            <w:shd w:val="clear" w:color="auto" w:fill="EFEFEF"/>
            <w:tcMar>
              <w:top w:w="0" w:type="dxa"/>
              <w:left w:w="0" w:type="dxa"/>
              <w:bottom w:w="0" w:type="dxa"/>
              <w:right w:w="0" w:type="dxa"/>
            </w:tcMar>
            <w:vAlign w:val="center"/>
          </w:tcPr>
          <w:p w14:paraId="0B3FDCED" w14:textId="77777777" w:rsidR="00E36528" w:rsidRDefault="00E36528" w:rsidP="00031330">
            <w:pPr>
              <w:spacing w:before="40" w:after="40"/>
              <w:ind w:left="40" w:right="40"/>
              <w:jc w:val="right"/>
            </w:pPr>
            <w:r>
              <w:rPr>
                <w:rFonts w:ascii="Roboto" w:eastAsia="Roboto" w:hAnsi="Roboto" w:cs="Roboto"/>
                <w:color w:val="111111"/>
              </w:rPr>
              <w:t>1</w:t>
            </w:r>
          </w:p>
        </w:tc>
        <w:tc>
          <w:tcPr>
            <w:tcW w:w="1077" w:type="dxa"/>
            <w:shd w:val="clear" w:color="auto" w:fill="EFEFEF"/>
            <w:tcMar>
              <w:top w:w="0" w:type="dxa"/>
              <w:left w:w="0" w:type="dxa"/>
              <w:bottom w:w="0" w:type="dxa"/>
              <w:right w:w="0" w:type="dxa"/>
            </w:tcMar>
            <w:vAlign w:val="center"/>
          </w:tcPr>
          <w:p w14:paraId="2C0B20BA" w14:textId="77777777" w:rsidR="00E36528" w:rsidRDefault="00E36528" w:rsidP="00031330">
            <w:pPr>
              <w:spacing w:before="40" w:after="40"/>
              <w:ind w:left="40" w:right="40"/>
              <w:jc w:val="right"/>
            </w:pPr>
            <w:r>
              <w:rPr>
                <w:rFonts w:ascii="Roboto" w:eastAsia="Roboto" w:hAnsi="Roboto" w:cs="Roboto"/>
                <w:color w:val="111111"/>
              </w:rPr>
              <w:t>-7936.88</w:t>
            </w:r>
          </w:p>
        </w:tc>
        <w:tc>
          <w:tcPr>
            <w:tcW w:w="1107" w:type="dxa"/>
            <w:shd w:val="clear" w:color="auto" w:fill="EFEFEF"/>
            <w:tcMar>
              <w:top w:w="0" w:type="dxa"/>
              <w:left w:w="0" w:type="dxa"/>
              <w:bottom w:w="0" w:type="dxa"/>
              <w:right w:w="0" w:type="dxa"/>
            </w:tcMar>
            <w:vAlign w:val="center"/>
          </w:tcPr>
          <w:p w14:paraId="41F354FD" w14:textId="77777777" w:rsidR="00E36528" w:rsidRDefault="00E36528" w:rsidP="00031330">
            <w:pPr>
              <w:spacing w:before="40" w:after="40"/>
              <w:ind w:left="40" w:right="40"/>
              <w:jc w:val="right"/>
            </w:pPr>
            <w:r>
              <w:rPr>
                <w:rFonts w:ascii="Roboto" w:eastAsia="Roboto" w:hAnsi="Roboto" w:cs="Roboto"/>
                <w:color w:val="111111"/>
              </w:rPr>
              <w:t>15879.77</w:t>
            </w:r>
          </w:p>
        </w:tc>
        <w:tc>
          <w:tcPr>
            <w:tcW w:w="1107" w:type="dxa"/>
            <w:shd w:val="clear" w:color="auto" w:fill="EFEFEF"/>
            <w:tcMar>
              <w:top w:w="0" w:type="dxa"/>
              <w:left w:w="0" w:type="dxa"/>
              <w:bottom w:w="0" w:type="dxa"/>
              <w:right w:w="0" w:type="dxa"/>
            </w:tcMar>
            <w:vAlign w:val="center"/>
          </w:tcPr>
          <w:p w14:paraId="2F104A73" w14:textId="77777777" w:rsidR="00E36528" w:rsidRDefault="00E36528" w:rsidP="00031330">
            <w:pPr>
              <w:spacing w:before="40" w:after="40"/>
              <w:ind w:left="40" w:right="40"/>
              <w:jc w:val="right"/>
            </w:pPr>
            <w:r>
              <w:rPr>
                <w:rFonts w:ascii="Roboto" w:eastAsia="Roboto" w:hAnsi="Roboto" w:cs="Roboto"/>
                <w:color w:val="111111"/>
              </w:rPr>
              <w:t>15903.62</w:t>
            </w:r>
          </w:p>
        </w:tc>
        <w:tc>
          <w:tcPr>
            <w:tcW w:w="1107" w:type="dxa"/>
            <w:shd w:val="clear" w:color="auto" w:fill="EFEFEF"/>
            <w:tcMar>
              <w:top w:w="0" w:type="dxa"/>
              <w:left w:w="0" w:type="dxa"/>
              <w:bottom w:w="0" w:type="dxa"/>
              <w:right w:w="0" w:type="dxa"/>
            </w:tcMar>
            <w:vAlign w:val="center"/>
          </w:tcPr>
          <w:p w14:paraId="1F04DDC5" w14:textId="77777777" w:rsidR="00E36528" w:rsidRDefault="00E36528" w:rsidP="00031330">
            <w:pPr>
              <w:spacing w:before="40" w:after="40"/>
              <w:ind w:left="40" w:right="40"/>
              <w:jc w:val="right"/>
            </w:pPr>
            <w:r>
              <w:rPr>
                <w:rFonts w:ascii="Roboto" w:eastAsia="Roboto" w:hAnsi="Roboto" w:cs="Roboto"/>
                <w:color w:val="111111"/>
              </w:rPr>
              <w:t>14052.15</w:t>
            </w:r>
          </w:p>
        </w:tc>
        <w:tc>
          <w:tcPr>
            <w:tcW w:w="1248" w:type="dxa"/>
            <w:shd w:val="clear" w:color="auto" w:fill="EFEFEF"/>
            <w:tcMar>
              <w:top w:w="0" w:type="dxa"/>
              <w:left w:w="0" w:type="dxa"/>
              <w:bottom w:w="0" w:type="dxa"/>
              <w:right w:w="0" w:type="dxa"/>
            </w:tcMar>
            <w:vAlign w:val="center"/>
          </w:tcPr>
          <w:p w14:paraId="18BC86B1" w14:textId="77777777" w:rsidR="00E36528" w:rsidRDefault="00E36528" w:rsidP="00031330">
            <w:pPr>
              <w:spacing w:before="40" w:after="40"/>
              <w:ind w:left="40" w:right="40"/>
              <w:jc w:val="right"/>
            </w:pPr>
            <w:r>
              <w:rPr>
                <w:rFonts w:ascii="Roboto" w:eastAsia="Roboto" w:hAnsi="Roboto" w:cs="Roboto"/>
                <w:color w:val="111111"/>
              </w:rPr>
              <w:t>20919</w:t>
            </w:r>
          </w:p>
        </w:tc>
        <w:tc>
          <w:tcPr>
            <w:tcW w:w="1595" w:type="dxa"/>
            <w:shd w:val="clear" w:color="auto" w:fill="EFEFEF"/>
            <w:tcMar>
              <w:top w:w="0" w:type="dxa"/>
              <w:left w:w="0" w:type="dxa"/>
              <w:bottom w:w="0" w:type="dxa"/>
              <w:right w:w="0" w:type="dxa"/>
            </w:tcMar>
            <w:vAlign w:val="center"/>
          </w:tcPr>
          <w:p w14:paraId="1387E9A7" w14:textId="77777777" w:rsidR="00E36528" w:rsidRDefault="00E36528" w:rsidP="00031330">
            <w:pPr>
              <w:spacing w:before="40" w:after="40"/>
              <w:ind w:left="40" w:right="40"/>
            </w:pPr>
            <w:r>
              <w:rPr>
                <w:rFonts w:ascii="Roboto" w:eastAsia="Roboto" w:hAnsi="Roboto" w:cs="Roboto"/>
                <w:color w:val="111111"/>
              </w:rPr>
              <w:t>no ***</w:t>
            </w:r>
          </w:p>
        </w:tc>
      </w:tr>
      <w:tr w:rsidR="00E36528" w14:paraId="138EF1B0" w14:textId="77777777" w:rsidTr="00E36528">
        <w:trPr>
          <w:cantSplit/>
          <w:trHeight w:val="505"/>
          <w:jc w:val="center"/>
        </w:trPr>
        <w:tc>
          <w:tcPr>
            <w:tcW w:w="1042" w:type="dxa"/>
            <w:shd w:val="clear" w:color="auto" w:fill="FFFFFF"/>
            <w:tcMar>
              <w:top w:w="0" w:type="dxa"/>
              <w:left w:w="0" w:type="dxa"/>
              <w:bottom w:w="0" w:type="dxa"/>
              <w:right w:w="0" w:type="dxa"/>
            </w:tcMar>
            <w:vAlign w:val="center"/>
          </w:tcPr>
          <w:p w14:paraId="1700CA64" w14:textId="77777777" w:rsidR="00E36528" w:rsidRDefault="00E36528" w:rsidP="00031330">
            <w:pPr>
              <w:spacing w:before="40" w:after="40"/>
              <w:ind w:left="40" w:right="40"/>
            </w:pPr>
            <w:r>
              <w:rPr>
                <w:rFonts w:ascii="Roboto" w:eastAsia="Roboto" w:hAnsi="Roboto" w:cs="Roboto"/>
                <w:color w:val="111111"/>
              </w:rPr>
              <w:t>Cooling</w:t>
            </w:r>
          </w:p>
        </w:tc>
        <w:tc>
          <w:tcPr>
            <w:tcW w:w="804" w:type="dxa"/>
            <w:shd w:val="clear" w:color="auto" w:fill="FFFFFF"/>
            <w:tcMar>
              <w:top w:w="0" w:type="dxa"/>
              <w:left w:w="0" w:type="dxa"/>
              <w:bottom w:w="0" w:type="dxa"/>
              <w:right w:w="0" w:type="dxa"/>
            </w:tcMar>
            <w:vAlign w:val="center"/>
          </w:tcPr>
          <w:p w14:paraId="14610F8F" w14:textId="77777777" w:rsidR="00E36528" w:rsidRDefault="00E36528" w:rsidP="00031330">
            <w:pPr>
              <w:spacing w:before="40" w:after="40"/>
              <w:ind w:left="40" w:right="40"/>
              <w:jc w:val="right"/>
            </w:pPr>
            <w:r>
              <w:rPr>
                <w:rFonts w:ascii="Roboto" w:eastAsia="Roboto" w:hAnsi="Roboto" w:cs="Roboto"/>
                <w:color w:val="111111"/>
              </w:rPr>
              <w:t>1</w:t>
            </w:r>
          </w:p>
        </w:tc>
        <w:tc>
          <w:tcPr>
            <w:tcW w:w="1077" w:type="dxa"/>
            <w:shd w:val="clear" w:color="auto" w:fill="FFFFFF"/>
            <w:tcMar>
              <w:top w:w="0" w:type="dxa"/>
              <w:left w:w="0" w:type="dxa"/>
              <w:bottom w:w="0" w:type="dxa"/>
              <w:right w:w="0" w:type="dxa"/>
            </w:tcMar>
            <w:vAlign w:val="center"/>
          </w:tcPr>
          <w:p w14:paraId="6A9EA163" w14:textId="77777777" w:rsidR="00E36528" w:rsidRDefault="00E36528" w:rsidP="00031330">
            <w:pPr>
              <w:spacing w:before="40" w:after="40"/>
              <w:ind w:left="40" w:right="40"/>
              <w:jc w:val="right"/>
            </w:pPr>
            <w:r>
              <w:rPr>
                <w:rFonts w:ascii="Roboto" w:eastAsia="Roboto" w:hAnsi="Roboto" w:cs="Roboto"/>
                <w:color w:val="111111"/>
              </w:rPr>
              <w:t>-9006.70</w:t>
            </w:r>
          </w:p>
        </w:tc>
        <w:tc>
          <w:tcPr>
            <w:tcW w:w="1107" w:type="dxa"/>
            <w:shd w:val="clear" w:color="auto" w:fill="FFFFFF"/>
            <w:tcMar>
              <w:top w:w="0" w:type="dxa"/>
              <w:left w:w="0" w:type="dxa"/>
              <w:bottom w:w="0" w:type="dxa"/>
              <w:right w:w="0" w:type="dxa"/>
            </w:tcMar>
            <w:vAlign w:val="center"/>
          </w:tcPr>
          <w:p w14:paraId="62A234E5" w14:textId="77777777" w:rsidR="00E36528" w:rsidRDefault="00E36528" w:rsidP="00031330">
            <w:pPr>
              <w:spacing w:before="40" w:after="40"/>
              <w:ind w:left="40" w:right="40"/>
              <w:jc w:val="right"/>
            </w:pPr>
            <w:r>
              <w:rPr>
                <w:rFonts w:ascii="Roboto" w:eastAsia="Roboto" w:hAnsi="Roboto" w:cs="Roboto"/>
                <w:color w:val="111111"/>
              </w:rPr>
              <w:t>18019.40</w:t>
            </w:r>
          </w:p>
        </w:tc>
        <w:tc>
          <w:tcPr>
            <w:tcW w:w="1107" w:type="dxa"/>
            <w:shd w:val="clear" w:color="auto" w:fill="FFFFFF"/>
            <w:tcMar>
              <w:top w:w="0" w:type="dxa"/>
              <w:left w:w="0" w:type="dxa"/>
              <w:bottom w:w="0" w:type="dxa"/>
              <w:right w:w="0" w:type="dxa"/>
            </w:tcMar>
            <w:vAlign w:val="center"/>
          </w:tcPr>
          <w:p w14:paraId="03D41E8B" w14:textId="77777777" w:rsidR="00E36528" w:rsidRDefault="00E36528" w:rsidP="00031330">
            <w:pPr>
              <w:spacing w:before="40" w:after="40"/>
              <w:ind w:left="40" w:right="40"/>
              <w:jc w:val="right"/>
            </w:pPr>
            <w:r>
              <w:rPr>
                <w:rFonts w:ascii="Roboto" w:eastAsia="Roboto" w:hAnsi="Roboto" w:cs="Roboto"/>
                <w:color w:val="111111"/>
              </w:rPr>
              <w:t>18043.53</w:t>
            </w:r>
          </w:p>
        </w:tc>
        <w:tc>
          <w:tcPr>
            <w:tcW w:w="1107" w:type="dxa"/>
            <w:shd w:val="clear" w:color="auto" w:fill="FFFFFF"/>
            <w:tcMar>
              <w:top w:w="0" w:type="dxa"/>
              <w:left w:w="0" w:type="dxa"/>
              <w:bottom w:w="0" w:type="dxa"/>
              <w:right w:w="0" w:type="dxa"/>
            </w:tcMar>
            <w:vAlign w:val="center"/>
          </w:tcPr>
          <w:p w14:paraId="7BA47CCE" w14:textId="77777777" w:rsidR="00E36528" w:rsidRDefault="00E36528" w:rsidP="00031330">
            <w:pPr>
              <w:spacing w:before="40" w:after="40"/>
              <w:ind w:left="40" w:right="40"/>
              <w:jc w:val="right"/>
            </w:pPr>
            <w:r>
              <w:rPr>
                <w:rFonts w:ascii="Roboto" w:eastAsia="Roboto" w:hAnsi="Roboto" w:cs="Roboto"/>
                <w:color w:val="111111"/>
              </w:rPr>
              <w:t>17190.21</w:t>
            </w:r>
          </w:p>
        </w:tc>
        <w:tc>
          <w:tcPr>
            <w:tcW w:w="1248" w:type="dxa"/>
            <w:shd w:val="clear" w:color="auto" w:fill="FFFFFF"/>
            <w:tcMar>
              <w:top w:w="0" w:type="dxa"/>
              <w:left w:w="0" w:type="dxa"/>
              <w:bottom w:w="0" w:type="dxa"/>
              <w:right w:w="0" w:type="dxa"/>
            </w:tcMar>
            <w:vAlign w:val="center"/>
          </w:tcPr>
          <w:p w14:paraId="7054E185" w14:textId="77777777" w:rsidR="00E36528" w:rsidRDefault="00E36528" w:rsidP="00031330">
            <w:pPr>
              <w:spacing w:before="40" w:after="40"/>
              <w:ind w:left="40" w:right="40"/>
              <w:jc w:val="right"/>
            </w:pPr>
            <w:r>
              <w:rPr>
                <w:rFonts w:ascii="Roboto" w:eastAsia="Roboto" w:hAnsi="Roboto" w:cs="Roboto"/>
                <w:color w:val="111111"/>
              </w:rPr>
              <w:t>22981</w:t>
            </w:r>
          </w:p>
        </w:tc>
        <w:tc>
          <w:tcPr>
            <w:tcW w:w="1595" w:type="dxa"/>
            <w:shd w:val="clear" w:color="auto" w:fill="FFFFFF"/>
            <w:tcMar>
              <w:top w:w="0" w:type="dxa"/>
              <w:left w:w="0" w:type="dxa"/>
              <w:bottom w:w="0" w:type="dxa"/>
              <w:right w:w="0" w:type="dxa"/>
            </w:tcMar>
            <w:vAlign w:val="center"/>
          </w:tcPr>
          <w:p w14:paraId="035CA0BC" w14:textId="77777777" w:rsidR="00E36528" w:rsidRDefault="00E36528" w:rsidP="00031330">
            <w:pPr>
              <w:spacing w:before="40" w:after="40"/>
              <w:ind w:left="40" w:right="40"/>
            </w:pPr>
            <w:r>
              <w:rPr>
                <w:rFonts w:ascii="Roboto" w:eastAsia="Roboto" w:hAnsi="Roboto" w:cs="Roboto"/>
                <w:color w:val="111111"/>
              </w:rPr>
              <w:t>no ***</w:t>
            </w:r>
          </w:p>
        </w:tc>
      </w:tr>
    </w:tbl>
    <w:p w14:paraId="3BEB7E86" w14:textId="633C4D31" w:rsidR="002319EE" w:rsidRDefault="002319EE" w:rsidP="00C02B7B"/>
    <w:p w14:paraId="1B6A4BE9" w14:textId="77777777" w:rsidR="00E36528" w:rsidRDefault="00E36528" w:rsidP="00C02B7B"/>
    <w:p w14:paraId="543FFBF3" w14:textId="35B1889F" w:rsidR="00E36528" w:rsidRDefault="00E36528" w:rsidP="00C02B7B"/>
    <w:p w14:paraId="5E174AD4" w14:textId="3F25C95D" w:rsidR="00E36528" w:rsidRDefault="00E36528" w:rsidP="00E36528">
      <w:pPr>
        <w:pStyle w:val="Beschriftung"/>
        <w:keepNext/>
      </w:pPr>
      <w:bookmarkStart w:id="142" w:name="_Ref39846102"/>
      <w:r>
        <w:t xml:space="preserve">Table S </w:t>
      </w:r>
      <w:r>
        <w:fldChar w:fldCharType="begin"/>
      </w:r>
      <w:r>
        <w:instrText xml:space="preserve"> SEQ Table_S \* ARABIC </w:instrText>
      </w:r>
      <w:r>
        <w:fldChar w:fldCharType="separate"/>
      </w:r>
      <w:r w:rsidR="006361CE">
        <w:rPr>
          <w:noProof/>
        </w:rPr>
        <w:t>7</w:t>
      </w:r>
      <w:r>
        <w:fldChar w:fldCharType="end"/>
      </w:r>
      <w:bookmarkEnd w:id="142"/>
      <w:r>
        <w:t xml:space="preserve"> | Distribution of origination probability after each </w:t>
      </w:r>
      <w:proofErr w:type="spellStart"/>
      <w:r>
        <w:t>palaeoclimate</w:t>
      </w:r>
      <w:proofErr w:type="spellEnd"/>
      <w:r>
        <w:t xml:space="preserve"> interaction for all studied fossil groups based on predictions of final GLMMs. </w:t>
      </w:r>
    </w:p>
    <w:tbl>
      <w:tblPr>
        <w:tblW w:w="0" w:type="auto"/>
        <w:jc w:val="center"/>
        <w:tblLayout w:type="fixed"/>
        <w:tblLook w:val="04A0" w:firstRow="1" w:lastRow="0" w:firstColumn="1" w:lastColumn="0" w:noHBand="0" w:noVBand="1"/>
      </w:tblPr>
      <w:tblGrid>
        <w:gridCol w:w="2784"/>
        <w:gridCol w:w="1690"/>
        <w:gridCol w:w="982"/>
        <w:gridCol w:w="1681"/>
      </w:tblGrid>
      <w:tr w:rsidR="00E36528" w14:paraId="1B25EBF0" w14:textId="77777777" w:rsidTr="00031330">
        <w:trPr>
          <w:cantSplit/>
          <w:tblHeader/>
          <w:jc w:val="center"/>
        </w:trPr>
        <w:tc>
          <w:tcPr>
            <w:tcW w:w="2784" w:type="dxa"/>
            <w:shd w:val="clear" w:color="auto" w:fill="CFCFCF"/>
            <w:tcMar>
              <w:top w:w="0" w:type="dxa"/>
              <w:left w:w="0" w:type="dxa"/>
              <w:bottom w:w="0" w:type="dxa"/>
              <w:right w:w="0" w:type="dxa"/>
            </w:tcMar>
            <w:vAlign w:val="center"/>
          </w:tcPr>
          <w:p w14:paraId="54AC8B08" w14:textId="77777777" w:rsidR="00E36528" w:rsidRDefault="00E36528" w:rsidP="00031330">
            <w:pPr>
              <w:spacing w:before="40" w:after="40"/>
              <w:ind w:left="40" w:right="40"/>
            </w:pPr>
            <w:proofErr w:type="spellStart"/>
            <w:r>
              <w:rPr>
                <w:rFonts w:ascii="Roboto" w:eastAsia="Roboto" w:hAnsi="Roboto" w:cs="Roboto"/>
                <w:b/>
                <w:color w:val="111111"/>
              </w:rPr>
              <w:t>Palaeoclimate</w:t>
            </w:r>
            <w:proofErr w:type="spellEnd"/>
            <w:r>
              <w:rPr>
                <w:rFonts w:ascii="Roboto" w:eastAsia="Roboto" w:hAnsi="Roboto" w:cs="Roboto"/>
                <w:b/>
                <w:color w:val="111111"/>
              </w:rPr>
              <w:t xml:space="preserve"> Interaction</w:t>
            </w:r>
          </w:p>
        </w:tc>
        <w:tc>
          <w:tcPr>
            <w:tcW w:w="1690" w:type="dxa"/>
            <w:shd w:val="clear" w:color="auto" w:fill="CFCFCF"/>
            <w:tcMar>
              <w:top w:w="0" w:type="dxa"/>
              <w:left w:w="0" w:type="dxa"/>
              <w:bottom w:w="0" w:type="dxa"/>
              <w:right w:w="0" w:type="dxa"/>
            </w:tcMar>
            <w:vAlign w:val="center"/>
          </w:tcPr>
          <w:p w14:paraId="7A5E96AE" w14:textId="77777777" w:rsidR="00E36528" w:rsidRDefault="00E36528" w:rsidP="00031330">
            <w:pPr>
              <w:spacing w:before="40" w:after="40"/>
              <w:ind w:left="40" w:right="40"/>
              <w:jc w:val="right"/>
            </w:pPr>
            <w:r>
              <w:rPr>
                <w:rFonts w:ascii="Roboto" w:eastAsia="Roboto" w:hAnsi="Roboto" w:cs="Roboto"/>
                <w:b/>
                <w:color w:val="111111"/>
              </w:rPr>
              <w:t>Lower Quartile</w:t>
            </w:r>
          </w:p>
        </w:tc>
        <w:tc>
          <w:tcPr>
            <w:tcW w:w="982" w:type="dxa"/>
            <w:shd w:val="clear" w:color="auto" w:fill="CFCFCF"/>
            <w:tcMar>
              <w:top w:w="0" w:type="dxa"/>
              <w:left w:w="0" w:type="dxa"/>
              <w:bottom w:w="0" w:type="dxa"/>
              <w:right w:w="0" w:type="dxa"/>
            </w:tcMar>
            <w:vAlign w:val="center"/>
          </w:tcPr>
          <w:p w14:paraId="19C79D2E" w14:textId="77777777" w:rsidR="00E36528" w:rsidRDefault="00E36528" w:rsidP="00031330">
            <w:pPr>
              <w:spacing w:before="40" w:after="40"/>
              <w:ind w:left="40" w:right="40"/>
              <w:jc w:val="right"/>
            </w:pPr>
            <w:r>
              <w:rPr>
                <w:rFonts w:ascii="Roboto" w:eastAsia="Roboto" w:hAnsi="Roboto" w:cs="Roboto"/>
                <w:b/>
                <w:color w:val="111111"/>
              </w:rPr>
              <w:t>Median</w:t>
            </w:r>
          </w:p>
        </w:tc>
        <w:tc>
          <w:tcPr>
            <w:tcW w:w="1681" w:type="dxa"/>
            <w:shd w:val="clear" w:color="auto" w:fill="CFCFCF"/>
            <w:tcMar>
              <w:top w:w="0" w:type="dxa"/>
              <w:left w:w="0" w:type="dxa"/>
              <w:bottom w:w="0" w:type="dxa"/>
              <w:right w:w="0" w:type="dxa"/>
            </w:tcMar>
            <w:vAlign w:val="center"/>
          </w:tcPr>
          <w:p w14:paraId="19E5ACE1" w14:textId="77777777" w:rsidR="00E36528" w:rsidRDefault="00E36528" w:rsidP="00031330">
            <w:pPr>
              <w:spacing w:before="40" w:after="40"/>
              <w:ind w:left="40" w:right="40"/>
              <w:jc w:val="right"/>
            </w:pPr>
            <w:r>
              <w:rPr>
                <w:rFonts w:ascii="Roboto" w:eastAsia="Roboto" w:hAnsi="Roboto" w:cs="Roboto"/>
                <w:b/>
                <w:color w:val="111111"/>
              </w:rPr>
              <w:t>Upper Quartile</w:t>
            </w:r>
          </w:p>
        </w:tc>
      </w:tr>
      <w:tr w:rsidR="00E36528" w14:paraId="44CBDE2E" w14:textId="77777777" w:rsidTr="00031330">
        <w:trPr>
          <w:cantSplit/>
          <w:jc w:val="center"/>
        </w:trPr>
        <w:tc>
          <w:tcPr>
            <w:tcW w:w="2784" w:type="dxa"/>
            <w:shd w:val="clear" w:color="auto" w:fill="EFEFEF"/>
            <w:tcMar>
              <w:top w:w="0" w:type="dxa"/>
              <w:left w:w="0" w:type="dxa"/>
              <w:bottom w:w="0" w:type="dxa"/>
              <w:right w:w="0" w:type="dxa"/>
            </w:tcMar>
            <w:vAlign w:val="center"/>
          </w:tcPr>
          <w:p w14:paraId="18D91282" w14:textId="77777777" w:rsidR="00E36528" w:rsidRDefault="00E36528" w:rsidP="00031330">
            <w:pPr>
              <w:spacing w:before="40" w:after="40"/>
              <w:ind w:left="40" w:right="40"/>
            </w:pPr>
            <w:r>
              <w:rPr>
                <w:rFonts w:ascii="Roboto" w:eastAsia="Roboto" w:hAnsi="Roboto" w:cs="Roboto"/>
                <w:color w:val="111111"/>
              </w:rPr>
              <w:t>Cooling-Cooling</w:t>
            </w:r>
          </w:p>
        </w:tc>
        <w:tc>
          <w:tcPr>
            <w:tcW w:w="1690" w:type="dxa"/>
            <w:shd w:val="clear" w:color="auto" w:fill="EFEFEF"/>
            <w:tcMar>
              <w:top w:w="0" w:type="dxa"/>
              <w:left w:w="0" w:type="dxa"/>
              <w:bottom w:w="0" w:type="dxa"/>
              <w:right w:w="0" w:type="dxa"/>
            </w:tcMar>
            <w:vAlign w:val="center"/>
          </w:tcPr>
          <w:p w14:paraId="5AA7C12B" w14:textId="77777777" w:rsidR="00E36528" w:rsidRDefault="00E36528" w:rsidP="00031330">
            <w:pPr>
              <w:spacing w:before="40" w:after="40"/>
              <w:ind w:left="40" w:right="40"/>
              <w:jc w:val="right"/>
            </w:pPr>
            <w:r>
              <w:rPr>
                <w:rFonts w:ascii="Roboto" w:eastAsia="Roboto" w:hAnsi="Roboto" w:cs="Roboto"/>
                <w:color w:val="111111"/>
              </w:rPr>
              <w:t>0.127</w:t>
            </w:r>
          </w:p>
        </w:tc>
        <w:tc>
          <w:tcPr>
            <w:tcW w:w="982" w:type="dxa"/>
            <w:shd w:val="clear" w:color="auto" w:fill="EFEFEF"/>
            <w:tcMar>
              <w:top w:w="0" w:type="dxa"/>
              <w:left w:w="0" w:type="dxa"/>
              <w:bottom w:w="0" w:type="dxa"/>
              <w:right w:w="0" w:type="dxa"/>
            </w:tcMar>
            <w:vAlign w:val="center"/>
          </w:tcPr>
          <w:p w14:paraId="70AA7472" w14:textId="77777777" w:rsidR="00E36528" w:rsidRDefault="00E36528" w:rsidP="00031330">
            <w:pPr>
              <w:spacing w:before="40" w:after="40"/>
              <w:ind w:left="40" w:right="40"/>
              <w:jc w:val="right"/>
            </w:pPr>
            <w:r>
              <w:rPr>
                <w:rFonts w:ascii="Roboto" w:eastAsia="Roboto" w:hAnsi="Roboto" w:cs="Roboto"/>
                <w:color w:val="111111"/>
              </w:rPr>
              <w:t>0.145</w:t>
            </w:r>
          </w:p>
        </w:tc>
        <w:tc>
          <w:tcPr>
            <w:tcW w:w="1681" w:type="dxa"/>
            <w:shd w:val="clear" w:color="auto" w:fill="EFEFEF"/>
            <w:tcMar>
              <w:top w:w="0" w:type="dxa"/>
              <w:left w:w="0" w:type="dxa"/>
              <w:bottom w:w="0" w:type="dxa"/>
              <w:right w:w="0" w:type="dxa"/>
            </w:tcMar>
            <w:vAlign w:val="center"/>
          </w:tcPr>
          <w:p w14:paraId="564233D9" w14:textId="77777777" w:rsidR="00E36528" w:rsidRDefault="00E36528" w:rsidP="00031330">
            <w:pPr>
              <w:spacing w:before="40" w:after="40"/>
              <w:ind w:left="40" w:right="40"/>
              <w:jc w:val="right"/>
            </w:pPr>
            <w:r>
              <w:rPr>
                <w:rFonts w:ascii="Roboto" w:eastAsia="Roboto" w:hAnsi="Roboto" w:cs="Roboto"/>
                <w:color w:val="111111"/>
              </w:rPr>
              <w:t>0.161</w:t>
            </w:r>
          </w:p>
        </w:tc>
      </w:tr>
      <w:tr w:rsidR="00E36528" w14:paraId="49BFC298" w14:textId="77777777" w:rsidTr="00031330">
        <w:trPr>
          <w:cantSplit/>
          <w:jc w:val="center"/>
        </w:trPr>
        <w:tc>
          <w:tcPr>
            <w:tcW w:w="2784" w:type="dxa"/>
            <w:shd w:val="clear" w:color="auto" w:fill="FFFFFF"/>
            <w:tcMar>
              <w:top w:w="0" w:type="dxa"/>
              <w:left w:w="0" w:type="dxa"/>
              <w:bottom w:w="0" w:type="dxa"/>
              <w:right w:w="0" w:type="dxa"/>
            </w:tcMar>
            <w:vAlign w:val="center"/>
          </w:tcPr>
          <w:p w14:paraId="5C175616" w14:textId="77777777" w:rsidR="00E36528" w:rsidRDefault="00E36528" w:rsidP="00031330">
            <w:pPr>
              <w:spacing w:before="40" w:after="40"/>
              <w:ind w:left="40" w:right="40"/>
            </w:pPr>
            <w:r>
              <w:rPr>
                <w:rFonts w:ascii="Roboto" w:eastAsia="Roboto" w:hAnsi="Roboto" w:cs="Roboto"/>
                <w:color w:val="111111"/>
              </w:rPr>
              <w:t>Cooling-Warming</w:t>
            </w:r>
          </w:p>
        </w:tc>
        <w:tc>
          <w:tcPr>
            <w:tcW w:w="1690" w:type="dxa"/>
            <w:shd w:val="clear" w:color="auto" w:fill="FFFFFF"/>
            <w:tcMar>
              <w:top w:w="0" w:type="dxa"/>
              <w:left w:w="0" w:type="dxa"/>
              <w:bottom w:w="0" w:type="dxa"/>
              <w:right w:w="0" w:type="dxa"/>
            </w:tcMar>
            <w:vAlign w:val="center"/>
          </w:tcPr>
          <w:p w14:paraId="064E7FDC" w14:textId="77777777" w:rsidR="00E36528" w:rsidRDefault="00E36528" w:rsidP="00031330">
            <w:pPr>
              <w:spacing w:before="40" w:after="40"/>
              <w:ind w:left="40" w:right="40"/>
              <w:jc w:val="right"/>
            </w:pPr>
            <w:r>
              <w:rPr>
                <w:rFonts w:ascii="Roboto" w:eastAsia="Roboto" w:hAnsi="Roboto" w:cs="Roboto"/>
                <w:color w:val="111111"/>
              </w:rPr>
              <w:t>0.093</w:t>
            </w:r>
          </w:p>
        </w:tc>
        <w:tc>
          <w:tcPr>
            <w:tcW w:w="982" w:type="dxa"/>
            <w:shd w:val="clear" w:color="auto" w:fill="FFFFFF"/>
            <w:tcMar>
              <w:top w:w="0" w:type="dxa"/>
              <w:left w:w="0" w:type="dxa"/>
              <w:bottom w:w="0" w:type="dxa"/>
              <w:right w:w="0" w:type="dxa"/>
            </w:tcMar>
            <w:vAlign w:val="center"/>
          </w:tcPr>
          <w:p w14:paraId="0C8BC3B0" w14:textId="77777777" w:rsidR="00E36528" w:rsidRDefault="00E36528" w:rsidP="00031330">
            <w:pPr>
              <w:spacing w:before="40" w:after="40"/>
              <w:ind w:left="40" w:right="40"/>
              <w:jc w:val="right"/>
            </w:pPr>
            <w:r>
              <w:rPr>
                <w:rFonts w:ascii="Roboto" w:eastAsia="Roboto" w:hAnsi="Roboto" w:cs="Roboto"/>
                <w:color w:val="111111"/>
              </w:rPr>
              <w:t>0.114</w:t>
            </w:r>
          </w:p>
        </w:tc>
        <w:tc>
          <w:tcPr>
            <w:tcW w:w="1681" w:type="dxa"/>
            <w:shd w:val="clear" w:color="auto" w:fill="FFFFFF"/>
            <w:tcMar>
              <w:top w:w="0" w:type="dxa"/>
              <w:left w:w="0" w:type="dxa"/>
              <w:bottom w:w="0" w:type="dxa"/>
              <w:right w:w="0" w:type="dxa"/>
            </w:tcMar>
            <w:vAlign w:val="center"/>
          </w:tcPr>
          <w:p w14:paraId="68DEE338" w14:textId="77777777" w:rsidR="00E36528" w:rsidRDefault="00E36528" w:rsidP="00031330">
            <w:pPr>
              <w:spacing w:before="40" w:after="40"/>
              <w:ind w:left="40" w:right="40"/>
              <w:jc w:val="right"/>
            </w:pPr>
            <w:r>
              <w:rPr>
                <w:rFonts w:ascii="Roboto" w:eastAsia="Roboto" w:hAnsi="Roboto" w:cs="Roboto"/>
                <w:color w:val="111111"/>
              </w:rPr>
              <w:t>0.147</w:t>
            </w:r>
          </w:p>
        </w:tc>
      </w:tr>
      <w:tr w:rsidR="00E36528" w14:paraId="215ADDA4" w14:textId="77777777" w:rsidTr="00031330">
        <w:trPr>
          <w:cantSplit/>
          <w:jc w:val="center"/>
        </w:trPr>
        <w:tc>
          <w:tcPr>
            <w:tcW w:w="2784" w:type="dxa"/>
            <w:shd w:val="clear" w:color="auto" w:fill="EFEFEF"/>
            <w:tcMar>
              <w:top w:w="0" w:type="dxa"/>
              <w:left w:w="0" w:type="dxa"/>
              <w:bottom w:w="0" w:type="dxa"/>
              <w:right w:w="0" w:type="dxa"/>
            </w:tcMar>
            <w:vAlign w:val="center"/>
          </w:tcPr>
          <w:p w14:paraId="5C992698" w14:textId="77777777" w:rsidR="00E36528" w:rsidRDefault="00E36528" w:rsidP="00031330">
            <w:pPr>
              <w:spacing w:before="40" w:after="40"/>
              <w:ind w:left="40" w:right="40"/>
            </w:pPr>
            <w:r>
              <w:rPr>
                <w:rFonts w:ascii="Roboto" w:eastAsia="Roboto" w:hAnsi="Roboto" w:cs="Roboto"/>
                <w:color w:val="111111"/>
              </w:rPr>
              <w:t>Warming-Cooling</w:t>
            </w:r>
          </w:p>
        </w:tc>
        <w:tc>
          <w:tcPr>
            <w:tcW w:w="1690" w:type="dxa"/>
            <w:shd w:val="clear" w:color="auto" w:fill="EFEFEF"/>
            <w:tcMar>
              <w:top w:w="0" w:type="dxa"/>
              <w:left w:w="0" w:type="dxa"/>
              <w:bottom w:w="0" w:type="dxa"/>
              <w:right w:w="0" w:type="dxa"/>
            </w:tcMar>
            <w:vAlign w:val="center"/>
          </w:tcPr>
          <w:p w14:paraId="7A6A8C34" w14:textId="77777777" w:rsidR="00E36528" w:rsidRDefault="00E36528" w:rsidP="00031330">
            <w:pPr>
              <w:spacing w:before="40" w:after="40"/>
              <w:ind w:left="40" w:right="40"/>
              <w:jc w:val="right"/>
            </w:pPr>
            <w:r>
              <w:rPr>
                <w:rFonts w:ascii="Roboto" w:eastAsia="Roboto" w:hAnsi="Roboto" w:cs="Roboto"/>
                <w:color w:val="111111"/>
              </w:rPr>
              <w:t>0.099</w:t>
            </w:r>
          </w:p>
        </w:tc>
        <w:tc>
          <w:tcPr>
            <w:tcW w:w="982" w:type="dxa"/>
            <w:shd w:val="clear" w:color="auto" w:fill="EFEFEF"/>
            <w:tcMar>
              <w:top w:w="0" w:type="dxa"/>
              <w:left w:w="0" w:type="dxa"/>
              <w:bottom w:w="0" w:type="dxa"/>
              <w:right w:w="0" w:type="dxa"/>
            </w:tcMar>
            <w:vAlign w:val="center"/>
          </w:tcPr>
          <w:p w14:paraId="649191D0" w14:textId="77777777" w:rsidR="00E36528" w:rsidRDefault="00E36528" w:rsidP="00031330">
            <w:pPr>
              <w:spacing w:before="40" w:after="40"/>
              <w:ind w:left="40" w:right="40"/>
              <w:jc w:val="right"/>
            </w:pPr>
            <w:r>
              <w:rPr>
                <w:rFonts w:ascii="Roboto" w:eastAsia="Roboto" w:hAnsi="Roboto" w:cs="Roboto"/>
                <w:color w:val="111111"/>
              </w:rPr>
              <w:t>0.116</w:t>
            </w:r>
          </w:p>
        </w:tc>
        <w:tc>
          <w:tcPr>
            <w:tcW w:w="1681" w:type="dxa"/>
            <w:shd w:val="clear" w:color="auto" w:fill="EFEFEF"/>
            <w:tcMar>
              <w:top w:w="0" w:type="dxa"/>
              <w:left w:w="0" w:type="dxa"/>
              <w:bottom w:w="0" w:type="dxa"/>
              <w:right w:w="0" w:type="dxa"/>
            </w:tcMar>
            <w:vAlign w:val="center"/>
          </w:tcPr>
          <w:p w14:paraId="3F93BA32" w14:textId="77777777" w:rsidR="00E36528" w:rsidRDefault="00E36528" w:rsidP="00031330">
            <w:pPr>
              <w:spacing w:before="40" w:after="40"/>
              <w:ind w:left="40" w:right="40"/>
              <w:jc w:val="right"/>
            </w:pPr>
            <w:r>
              <w:rPr>
                <w:rFonts w:ascii="Roboto" w:eastAsia="Roboto" w:hAnsi="Roboto" w:cs="Roboto"/>
                <w:color w:val="111111"/>
              </w:rPr>
              <w:t>0.131</w:t>
            </w:r>
          </w:p>
        </w:tc>
      </w:tr>
      <w:tr w:rsidR="00E36528" w14:paraId="2624345F" w14:textId="77777777" w:rsidTr="00031330">
        <w:trPr>
          <w:cantSplit/>
          <w:jc w:val="center"/>
        </w:trPr>
        <w:tc>
          <w:tcPr>
            <w:tcW w:w="2784" w:type="dxa"/>
            <w:shd w:val="clear" w:color="auto" w:fill="FFFFFF"/>
            <w:tcMar>
              <w:top w:w="0" w:type="dxa"/>
              <w:left w:w="0" w:type="dxa"/>
              <w:bottom w:w="0" w:type="dxa"/>
              <w:right w:w="0" w:type="dxa"/>
            </w:tcMar>
            <w:vAlign w:val="center"/>
          </w:tcPr>
          <w:p w14:paraId="35F5AF60" w14:textId="77777777" w:rsidR="00E36528" w:rsidRDefault="00E36528" w:rsidP="00031330">
            <w:pPr>
              <w:spacing w:before="40" w:after="40"/>
              <w:ind w:left="40" w:right="40"/>
            </w:pPr>
            <w:r>
              <w:rPr>
                <w:rFonts w:ascii="Roboto" w:eastAsia="Roboto" w:hAnsi="Roboto" w:cs="Roboto"/>
                <w:color w:val="111111"/>
              </w:rPr>
              <w:t>Warming-Warming</w:t>
            </w:r>
          </w:p>
        </w:tc>
        <w:tc>
          <w:tcPr>
            <w:tcW w:w="1690" w:type="dxa"/>
            <w:shd w:val="clear" w:color="auto" w:fill="FFFFFF"/>
            <w:tcMar>
              <w:top w:w="0" w:type="dxa"/>
              <w:left w:w="0" w:type="dxa"/>
              <w:bottom w:w="0" w:type="dxa"/>
              <w:right w:w="0" w:type="dxa"/>
            </w:tcMar>
            <w:vAlign w:val="center"/>
          </w:tcPr>
          <w:p w14:paraId="2D55C4B3" w14:textId="77777777" w:rsidR="00E36528" w:rsidRDefault="00E36528" w:rsidP="00031330">
            <w:pPr>
              <w:spacing w:before="40" w:after="40"/>
              <w:ind w:left="40" w:right="40"/>
              <w:jc w:val="right"/>
            </w:pPr>
            <w:r>
              <w:rPr>
                <w:rFonts w:ascii="Roboto" w:eastAsia="Roboto" w:hAnsi="Roboto" w:cs="Roboto"/>
                <w:color w:val="111111"/>
              </w:rPr>
              <w:t>0.082</w:t>
            </w:r>
          </w:p>
        </w:tc>
        <w:tc>
          <w:tcPr>
            <w:tcW w:w="982" w:type="dxa"/>
            <w:shd w:val="clear" w:color="auto" w:fill="FFFFFF"/>
            <w:tcMar>
              <w:top w:w="0" w:type="dxa"/>
              <w:left w:w="0" w:type="dxa"/>
              <w:bottom w:w="0" w:type="dxa"/>
              <w:right w:w="0" w:type="dxa"/>
            </w:tcMar>
            <w:vAlign w:val="center"/>
          </w:tcPr>
          <w:p w14:paraId="4E67E42A" w14:textId="77777777" w:rsidR="00E36528" w:rsidRDefault="00E36528" w:rsidP="00031330">
            <w:pPr>
              <w:spacing w:before="40" w:after="40"/>
              <w:ind w:left="40" w:right="40"/>
              <w:jc w:val="right"/>
            </w:pPr>
            <w:r>
              <w:rPr>
                <w:rFonts w:ascii="Roboto" w:eastAsia="Roboto" w:hAnsi="Roboto" w:cs="Roboto"/>
                <w:color w:val="111111"/>
              </w:rPr>
              <w:t>0.106</w:t>
            </w:r>
          </w:p>
        </w:tc>
        <w:tc>
          <w:tcPr>
            <w:tcW w:w="1681" w:type="dxa"/>
            <w:shd w:val="clear" w:color="auto" w:fill="FFFFFF"/>
            <w:tcMar>
              <w:top w:w="0" w:type="dxa"/>
              <w:left w:w="0" w:type="dxa"/>
              <w:bottom w:w="0" w:type="dxa"/>
              <w:right w:w="0" w:type="dxa"/>
            </w:tcMar>
            <w:vAlign w:val="center"/>
          </w:tcPr>
          <w:p w14:paraId="02A8F0A2" w14:textId="77777777" w:rsidR="00E36528" w:rsidRDefault="00E36528" w:rsidP="00031330">
            <w:pPr>
              <w:spacing w:before="40" w:after="40"/>
              <w:ind w:left="40" w:right="40"/>
              <w:jc w:val="right"/>
            </w:pPr>
            <w:r>
              <w:rPr>
                <w:rFonts w:ascii="Roboto" w:eastAsia="Roboto" w:hAnsi="Roboto" w:cs="Roboto"/>
                <w:color w:val="111111"/>
              </w:rPr>
              <w:t>0.139</w:t>
            </w:r>
          </w:p>
        </w:tc>
      </w:tr>
    </w:tbl>
    <w:p w14:paraId="76D31273" w14:textId="3E9A501D" w:rsidR="00E36528" w:rsidRDefault="00E36528" w:rsidP="00C02B7B"/>
    <w:p w14:paraId="41004047" w14:textId="77358D0F" w:rsidR="00E36528" w:rsidRDefault="00E36528" w:rsidP="00C02B7B"/>
    <w:p w14:paraId="5C7178C3" w14:textId="77777777" w:rsidR="00E36528" w:rsidRDefault="00E36528" w:rsidP="00C02B7B"/>
    <w:p w14:paraId="7AA82600" w14:textId="7C2B2ED7" w:rsidR="00E36528" w:rsidRDefault="00E36528" w:rsidP="00D5404F">
      <w:pPr>
        <w:pStyle w:val="Beschriftung"/>
      </w:pPr>
      <w:bookmarkStart w:id="143" w:name="_Ref39846146"/>
      <w:r>
        <w:lastRenderedPageBreak/>
        <w:t xml:space="preserve">Table S </w:t>
      </w:r>
      <w:r>
        <w:fldChar w:fldCharType="begin"/>
      </w:r>
      <w:r>
        <w:instrText xml:space="preserve"> SEQ Table_S \* ARABIC </w:instrText>
      </w:r>
      <w:r>
        <w:fldChar w:fldCharType="separate"/>
      </w:r>
      <w:r w:rsidR="006361CE">
        <w:rPr>
          <w:noProof/>
        </w:rPr>
        <w:t>8</w:t>
      </w:r>
      <w:r>
        <w:fldChar w:fldCharType="end"/>
      </w:r>
      <w:bookmarkEnd w:id="143"/>
      <w:r>
        <w:t xml:space="preserve"> | Effect size estimates for</w:t>
      </w:r>
      <w:r w:rsidR="00240F62">
        <w:t xml:space="preserve"> </w:t>
      </w:r>
      <w:r w:rsidR="00D5404F">
        <w:t>the d</w:t>
      </w:r>
      <w:r w:rsidRPr="00E646E9">
        <w:t xml:space="preserve">ifference in </w:t>
      </w:r>
      <w:r w:rsidR="00240F62">
        <w:t>means</w:t>
      </w:r>
      <w:r w:rsidR="00D5404F">
        <w:t xml:space="preserve"> of origination probability</w:t>
      </w:r>
      <w:r w:rsidR="00240F62">
        <w:t>, o</w:t>
      </w:r>
      <w:r>
        <w:t xml:space="preserve">verall increase of origination probability </w:t>
      </w:r>
      <w:r w:rsidR="00240F62">
        <w:t>and</w:t>
      </w:r>
      <w:r>
        <w:t xml:space="preserve"> Cohen’s d effect size </w:t>
      </w:r>
      <w:r w:rsidR="00240F62">
        <w:t>including</w:t>
      </w:r>
      <w:r>
        <w:t xml:space="preserve"> 95% confidence intervals</w:t>
      </w:r>
      <w:r w:rsidR="00240F62">
        <w:t xml:space="preserve"> (CI) and the method to calculate each estimate. </w:t>
      </w:r>
    </w:p>
    <w:tbl>
      <w:tblPr>
        <w:tblW w:w="0" w:type="auto"/>
        <w:jc w:val="center"/>
        <w:tblLayout w:type="fixed"/>
        <w:tblLook w:val="04A0" w:firstRow="1" w:lastRow="0" w:firstColumn="1" w:lastColumn="0" w:noHBand="0" w:noVBand="1"/>
      </w:tblPr>
      <w:tblGrid>
        <w:gridCol w:w="2222"/>
        <w:gridCol w:w="1111"/>
        <w:gridCol w:w="1122"/>
        <w:gridCol w:w="1102"/>
        <w:gridCol w:w="2076"/>
      </w:tblGrid>
      <w:tr w:rsidR="00E36528" w14:paraId="106C6077" w14:textId="77777777" w:rsidTr="00031330">
        <w:trPr>
          <w:cantSplit/>
          <w:tblHeader/>
          <w:jc w:val="center"/>
        </w:trPr>
        <w:tc>
          <w:tcPr>
            <w:tcW w:w="2222" w:type="dxa"/>
            <w:shd w:val="clear" w:color="auto" w:fill="CFCFCF"/>
            <w:tcMar>
              <w:top w:w="0" w:type="dxa"/>
              <w:left w:w="0" w:type="dxa"/>
              <w:bottom w:w="0" w:type="dxa"/>
              <w:right w:w="0" w:type="dxa"/>
            </w:tcMar>
            <w:vAlign w:val="center"/>
          </w:tcPr>
          <w:p w14:paraId="27D0C1CD" w14:textId="77777777" w:rsidR="00E36528" w:rsidRDefault="00E36528" w:rsidP="00031330">
            <w:pPr>
              <w:spacing w:before="40" w:after="40"/>
              <w:ind w:left="40" w:right="40"/>
            </w:pPr>
            <w:r>
              <w:rPr>
                <w:rFonts w:ascii="Roboto" w:eastAsia="Roboto" w:hAnsi="Roboto" w:cs="Roboto"/>
                <w:b/>
                <w:color w:val="111111"/>
              </w:rPr>
              <w:t>Parameter</w:t>
            </w:r>
          </w:p>
        </w:tc>
        <w:tc>
          <w:tcPr>
            <w:tcW w:w="1111" w:type="dxa"/>
            <w:shd w:val="clear" w:color="auto" w:fill="CFCFCF"/>
            <w:tcMar>
              <w:top w:w="0" w:type="dxa"/>
              <w:left w:w="0" w:type="dxa"/>
              <w:bottom w:w="0" w:type="dxa"/>
              <w:right w:w="0" w:type="dxa"/>
            </w:tcMar>
            <w:vAlign w:val="center"/>
          </w:tcPr>
          <w:p w14:paraId="0EA790BF" w14:textId="77777777" w:rsidR="00E36528" w:rsidRDefault="00E36528" w:rsidP="00031330">
            <w:pPr>
              <w:spacing w:before="40" w:after="40"/>
              <w:ind w:left="40" w:right="40"/>
              <w:jc w:val="right"/>
            </w:pPr>
            <w:r>
              <w:rPr>
                <w:rFonts w:ascii="Roboto" w:eastAsia="Roboto" w:hAnsi="Roboto" w:cs="Roboto"/>
                <w:b/>
                <w:color w:val="111111"/>
              </w:rPr>
              <w:t>Lower CI</w:t>
            </w:r>
          </w:p>
        </w:tc>
        <w:tc>
          <w:tcPr>
            <w:tcW w:w="1122" w:type="dxa"/>
            <w:shd w:val="clear" w:color="auto" w:fill="CFCFCF"/>
            <w:tcMar>
              <w:top w:w="0" w:type="dxa"/>
              <w:left w:w="0" w:type="dxa"/>
              <w:bottom w:w="0" w:type="dxa"/>
              <w:right w:w="0" w:type="dxa"/>
            </w:tcMar>
            <w:vAlign w:val="center"/>
          </w:tcPr>
          <w:p w14:paraId="4D689680" w14:textId="77777777" w:rsidR="00E36528" w:rsidRDefault="00E36528" w:rsidP="00031330">
            <w:pPr>
              <w:spacing w:before="40" w:after="40"/>
              <w:ind w:left="40" w:right="40"/>
              <w:jc w:val="right"/>
            </w:pPr>
            <w:r>
              <w:rPr>
                <w:rFonts w:ascii="Roboto" w:eastAsia="Roboto" w:hAnsi="Roboto" w:cs="Roboto"/>
                <w:b/>
                <w:color w:val="111111"/>
              </w:rPr>
              <w:t>Estimate</w:t>
            </w:r>
          </w:p>
        </w:tc>
        <w:tc>
          <w:tcPr>
            <w:tcW w:w="1102" w:type="dxa"/>
            <w:shd w:val="clear" w:color="auto" w:fill="CFCFCF"/>
            <w:tcMar>
              <w:top w:w="0" w:type="dxa"/>
              <w:left w:w="0" w:type="dxa"/>
              <w:bottom w:w="0" w:type="dxa"/>
              <w:right w:w="0" w:type="dxa"/>
            </w:tcMar>
            <w:vAlign w:val="center"/>
          </w:tcPr>
          <w:p w14:paraId="40627F4C" w14:textId="77777777" w:rsidR="00E36528" w:rsidRDefault="00E36528" w:rsidP="00031330">
            <w:pPr>
              <w:spacing w:before="40" w:after="40"/>
              <w:ind w:left="40" w:right="40"/>
              <w:jc w:val="right"/>
            </w:pPr>
            <w:r>
              <w:rPr>
                <w:rFonts w:ascii="Roboto" w:eastAsia="Roboto" w:hAnsi="Roboto" w:cs="Roboto"/>
                <w:b/>
                <w:color w:val="111111"/>
              </w:rPr>
              <w:t>Upper CI</w:t>
            </w:r>
          </w:p>
        </w:tc>
        <w:tc>
          <w:tcPr>
            <w:tcW w:w="2076" w:type="dxa"/>
            <w:shd w:val="clear" w:color="auto" w:fill="CFCFCF"/>
            <w:tcMar>
              <w:top w:w="0" w:type="dxa"/>
              <w:left w:w="0" w:type="dxa"/>
              <w:bottom w:w="0" w:type="dxa"/>
              <w:right w:w="0" w:type="dxa"/>
            </w:tcMar>
            <w:vAlign w:val="center"/>
          </w:tcPr>
          <w:p w14:paraId="1DBA5570" w14:textId="77777777" w:rsidR="00E36528" w:rsidRDefault="00E36528" w:rsidP="00031330">
            <w:pPr>
              <w:spacing w:before="40" w:after="40"/>
              <w:ind w:left="40" w:right="40"/>
            </w:pPr>
            <w:r>
              <w:rPr>
                <w:rFonts w:ascii="Roboto" w:eastAsia="Roboto" w:hAnsi="Roboto" w:cs="Roboto"/>
                <w:b/>
                <w:color w:val="111111"/>
              </w:rPr>
              <w:t>Method</w:t>
            </w:r>
          </w:p>
        </w:tc>
      </w:tr>
      <w:tr w:rsidR="00E36528" w14:paraId="587D484B" w14:textId="77777777" w:rsidTr="00031330">
        <w:trPr>
          <w:cantSplit/>
          <w:jc w:val="center"/>
        </w:trPr>
        <w:tc>
          <w:tcPr>
            <w:tcW w:w="2222" w:type="dxa"/>
            <w:vMerge w:val="restart"/>
            <w:shd w:val="clear" w:color="auto" w:fill="EFEFEF"/>
            <w:tcMar>
              <w:top w:w="0" w:type="dxa"/>
              <w:left w:w="0" w:type="dxa"/>
              <w:bottom w:w="0" w:type="dxa"/>
              <w:right w:w="0" w:type="dxa"/>
            </w:tcMar>
            <w:vAlign w:val="center"/>
          </w:tcPr>
          <w:p w14:paraId="28BD603E" w14:textId="77777777" w:rsidR="00E36528" w:rsidRDefault="00E36528" w:rsidP="00031330">
            <w:pPr>
              <w:spacing w:before="40" w:after="40"/>
              <w:ind w:left="40" w:right="40"/>
            </w:pPr>
            <w:r>
              <w:rPr>
                <w:rFonts w:ascii="Roboto" w:eastAsia="Roboto" w:hAnsi="Roboto" w:cs="Roboto"/>
                <w:color w:val="111111"/>
              </w:rPr>
              <w:t>Difference in means</w:t>
            </w:r>
          </w:p>
        </w:tc>
        <w:tc>
          <w:tcPr>
            <w:tcW w:w="1111" w:type="dxa"/>
            <w:shd w:val="clear" w:color="auto" w:fill="EFEFEF"/>
            <w:tcMar>
              <w:top w:w="0" w:type="dxa"/>
              <w:left w:w="0" w:type="dxa"/>
              <w:bottom w:w="0" w:type="dxa"/>
              <w:right w:w="0" w:type="dxa"/>
            </w:tcMar>
            <w:vAlign w:val="center"/>
          </w:tcPr>
          <w:p w14:paraId="0421E80B" w14:textId="77777777" w:rsidR="00E36528" w:rsidRDefault="00E36528" w:rsidP="00031330">
            <w:pPr>
              <w:spacing w:before="40" w:after="40"/>
              <w:ind w:left="40" w:right="40"/>
              <w:jc w:val="right"/>
            </w:pPr>
            <w:r>
              <w:rPr>
                <w:rFonts w:ascii="Roboto" w:eastAsia="Roboto" w:hAnsi="Roboto" w:cs="Roboto"/>
                <w:color w:val="111111"/>
              </w:rPr>
              <w:t>3.17</w:t>
            </w:r>
          </w:p>
        </w:tc>
        <w:tc>
          <w:tcPr>
            <w:tcW w:w="1122" w:type="dxa"/>
            <w:shd w:val="clear" w:color="auto" w:fill="EFEFEF"/>
            <w:tcMar>
              <w:top w:w="0" w:type="dxa"/>
              <w:left w:w="0" w:type="dxa"/>
              <w:bottom w:w="0" w:type="dxa"/>
              <w:right w:w="0" w:type="dxa"/>
            </w:tcMar>
            <w:vAlign w:val="center"/>
          </w:tcPr>
          <w:p w14:paraId="23CFA658" w14:textId="77777777" w:rsidR="00E36528" w:rsidRDefault="00E36528" w:rsidP="00031330">
            <w:pPr>
              <w:spacing w:before="40" w:after="40"/>
              <w:ind w:left="40" w:right="40"/>
              <w:jc w:val="right"/>
            </w:pPr>
            <w:r>
              <w:rPr>
                <w:rFonts w:ascii="Roboto" w:eastAsia="Roboto" w:hAnsi="Roboto" w:cs="Roboto"/>
                <w:color w:val="111111"/>
              </w:rPr>
              <w:t>3.24</w:t>
            </w:r>
          </w:p>
        </w:tc>
        <w:tc>
          <w:tcPr>
            <w:tcW w:w="1102" w:type="dxa"/>
            <w:shd w:val="clear" w:color="auto" w:fill="EFEFEF"/>
            <w:tcMar>
              <w:top w:w="0" w:type="dxa"/>
              <w:left w:w="0" w:type="dxa"/>
              <w:bottom w:w="0" w:type="dxa"/>
              <w:right w:w="0" w:type="dxa"/>
            </w:tcMar>
            <w:vAlign w:val="center"/>
          </w:tcPr>
          <w:p w14:paraId="702D4838" w14:textId="77777777" w:rsidR="00E36528" w:rsidRDefault="00E36528" w:rsidP="00031330">
            <w:pPr>
              <w:spacing w:before="40" w:after="40"/>
              <w:ind w:left="40" w:right="40"/>
              <w:jc w:val="right"/>
            </w:pPr>
            <w:r>
              <w:rPr>
                <w:rFonts w:ascii="Roboto" w:eastAsia="Roboto" w:hAnsi="Roboto" w:cs="Roboto"/>
                <w:color w:val="111111"/>
              </w:rPr>
              <w:t>3.30</w:t>
            </w:r>
          </w:p>
        </w:tc>
        <w:tc>
          <w:tcPr>
            <w:tcW w:w="2076" w:type="dxa"/>
            <w:shd w:val="clear" w:color="auto" w:fill="EFEFEF"/>
            <w:tcMar>
              <w:top w:w="0" w:type="dxa"/>
              <w:left w:w="0" w:type="dxa"/>
              <w:bottom w:w="0" w:type="dxa"/>
              <w:right w:w="0" w:type="dxa"/>
            </w:tcMar>
            <w:vAlign w:val="center"/>
          </w:tcPr>
          <w:p w14:paraId="14388CC6" w14:textId="77777777" w:rsidR="00E36528" w:rsidRDefault="00E36528" w:rsidP="00031330">
            <w:pPr>
              <w:spacing w:before="40" w:after="40"/>
              <w:ind w:left="40" w:right="40"/>
            </w:pPr>
            <w:r>
              <w:rPr>
                <w:rFonts w:ascii="Roboto" w:eastAsia="Roboto" w:hAnsi="Roboto" w:cs="Roboto"/>
                <w:color w:val="111111"/>
              </w:rPr>
              <w:t>Bootstrapping</w:t>
            </w:r>
          </w:p>
        </w:tc>
      </w:tr>
      <w:tr w:rsidR="00E36528" w14:paraId="7F4E4FD6" w14:textId="77777777" w:rsidTr="00031330">
        <w:trPr>
          <w:cantSplit/>
          <w:jc w:val="center"/>
        </w:trPr>
        <w:tc>
          <w:tcPr>
            <w:tcW w:w="2222" w:type="dxa"/>
            <w:vMerge/>
            <w:tcBorders>
              <w:bottom w:val="single" w:sz="8" w:space="0" w:color="000000"/>
            </w:tcBorders>
            <w:shd w:val="clear" w:color="auto" w:fill="FFFFFF"/>
            <w:tcMar>
              <w:top w:w="0" w:type="dxa"/>
              <w:left w:w="0" w:type="dxa"/>
              <w:bottom w:w="0" w:type="dxa"/>
              <w:right w:w="0" w:type="dxa"/>
            </w:tcMar>
            <w:vAlign w:val="center"/>
          </w:tcPr>
          <w:p w14:paraId="594B4035" w14:textId="77777777" w:rsidR="00E36528" w:rsidRDefault="00E36528" w:rsidP="00031330">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36EB1EBA" w14:textId="77777777" w:rsidR="00E36528" w:rsidRDefault="00E36528" w:rsidP="00031330">
            <w:pPr>
              <w:spacing w:before="40" w:after="40"/>
              <w:ind w:left="40" w:right="40"/>
              <w:jc w:val="right"/>
            </w:pPr>
            <w:r>
              <w:rPr>
                <w:rFonts w:ascii="Roboto" w:eastAsia="Roboto" w:hAnsi="Roboto" w:cs="Roboto"/>
                <w:color w:val="111111"/>
              </w:rPr>
              <w:t>3.09</w:t>
            </w:r>
          </w:p>
        </w:tc>
        <w:tc>
          <w:tcPr>
            <w:tcW w:w="1122" w:type="dxa"/>
            <w:tcBorders>
              <w:bottom w:val="single" w:sz="8" w:space="0" w:color="000000"/>
            </w:tcBorders>
            <w:shd w:val="clear" w:color="auto" w:fill="FFFFFF"/>
            <w:tcMar>
              <w:top w:w="0" w:type="dxa"/>
              <w:left w:w="0" w:type="dxa"/>
              <w:bottom w:w="0" w:type="dxa"/>
              <w:right w:w="0" w:type="dxa"/>
            </w:tcMar>
            <w:vAlign w:val="center"/>
          </w:tcPr>
          <w:p w14:paraId="75068781" w14:textId="77777777" w:rsidR="00E36528" w:rsidRDefault="00E36528" w:rsidP="00031330">
            <w:pPr>
              <w:spacing w:before="40" w:after="40"/>
              <w:ind w:left="40" w:right="40"/>
              <w:jc w:val="right"/>
            </w:pPr>
            <w:r>
              <w:rPr>
                <w:rFonts w:ascii="Roboto" w:eastAsia="Roboto" w:hAnsi="Roboto" w:cs="Roboto"/>
                <w:color w:val="111111"/>
              </w:rPr>
              <w:t>3.15</w:t>
            </w:r>
          </w:p>
        </w:tc>
        <w:tc>
          <w:tcPr>
            <w:tcW w:w="1102" w:type="dxa"/>
            <w:tcBorders>
              <w:bottom w:val="single" w:sz="8" w:space="0" w:color="000000"/>
            </w:tcBorders>
            <w:shd w:val="clear" w:color="auto" w:fill="FFFFFF"/>
            <w:tcMar>
              <w:top w:w="0" w:type="dxa"/>
              <w:left w:w="0" w:type="dxa"/>
              <w:bottom w:w="0" w:type="dxa"/>
              <w:right w:w="0" w:type="dxa"/>
            </w:tcMar>
            <w:vAlign w:val="center"/>
          </w:tcPr>
          <w:p w14:paraId="16895A13" w14:textId="77777777" w:rsidR="00E36528" w:rsidRDefault="00E36528" w:rsidP="00031330">
            <w:pPr>
              <w:spacing w:before="40" w:after="40"/>
              <w:ind w:left="40" w:right="40"/>
              <w:jc w:val="right"/>
            </w:pPr>
            <w:r>
              <w:rPr>
                <w:rFonts w:ascii="Roboto" w:eastAsia="Roboto" w:hAnsi="Roboto" w:cs="Roboto"/>
                <w:color w:val="111111"/>
              </w:rPr>
              <w:t>3.22</w:t>
            </w:r>
          </w:p>
        </w:tc>
        <w:tc>
          <w:tcPr>
            <w:tcW w:w="2076" w:type="dxa"/>
            <w:tcBorders>
              <w:bottom w:val="single" w:sz="8" w:space="0" w:color="000000"/>
            </w:tcBorders>
            <w:shd w:val="clear" w:color="auto" w:fill="FFFFFF"/>
            <w:tcMar>
              <w:top w:w="0" w:type="dxa"/>
              <w:left w:w="0" w:type="dxa"/>
              <w:bottom w:w="0" w:type="dxa"/>
              <w:right w:w="0" w:type="dxa"/>
            </w:tcMar>
            <w:vAlign w:val="center"/>
          </w:tcPr>
          <w:p w14:paraId="2E514845" w14:textId="77777777" w:rsidR="00E36528" w:rsidRDefault="00E36528" w:rsidP="00031330">
            <w:pPr>
              <w:spacing w:before="40" w:after="40"/>
              <w:ind w:left="40" w:right="40"/>
            </w:pPr>
            <w:r>
              <w:rPr>
                <w:rFonts w:ascii="Roboto" w:eastAsia="Roboto" w:hAnsi="Roboto" w:cs="Roboto"/>
                <w:color w:val="111111"/>
              </w:rPr>
              <w:t>Bayesian Estimate</w:t>
            </w:r>
          </w:p>
        </w:tc>
      </w:tr>
      <w:tr w:rsidR="00E36528" w14:paraId="305C8BC9" w14:textId="77777777" w:rsidTr="00711782">
        <w:trPr>
          <w:cantSplit/>
          <w:jc w:val="center"/>
        </w:trPr>
        <w:tc>
          <w:tcPr>
            <w:tcW w:w="2222" w:type="dxa"/>
            <w:vMerge w:val="restart"/>
            <w:tcBorders>
              <w:top w:val="single" w:sz="8" w:space="0" w:color="000000"/>
            </w:tcBorders>
            <w:shd w:val="clear" w:color="auto" w:fill="auto"/>
            <w:tcMar>
              <w:top w:w="0" w:type="dxa"/>
              <w:left w:w="0" w:type="dxa"/>
              <w:bottom w:w="0" w:type="dxa"/>
              <w:right w:w="0" w:type="dxa"/>
            </w:tcMar>
            <w:vAlign w:val="center"/>
          </w:tcPr>
          <w:p w14:paraId="7A59BD99" w14:textId="77777777" w:rsidR="00E36528" w:rsidRDefault="00E36528" w:rsidP="00031330">
            <w:pPr>
              <w:spacing w:before="40" w:after="40"/>
              <w:ind w:left="40" w:right="40"/>
            </w:pPr>
            <w:r>
              <w:rPr>
                <w:rFonts w:ascii="Roboto" w:eastAsia="Roboto" w:hAnsi="Roboto" w:cs="Roboto"/>
                <w:color w:val="111111"/>
              </w:rPr>
              <w:t>Percentage change</w:t>
            </w:r>
          </w:p>
        </w:tc>
        <w:tc>
          <w:tcPr>
            <w:tcW w:w="1111" w:type="dxa"/>
            <w:tcBorders>
              <w:top w:val="single" w:sz="8" w:space="0" w:color="000000"/>
            </w:tcBorders>
            <w:shd w:val="clear" w:color="auto" w:fill="EFEFEF"/>
            <w:tcMar>
              <w:top w:w="0" w:type="dxa"/>
              <w:left w:w="0" w:type="dxa"/>
              <w:bottom w:w="0" w:type="dxa"/>
              <w:right w:w="0" w:type="dxa"/>
            </w:tcMar>
            <w:vAlign w:val="center"/>
          </w:tcPr>
          <w:p w14:paraId="5FCB9655" w14:textId="77777777" w:rsidR="00E36528" w:rsidRDefault="00E36528" w:rsidP="00031330">
            <w:pPr>
              <w:spacing w:before="40" w:after="40"/>
              <w:ind w:left="40" w:right="40"/>
              <w:jc w:val="right"/>
            </w:pPr>
            <w:r>
              <w:rPr>
                <w:rFonts w:ascii="Roboto" w:eastAsia="Roboto" w:hAnsi="Roboto" w:cs="Roboto"/>
                <w:color w:val="111111"/>
              </w:rPr>
              <w:t>23.82</w:t>
            </w:r>
          </w:p>
        </w:tc>
        <w:tc>
          <w:tcPr>
            <w:tcW w:w="1122" w:type="dxa"/>
            <w:tcBorders>
              <w:top w:val="single" w:sz="8" w:space="0" w:color="000000"/>
            </w:tcBorders>
            <w:shd w:val="clear" w:color="auto" w:fill="EFEFEF"/>
            <w:tcMar>
              <w:top w:w="0" w:type="dxa"/>
              <w:left w:w="0" w:type="dxa"/>
              <w:bottom w:w="0" w:type="dxa"/>
              <w:right w:w="0" w:type="dxa"/>
            </w:tcMar>
            <w:vAlign w:val="center"/>
          </w:tcPr>
          <w:p w14:paraId="20532F8B" w14:textId="77777777" w:rsidR="00E36528" w:rsidRDefault="00E36528" w:rsidP="00031330">
            <w:pPr>
              <w:spacing w:before="40" w:after="40"/>
              <w:ind w:left="40" w:right="40"/>
              <w:jc w:val="right"/>
            </w:pPr>
            <w:r>
              <w:rPr>
                <w:rFonts w:ascii="Roboto" w:eastAsia="Roboto" w:hAnsi="Roboto" w:cs="Roboto"/>
                <w:color w:val="111111"/>
              </w:rPr>
              <w:t>24.36</w:t>
            </w:r>
          </w:p>
        </w:tc>
        <w:tc>
          <w:tcPr>
            <w:tcW w:w="1102" w:type="dxa"/>
            <w:tcBorders>
              <w:top w:val="single" w:sz="8" w:space="0" w:color="000000"/>
            </w:tcBorders>
            <w:shd w:val="clear" w:color="auto" w:fill="EFEFEF"/>
            <w:tcMar>
              <w:top w:w="0" w:type="dxa"/>
              <w:left w:w="0" w:type="dxa"/>
              <w:bottom w:w="0" w:type="dxa"/>
              <w:right w:w="0" w:type="dxa"/>
            </w:tcMar>
            <w:vAlign w:val="center"/>
          </w:tcPr>
          <w:p w14:paraId="3253BA38" w14:textId="77777777" w:rsidR="00E36528" w:rsidRDefault="00E36528" w:rsidP="00031330">
            <w:pPr>
              <w:spacing w:before="40" w:after="40"/>
              <w:ind w:left="40" w:right="40"/>
              <w:jc w:val="right"/>
            </w:pPr>
            <w:r>
              <w:rPr>
                <w:rFonts w:ascii="Roboto" w:eastAsia="Roboto" w:hAnsi="Roboto" w:cs="Roboto"/>
                <w:color w:val="111111"/>
              </w:rPr>
              <w:t>24.86</w:t>
            </w:r>
          </w:p>
        </w:tc>
        <w:tc>
          <w:tcPr>
            <w:tcW w:w="2076" w:type="dxa"/>
            <w:tcBorders>
              <w:top w:val="single" w:sz="8" w:space="0" w:color="000000"/>
            </w:tcBorders>
            <w:shd w:val="clear" w:color="auto" w:fill="EFEFEF"/>
            <w:tcMar>
              <w:top w:w="0" w:type="dxa"/>
              <w:left w:w="0" w:type="dxa"/>
              <w:bottom w:w="0" w:type="dxa"/>
              <w:right w:w="0" w:type="dxa"/>
            </w:tcMar>
            <w:vAlign w:val="center"/>
          </w:tcPr>
          <w:p w14:paraId="511BBE33" w14:textId="77777777" w:rsidR="00E36528" w:rsidRDefault="00E36528" w:rsidP="00031330">
            <w:pPr>
              <w:spacing w:before="40" w:after="40"/>
              <w:ind w:left="40" w:right="40"/>
            </w:pPr>
            <w:r>
              <w:rPr>
                <w:rFonts w:ascii="Roboto" w:eastAsia="Roboto" w:hAnsi="Roboto" w:cs="Roboto"/>
                <w:color w:val="111111"/>
              </w:rPr>
              <w:t>Bootstrapping</w:t>
            </w:r>
          </w:p>
        </w:tc>
      </w:tr>
      <w:tr w:rsidR="00E36528" w14:paraId="5644A4CA" w14:textId="77777777" w:rsidTr="00711782">
        <w:trPr>
          <w:cantSplit/>
          <w:jc w:val="center"/>
        </w:trPr>
        <w:tc>
          <w:tcPr>
            <w:tcW w:w="2222" w:type="dxa"/>
            <w:vMerge/>
            <w:tcBorders>
              <w:bottom w:val="single" w:sz="8" w:space="0" w:color="000000"/>
            </w:tcBorders>
            <w:shd w:val="clear" w:color="auto" w:fill="auto"/>
            <w:tcMar>
              <w:top w:w="0" w:type="dxa"/>
              <w:left w:w="0" w:type="dxa"/>
              <w:bottom w:w="0" w:type="dxa"/>
              <w:right w:w="0" w:type="dxa"/>
            </w:tcMar>
            <w:vAlign w:val="center"/>
          </w:tcPr>
          <w:p w14:paraId="696B6F04" w14:textId="77777777" w:rsidR="00E36528" w:rsidRDefault="00E36528" w:rsidP="00031330">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598ED3DA" w14:textId="77777777" w:rsidR="00E36528" w:rsidRDefault="00E36528" w:rsidP="00031330">
            <w:pPr>
              <w:spacing w:before="40" w:after="40"/>
              <w:ind w:left="40" w:right="40"/>
              <w:jc w:val="right"/>
            </w:pPr>
            <w:r>
              <w:rPr>
                <w:rFonts w:ascii="Roboto" w:eastAsia="Roboto" w:hAnsi="Roboto" w:cs="Roboto"/>
                <w:color w:val="111111"/>
              </w:rPr>
              <w:t>23.24</w:t>
            </w:r>
          </w:p>
        </w:tc>
        <w:tc>
          <w:tcPr>
            <w:tcW w:w="1122" w:type="dxa"/>
            <w:tcBorders>
              <w:bottom w:val="single" w:sz="8" w:space="0" w:color="000000"/>
            </w:tcBorders>
            <w:shd w:val="clear" w:color="auto" w:fill="FFFFFF"/>
            <w:tcMar>
              <w:top w:w="0" w:type="dxa"/>
              <w:left w:w="0" w:type="dxa"/>
              <w:bottom w:w="0" w:type="dxa"/>
              <w:right w:w="0" w:type="dxa"/>
            </w:tcMar>
            <w:vAlign w:val="center"/>
          </w:tcPr>
          <w:p w14:paraId="57624582" w14:textId="77777777" w:rsidR="00E36528" w:rsidRDefault="00E36528" w:rsidP="00031330">
            <w:pPr>
              <w:spacing w:before="40" w:after="40"/>
              <w:ind w:left="40" w:right="40"/>
              <w:jc w:val="right"/>
            </w:pPr>
            <w:r>
              <w:rPr>
                <w:rFonts w:ascii="Roboto" w:eastAsia="Roboto" w:hAnsi="Roboto" w:cs="Roboto"/>
                <w:color w:val="111111"/>
              </w:rPr>
              <w:t>23.70</w:t>
            </w:r>
          </w:p>
        </w:tc>
        <w:tc>
          <w:tcPr>
            <w:tcW w:w="1102" w:type="dxa"/>
            <w:tcBorders>
              <w:bottom w:val="single" w:sz="8" w:space="0" w:color="000000"/>
            </w:tcBorders>
            <w:shd w:val="clear" w:color="auto" w:fill="FFFFFF"/>
            <w:tcMar>
              <w:top w:w="0" w:type="dxa"/>
              <w:left w:w="0" w:type="dxa"/>
              <w:bottom w:w="0" w:type="dxa"/>
              <w:right w:w="0" w:type="dxa"/>
            </w:tcMar>
            <w:vAlign w:val="center"/>
          </w:tcPr>
          <w:p w14:paraId="70117AF8" w14:textId="77777777" w:rsidR="00E36528" w:rsidRDefault="00E36528" w:rsidP="00031330">
            <w:pPr>
              <w:spacing w:before="40" w:after="40"/>
              <w:ind w:left="40" w:right="40"/>
              <w:jc w:val="right"/>
            </w:pPr>
            <w:r>
              <w:rPr>
                <w:rFonts w:ascii="Roboto" w:eastAsia="Roboto" w:hAnsi="Roboto" w:cs="Roboto"/>
                <w:color w:val="111111"/>
              </w:rPr>
              <w:t>24.23</w:t>
            </w:r>
          </w:p>
        </w:tc>
        <w:tc>
          <w:tcPr>
            <w:tcW w:w="2076" w:type="dxa"/>
            <w:tcBorders>
              <w:bottom w:val="single" w:sz="8" w:space="0" w:color="000000"/>
            </w:tcBorders>
            <w:shd w:val="clear" w:color="auto" w:fill="FFFFFF"/>
            <w:tcMar>
              <w:top w:w="0" w:type="dxa"/>
              <w:left w:w="0" w:type="dxa"/>
              <w:bottom w:w="0" w:type="dxa"/>
              <w:right w:w="0" w:type="dxa"/>
            </w:tcMar>
            <w:vAlign w:val="center"/>
          </w:tcPr>
          <w:p w14:paraId="69A767C3" w14:textId="77777777" w:rsidR="00E36528" w:rsidRDefault="00E36528" w:rsidP="00031330">
            <w:pPr>
              <w:spacing w:before="40" w:after="40"/>
              <w:ind w:left="40" w:right="40"/>
            </w:pPr>
            <w:r>
              <w:rPr>
                <w:rFonts w:ascii="Roboto" w:eastAsia="Roboto" w:hAnsi="Roboto" w:cs="Roboto"/>
                <w:color w:val="111111"/>
              </w:rPr>
              <w:t>Bayesian Estimate</w:t>
            </w:r>
          </w:p>
        </w:tc>
      </w:tr>
      <w:tr w:rsidR="00E36528" w14:paraId="2A595ED0" w14:textId="77777777" w:rsidTr="00031330">
        <w:trPr>
          <w:cantSplit/>
          <w:jc w:val="center"/>
        </w:trPr>
        <w:tc>
          <w:tcPr>
            <w:tcW w:w="2222" w:type="dxa"/>
            <w:vMerge w:val="restart"/>
            <w:tcBorders>
              <w:top w:val="single" w:sz="8" w:space="0" w:color="000000"/>
            </w:tcBorders>
            <w:shd w:val="clear" w:color="auto" w:fill="EFEFEF"/>
            <w:tcMar>
              <w:top w:w="0" w:type="dxa"/>
              <w:left w:w="0" w:type="dxa"/>
              <w:bottom w:w="0" w:type="dxa"/>
              <w:right w:w="0" w:type="dxa"/>
            </w:tcMar>
            <w:vAlign w:val="center"/>
          </w:tcPr>
          <w:p w14:paraId="2272CA60" w14:textId="77777777" w:rsidR="00E36528" w:rsidRDefault="00E36528" w:rsidP="00031330">
            <w:pPr>
              <w:spacing w:before="40" w:after="40"/>
              <w:ind w:left="40" w:right="40"/>
            </w:pPr>
            <w:r>
              <w:rPr>
                <w:rFonts w:ascii="Roboto" w:eastAsia="Roboto" w:hAnsi="Roboto" w:cs="Roboto"/>
                <w:color w:val="111111"/>
              </w:rPr>
              <w:t>Cohen's d</w:t>
            </w:r>
          </w:p>
        </w:tc>
        <w:tc>
          <w:tcPr>
            <w:tcW w:w="1111" w:type="dxa"/>
            <w:tcBorders>
              <w:top w:val="single" w:sz="8" w:space="0" w:color="000000"/>
            </w:tcBorders>
            <w:shd w:val="clear" w:color="auto" w:fill="EFEFEF"/>
            <w:tcMar>
              <w:top w:w="0" w:type="dxa"/>
              <w:left w:w="0" w:type="dxa"/>
              <w:bottom w:w="0" w:type="dxa"/>
              <w:right w:w="0" w:type="dxa"/>
            </w:tcMar>
            <w:vAlign w:val="center"/>
          </w:tcPr>
          <w:p w14:paraId="28CA9B6B" w14:textId="77777777" w:rsidR="00E36528" w:rsidRDefault="00E36528" w:rsidP="00031330">
            <w:pPr>
              <w:spacing w:before="40" w:after="40"/>
              <w:ind w:left="40" w:right="40"/>
              <w:jc w:val="right"/>
            </w:pPr>
            <w:r>
              <w:rPr>
                <w:rFonts w:ascii="Roboto" w:eastAsia="Roboto" w:hAnsi="Roboto" w:cs="Roboto"/>
                <w:color w:val="111111"/>
              </w:rPr>
              <w:t>0.98</w:t>
            </w:r>
          </w:p>
        </w:tc>
        <w:tc>
          <w:tcPr>
            <w:tcW w:w="1122" w:type="dxa"/>
            <w:tcBorders>
              <w:top w:val="single" w:sz="8" w:space="0" w:color="000000"/>
            </w:tcBorders>
            <w:shd w:val="clear" w:color="auto" w:fill="EFEFEF"/>
            <w:tcMar>
              <w:top w:w="0" w:type="dxa"/>
              <w:left w:w="0" w:type="dxa"/>
              <w:bottom w:w="0" w:type="dxa"/>
              <w:right w:w="0" w:type="dxa"/>
            </w:tcMar>
            <w:vAlign w:val="center"/>
          </w:tcPr>
          <w:p w14:paraId="7FB929D7" w14:textId="77777777" w:rsidR="00E36528" w:rsidRDefault="00E36528" w:rsidP="00031330">
            <w:pPr>
              <w:spacing w:before="40" w:after="40"/>
              <w:ind w:left="40" w:right="40"/>
              <w:jc w:val="right"/>
            </w:pPr>
            <w:r>
              <w:rPr>
                <w:rFonts w:ascii="Roboto" w:eastAsia="Roboto" w:hAnsi="Roboto" w:cs="Roboto"/>
                <w:color w:val="111111"/>
              </w:rPr>
              <w:t>1.00</w:t>
            </w:r>
          </w:p>
        </w:tc>
        <w:tc>
          <w:tcPr>
            <w:tcW w:w="1102" w:type="dxa"/>
            <w:tcBorders>
              <w:top w:val="single" w:sz="8" w:space="0" w:color="000000"/>
            </w:tcBorders>
            <w:shd w:val="clear" w:color="auto" w:fill="EFEFEF"/>
            <w:tcMar>
              <w:top w:w="0" w:type="dxa"/>
              <w:left w:w="0" w:type="dxa"/>
              <w:bottom w:w="0" w:type="dxa"/>
              <w:right w:w="0" w:type="dxa"/>
            </w:tcMar>
            <w:vAlign w:val="center"/>
          </w:tcPr>
          <w:p w14:paraId="7D87125D" w14:textId="77777777" w:rsidR="00E36528" w:rsidRDefault="00E36528" w:rsidP="00031330">
            <w:pPr>
              <w:spacing w:before="40" w:after="40"/>
              <w:ind w:left="40" w:right="40"/>
              <w:jc w:val="right"/>
            </w:pPr>
            <w:r>
              <w:rPr>
                <w:rFonts w:ascii="Roboto" w:eastAsia="Roboto" w:hAnsi="Roboto" w:cs="Roboto"/>
                <w:color w:val="111111"/>
              </w:rPr>
              <w:t>1.02</w:t>
            </w:r>
          </w:p>
        </w:tc>
        <w:tc>
          <w:tcPr>
            <w:tcW w:w="2076" w:type="dxa"/>
            <w:tcBorders>
              <w:top w:val="single" w:sz="8" w:space="0" w:color="000000"/>
            </w:tcBorders>
            <w:shd w:val="clear" w:color="auto" w:fill="EFEFEF"/>
            <w:tcMar>
              <w:top w:w="0" w:type="dxa"/>
              <w:left w:w="0" w:type="dxa"/>
              <w:bottom w:w="0" w:type="dxa"/>
              <w:right w:w="0" w:type="dxa"/>
            </w:tcMar>
            <w:vAlign w:val="center"/>
          </w:tcPr>
          <w:p w14:paraId="41D88454" w14:textId="77777777" w:rsidR="00E36528" w:rsidRDefault="00E36528" w:rsidP="00031330">
            <w:pPr>
              <w:spacing w:before="40" w:after="40"/>
              <w:ind w:left="40" w:right="40"/>
            </w:pPr>
            <w:r>
              <w:rPr>
                <w:rFonts w:ascii="Roboto" w:eastAsia="Roboto" w:hAnsi="Roboto" w:cs="Roboto"/>
                <w:color w:val="111111"/>
              </w:rPr>
              <w:t>Raw Data</w:t>
            </w:r>
          </w:p>
        </w:tc>
      </w:tr>
      <w:tr w:rsidR="00E36528" w14:paraId="035F39B5" w14:textId="77777777" w:rsidTr="00031330">
        <w:trPr>
          <w:cantSplit/>
          <w:jc w:val="center"/>
        </w:trPr>
        <w:tc>
          <w:tcPr>
            <w:tcW w:w="2222" w:type="dxa"/>
            <w:vMerge/>
            <w:shd w:val="clear" w:color="auto" w:fill="FFFFFF"/>
            <w:tcMar>
              <w:top w:w="0" w:type="dxa"/>
              <w:left w:w="0" w:type="dxa"/>
              <w:bottom w:w="0" w:type="dxa"/>
              <w:right w:w="0" w:type="dxa"/>
            </w:tcMar>
            <w:vAlign w:val="center"/>
          </w:tcPr>
          <w:p w14:paraId="4197124D" w14:textId="77777777" w:rsidR="00E36528" w:rsidRDefault="00E36528" w:rsidP="00031330">
            <w:pPr>
              <w:spacing w:before="40" w:after="40"/>
              <w:ind w:left="40" w:right="40"/>
            </w:pPr>
          </w:p>
        </w:tc>
        <w:tc>
          <w:tcPr>
            <w:tcW w:w="1111" w:type="dxa"/>
            <w:shd w:val="clear" w:color="auto" w:fill="FFFFFF"/>
            <w:tcMar>
              <w:top w:w="0" w:type="dxa"/>
              <w:left w:w="0" w:type="dxa"/>
              <w:bottom w:w="0" w:type="dxa"/>
              <w:right w:w="0" w:type="dxa"/>
            </w:tcMar>
            <w:vAlign w:val="center"/>
          </w:tcPr>
          <w:p w14:paraId="5BA5EB6A" w14:textId="77777777" w:rsidR="00E36528" w:rsidRDefault="00E36528" w:rsidP="00031330">
            <w:pPr>
              <w:spacing w:before="40" w:after="40"/>
              <w:ind w:left="40" w:right="40"/>
              <w:jc w:val="right"/>
            </w:pPr>
            <w:r>
              <w:rPr>
                <w:rFonts w:ascii="Roboto" w:eastAsia="Roboto" w:hAnsi="Roboto" w:cs="Roboto"/>
                <w:color w:val="111111"/>
              </w:rPr>
              <w:t>1.02</w:t>
            </w:r>
          </w:p>
        </w:tc>
        <w:tc>
          <w:tcPr>
            <w:tcW w:w="1122" w:type="dxa"/>
            <w:shd w:val="clear" w:color="auto" w:fill="FFFFFF"/>
            <w:tcMar>
              <w:top w:w="0" w:type="dxa"/>
              <w:left w:w="0" w:type="dxa"/>
              <w:bottom w:w="0" w:type="dxa"/>
              <w:right w:w="0" w:type="dxa"/>
            </w:tcMar>
            <w:vAlign w:val="center"/>
          </w:tcPr>
          <w:p w14:paraId="07451A60" w14:textId="77777777" w:rsidR="00E36528" w:rsidRDefault="00E36528" w:rsidP="00031330">
            <w:pPr>
              <w:spacing w:before="40" w:after="40"/>
              <w:ind w:left="40" w:right="40"/>
              <w:jc w:val="right"/>
            </w:pPr>
            <w:r>
              <w:rPr>
                <w:rFonts w:ascii="Roboto" w:eastAsia="Roboto" w:hAnsi="Roboto" w:cs="Roboto"/>
                <w:color w:val="111111"/>
              </w:rPr>
              <w:t>1.05</w:t>
            </w:r>
          </w:p>
        </w:tc>
        <w:tc>
          <w:tcPr>
            <w:tcW w:w="1102" w:type="dxa"/>
            <w:shd w:val="clear" w:color="auto" w:fill="FFFFFF"/>
            <w:tcMar>
              <w:top w:w="0" w:type="dxa"/>
              <w:left w:w="0" w:type="dxa"/>
              <w:bottom w:w="0" w:type="dxa"/>
              <w:right w:w="0" w:type="dxa"/>
            </w:tcMar>
            <w:vAlign w:val="center"/>
          </w:tcPr>
          <w:p w14:paraId="011198B0" w14:textId="77777777" w:rsidR="00E36528" w:rsidRDefault="00E36528" w:rsidP="00031330">
            <w:pPr>
              <w:spacing w:before="40" w:after="40"/>
              <w:ind w:left="40" w:right="40"/>
              <w:jc w:val="right"/>
            </w:pPr>
            <w:r>
              <w:rPr>
                <w:rFonts w:ascii="Roboto" w:eastAsia="Roboto" w:hAnsi="Roboto" w:cs="Roboto"/>
                <w:color w:val="111111"/>
              </w:rPr>
              <w:t>1.07</w:t>
            </w:r>
          </w:p>
        </w:tc>
        <w:tc>
          <w:tcPr>
            <w:tcW w:w="2076" w:type="dxa"/>
            <w:shd w:val="clear" w:color="auto" w:fill="FFFFFF"/>
            <w:tcMar>
              <w:top w:w="0" w:type="dxa"/>
              <w:left w:w="0" w:type="dxa"/>
              <w:bottom w:w="0" w:type="dxa"/>
              <w:right w:w="0" w:type="dxa"/>
            </w:tcMar>
            <w:vAlign w:val="center"/>
          </w:tcPr>
          <w:p w14:paraId="1B1B5A2D" w14:textId="77777777" w:rsidR="00E36528" w:rsidRDefault="00E36528" w:rsidP="00031330">
            <w:pPr>
              <w:spacing w:before="40" w:after="40"/>
              <w:ind w:left="40" w:right="40"/>
            </w:pPr>
            <w:r>
              <w:rPr>
                <w:rFonts w:ascii="Roboto" w:eastAsia="Roboto" w:hAnsi="Roboto" w:cs="Roboto"/>
                <w:color w:val="111111"/>
              </w:rPr>
              <w:t>Bayesian Estimate</w:t>
            </w:r>
          </w:p>
        </w:tc>
      </w:tr>
    </w:tbl>
    <w:p w14:paraId="5BAD3D69" w14:textId="17E97A88" w:rsidR="006361CE" w:rsidRDefault="006361CE" w:rsidP="00C02B7B"/>
    <w:p w14:paraId="6D6FBDC0" w14:textId="4505754A" w:rsidR="006361CE" w:rsidRPr="00EF41C4" w:rsidRDefault="006361CE" w:rsidP="006361CE">
      <w:pPr>
        <w:spacing w:line="259" w:lineRule="auto"/>
      </w:pPr>
      <w:r>
        <w:br w:type="page"/>
      </w:r>
      <w:bookmarkStart w:id="144" w:name="_Ref39846171"/>
      <w:r>
        <w:lastRenderedPageBreak/>
        <w:t xml:space="preserve">Table S </w:t>
      </w:r>
      <w:r>
        <w:fldChar w:fldCharType="begin"/>
      </w:r>
      <w:r>
        <w:instrText xml:space="preserve"> SEQ Table_S \* ARABIC </w:instrText>
      </w:r>
      <w:r>
        <w:fldChar w:fldCharType="separate"/>
      </w:r>
      <w:r>
        <w:rPr>
          <w:noProof/>
        </w:rPr>
        <w:t>9</w:t>
      </w:r>
      <w:r>
        <w:fldChar w:fldCharType="end"/>
      </w:r>
      <w:bookmarkEnd w:id="144"/>
      <w:r>
        <w:t xml:space="preserve"> | </w:t>
      </w:r>
      <w:r w:rsidRPr="006B0577">
        <w:t xml:space="preserve">Origination probability for all major phyla and throughout time after cooling-cooling compared to all other </w:t>
      </w:r>
      <w:proofErr w:type="spellStart"/>
      <w:r w:rsidRPr="006B0577">
        <w:t>palaeoclimate</w:t>
      </w:r>
      <w:proofErr w:type="spellEnd"/>
      <w:r w:rsidRPr="006B0577">
        <w:t xml:space="preserve"> interactions</w:t>
      </w:r>
      <w:r>
        <w:t xml:space="preserve"> calculated as log odds ratio, including </w:t>
      </w:r>
      <w:r w:rsidRPr="006B0577">
        <w:t>95% confidence intervals. Stage 14 is the oldest stage included in analysis, and stage 94 the youngest.</w:t>
      </w:r>
    </w:p>
    <w:p w14:paraId="269B0684" w14:textId="72CF5B2B" w:rsidR="006361CE" w:rsidRDefault="006361CE" w:rsidP="006361CE">
      <w:pPr>
        <w:pStyle w:val="Beschriftung"/>
        <w:keepNext/>
      </w:pPr>
    </w:p>
    <w:tbl>
      <w:tblPr>
        <w:tblW w:w="0" w:type="auto"/>
        <w:jc w:val="center"/>
        <w:tblLayout w:type="fixed"/>
        <w:tblLook w:val="04A0" w:firstRow="1" w:lastRow="0" w:firstColumn="1" w:lastColumn="0" w:noHBand="0" w:noVBand="1"/>
      </w:tblPr>
      <w:tblGrid>
        <w:gridCol w:w="1734"/>
        <w:gridCol w:w="1111"/>
        <w:gridCol w:w="1699"/>
        <w:gridCol w:w="1102"/>
      </w:tblGrid>
      <w:tr w:rsidR="006361CE" w14:paraId="69A091F5" w14:textId="77777777" w:rsidTr="00031330">
        <w:trPr>
          <w:cantSplit/>
          <w:tblHeader/>
          <w:jc w:val="center"/>
        </w:trPr>
        <w:tc>
          <w:tcPr>
            <w:tcW w:w="1734" w:type="dxa"/>
            <w:shd w:val="clear" w:color="auto" w:fill="CFCFCF"/>
            <w:tcMar>
              <w:top w:w="0" w:type="dxa"/>
              <w:left w:w="0" w:type="dxa"/>
              <w:bottom w:w="0" w:type="dxa"/>
              <w:right w:w="0" w:type="dxa"/>
            </w:tcMar>
            <w:vAlign w:val="center"/>
          </w:tcPr>
          <w:p w14:paraId="15BFB6D4" w14:textId="77777777" w:rsidR="006361CE" w:rsidRDefault="006361CE" w:rsidP="00031330">
            <w:pPr>
              <w:spacing w:before="40" w:after="40"/>
              <w:ind w:left="40" w:right="40"/>
            </w:pPr>
            <w:r>
              <w:rPr>
                <w:rFonts w:ascii="Roboto" w:eastAsia="Roboto" w:hAnsi="Roboto" w:cs="Roboto"/>
                <w:b/>
                <w:color w:val="111111"/>
              </w:rPr>
              <w:t>Group</w:t>
            </w:r>
          </w:p>
        </w:tc>
        <w:tc>
          <w:tcPr>
            <w:tcW w:w="1111" w:type="dxa"/>
            <w:shd w:val="clear" w:color="auto" w:fill="CFCFCF"/>
            <w:tcMar>
              <w:top w:w="0" w:type="dxa"/>
              <w:left w:w="0" w:type="dxa"/>
              <w:bottom w:w="0" w:type="dxa"/>
              <w:right w:w="0" w:type="dxa"/>
            </w:tcMar>
            <w:vAlign w:val="center"/>
          </w:tcPr>
          <w:p w14:paraId="76D5B057" w14:textId="77777777" w:rsidR="006361CE" w:rsidRDefault="006361CE" w:rsidP="00031330">
            <w:pPr>
              <w:spacing w:before="40" w:after="40"/>
              <w:ind w:left="40" w:right="40"/>
              <w:jc w:val="right"/>
            </w:pPr>
            <w:r>
              <w:rPr>
                <w:rFonts w:ascii="Roboto" w:eastAsia="Roboto" w:hAnsi="Roboto" w:cs="Roboto"/>
                <w:b/>
                <w:color w:val="111111"/>
              </w:rPr>
              <w:t>Lower CI</w:t>
            </w:r>
          </w:p>
        </w:tc>
        <w:tc>
          <w:tcPr>
            <w:tcW w:w="1699" w:type="dxa"/>
            <w:shd w:val="clear" w:color="auto" w:fill="CFCFCF"/>
            <w:tcMar>
              <w:top w:w="0" w:type="dxa"/>
              <w:left w:w="0" w:type="dxa"/>
              <w:bottom w:w="0" w:type="dxa"/>
              <w:right w:w="0" w:type="dxa"/>
            </w:tcMar>
            <w:vAlign w:val="center"/>
          </w:tcPr>
          <w:p w14:paraId="7EDAE4D3" w14:textId="77777777" w:rsidR="006361CE" w:rsidRDefault="006361CE" w:rsidP="00031330">
            <w:pPr>
              <w:spacing w:before="40" w:after="40"/>
              <w:ind w:left="40" w:right="40"/>
              <w:jc w:val="right"/>
            </w:pPr>
            <w:r>
              <w:rPr>
                <w:rFonts w:ascii="Roboto" w:eastAsia="Roboto" w:hAnsi="Roboto" w:cs="Roboto"/>
                <w:b/>
                <w:color w:val="111111"/>
              </w:rPr>
              <w:t>Log Odds ratio</w:t>
            </w:r>
          </w:p>
        </w:tc>
        <w:tc>
          <w:tcPr>
            <w:tcW w:w="1102" w:type="dxa"/>
            <w:shd w:val="clear" w:color="auto" w:fill="CFCFCF"/>
            <w:tcMar>
              <w:top w:w="0" w:type="dxa"/>
              <w:left w:w="0" w:type="dxa"/>
              <w:bottom w:w="0" w:type="dxa"/>
              <w:right w:w="0" w:type="dxa"/>
            </w:tcMar>
            <w:vAlign w:val="center"/>
          </w:tcPr>
          <w:p w14:paraId="2E897029" w14:textId="77777777" w:rsidR="006361CE" w:rsidRDefault="006361CE" w:rsidP="00031330">
            <w:pPr>
              <w:spacing w:before="40" w:after="40"/>
              <w:ind w:left="40" w:right="40"/>
              <w:jc w:val="right"/>
            </w:pPr>
            <w:r>
              <w:rPr>
                <w:rFonts w:ascii="Roboto" w:eastAsia="Roboto" w:hAnsi="Roboto" w:cs="Roboto"/>
                <w:b/>
                <w:color w:val="111111"/>
              </w:rPr>
              <w:t>Upper CI</w:t>
            </w:r>
          </w:p>
        </w:tc>
      </w:tr>
      <w:tr w:rsidR="006361CE" w14:paraId="0DD36CFB" w14:textId="77777777" w:rsidTr="00031330">
        <w:trPr>
          <w:cantSplit/>
          <w:jc w:val="center"/>
        </w:trPr>
        <w:tc>
          <w:tcPr>
            <w:tcW w:w="1734" w:type="dxa"/>
            <w:shd w:val="clear" w:color="auto" w:fill="EFEFEF"/>
            <w:tcMar>
              <w:top w:w="0" w:type="dxa"/>
              <w:left w:w="0" w:type="dxa"/>
              <w:bottom w:w="0" w:type="dxa"/>
              <w:right w:w="0" w:type="dxa"/>
            </w:tcMar>
            <w:vAlign w:val="center"/>
          </w:tcPr>
          <w:p w14:paraId="500C65A1" w14:textId="77777777" w:rsidR="006361CE" w:rsidRDefault="006361CE" w:rsidP="00031330">
            <w:pPr>
              <w:spacing w:before="40" w:after="40"/>
              <w:ind w:left="40" w:right="40"/>
            </w:pPr>
            <w:r>
              <w:rPr>
                <w:rFonts w:ascii="Roboto" w:eastAsia="Roboto" w:hAnsi="Roboto" w:cs="Roboto"/>
                <w:color w:val="111111"/>
              </w:rPr>
              <w:t>Total</w:t>
            </w:r>
          </w:p>
        </w:tc>
        <w:tc>
          <w:tcPr>
            <w:tcW w:w="1111" w:type="dxa"/>
            <w:shd w:val="clear" w:color="auto" w:fill="EFEFEF"/>
            <w:tcMar>
              <w:top w:w="0" w:type="dxa"/>
              <w:left w:w="0" w:type="dxa"/>
              <w:bottom w:w="0" w:type="dxa"/>
              <w:right w:w="0" w:type="dxa"/>
            </w:tcMar>
            <w:vAlign w:val="center"/>
          </w:tcPr>
          <w:p w14:paraId="06A3B479" w14:textId="77777777" w:rsidR="006361CE" w:rsidRDefault="006361CE" w:rsidP="00031330">
            <w:pPr>
              <w:spacing w:before="40" w:after="40"/>
              <w:ind w:left="40" w:right="40"/>
              <w:jc w:val="right"/>
            </w:pPr>
            <w:r>
              <w:rPr>
                <w:rFonts w:ascii="Roboto" w:eastAsia="Roboto" w:hAnsi="Roboto" w:cs="Roboto"/>
                <w:color w:val="111111"/>
              </w:rPr>
              <w:t>2.01</w:t>
            </w:r>
          </w:p>
        </w:tc>
        <w:tc>
          <w:tcPr>
            <w:tcW w:w="1699" w:type="dxa"/>
            <w:shd w:val="clear" w:color="auto" w:fill="EFEFEF"/>
            <w:tcMar>
              <w:top w:w="0" w:type="dxa"/>
              <w:left w:w="0" w:type="dxa"/>
              <w:bottom w:w="0" w:type="dxa"/>
              <w:right w:w="0" w:type="dxa"/>
            </w:tcMar>
            <w:vAlign w:val="center"/>
          </w:tcPr>
          <w:p w14:paraId="514F3769" w14:textId="77777777" w:rsidR="006361CE" w:rsidRDefault="006361CE" w:rsidP="00031330">
            <w:pPr>
              <w:spacing w:before="40" w:after="40"/>
              <w:ind w:left="40" w:right="40"/>
              <w:jc w:val="right"/>
            </w:pPr>
            <w:r>
              <w:rPr>
                <w:rFonts w:ascii="Roboto" w:eastAsia="Roboto" w:hAnsi="Roboto" w:cs="Roboto"/>
                <w:color w:val="111111"/>
              </w:rPr>
              <w:t>2.08</w:t>
            </w:r>
          </w:p>
        </w:tc>
        <w:tc>
          <w:tcPr>
            <w:tcW w:w="1102" w:type="dxa"/>
            <w:shd w:val="clear" w:color="auto" w:fill="EFEFEF"/>
            <w:tcMar>
              <w:top w:w="0" w:type="dxa"/>
              <w:left w:w="0" w:type="dxa"/>
              <w:bottom w:w="0" w:type="dxa"/>
              <w:right w:w="0" w:type="dxa"/>
            </w:tcMar>
            <w:vAlign w:val="center"/>
          </w:tcPr>
          <w:p w14:paraId="670D8C7C" w14:textId="77777777" w:rsidR="006361CE" w:rsidRDefault="006361CE" w:rsidP="00031330">
            <w:pPr>
              <w:spacing w:before="40" w:after="40"/>
              <w:ind w:left="40" w:right="40"/>
              <w:jc w:val="right"/>
            </w:pPr>
            <w:r>
              <w:rPr>
                <w:rFonts w:ascii="Roboto" w:eastAsia="Roboto" w:hAnsi="Roboto" w:cs="Roboto"/>
                <w:color w:val="111111"/>
              </w:rPr>
              <w:t>2.14</w:t>
            </w:r>
          </w:p>
        </w:tc>
      </w:tr>
      <w:tr w:rsidR="006361CE" w14:paraId="0F745FE3" w14:textId="77777777" w:rsidTr="00031330">
        <w:trPr>
          <w:cantSplit/>
          <w:jc w:val="center"/>
        </w:trPr>
        <w:tc>
          <w:tcPr>
            <w:tcW w:w="1734" w:type="dxa"/>
            <w:shd w:val="clear" w:color="auto" w:fill="FFFFFF"/>
            <w:tcMar>
              <w:top w:w="0" w:type="dxa"/>
              <w:left w:w="0" w:type="dxa"/>
              <w:bottom w:w="0" w:type="dxa"/>
              <w:right w:w="0" w:type="dxa"/>
            </w:tcMar>
            <w:vAlign w:val="center"/>
          </w:tcPr>
          <w:p w14:paraId="03089D4C" w14:textId="77777777" w:rsidR="006361CE" w:rsidRDefault="006361CE" w:rsidP="00031330">
            <w:pPr>
              <w:spacing w:before="40" w:after="40"/>
              <w:ind w:left="40" w:right="40"/>
            </w:pPr>
            <w:r>
              <w:rPr>
                <w:rFonts w:ascii="Roboto" w:eastAsia="Roboto" w:hAnsi="Roboto" w:cs="Roboto"/>
                <w:color w:val="111111"/>
              </w:rPr>
              <w:t>Annelida</w:t>
            </w:r>
          </w:p>
        </w:tc>
        <w:tc>
          <w:tcPr>
            <w:tcW w:w="1111" w:type="dxa"/>
            <w:shd w:val="clear" w:color="auto" w:fill="FFFFFF"/>
            <w:tcMar>
              <w:top w:w="0" w:type="dxa"/>
              <w:left w:w="0" w:type="dxa"/>
              <w:bottom w:w="0" w:type="dxa"/>
              <w:right w:w="0" w:type="dxa"/>
            </w:tcMar>
            <w:vAlign w:val="center"/>
          </w:tcPr>
          <w:p w14:paraId="7C87245A" w14:textId="77777777" w:rsidR="006361CE" w:rsidRDefault="006361CE" w:rsidP="00031330">
            <w:pPr>
              <w:spacing w:before="40" w:after="40"/>
              <w:ind w:left="40" w:right="40"/>
              <w:jc w:val="right"/>
            </w:pPr>
            <w:r>
              <w:rPr>
                <w:rFonts w:ascii="Roboto" w:eastAsia="Roboto" w:hAnsi="Roboto" w:cs="Roboto"/>
                <w:color w:val="111111"/>
              </w:rPr>
              <w:t>0.90</w:t>
            </w:r>
          </w:p>
        </w:tc>
        <w:tc>
          <w:tcPr>
            <w:tcW w:w="1699" w:type="dxa"/>
            <w:shd w:val="clear" w:color="auto" w:fill="FFFFFF"/>
            <w:tcMar>
              <w:top w:w="0" w:type="dxa"/>
              <w:left w:w="0" w:type="dxa"/>
              <w:bottom w:w="0" w:type="dxa"/>
              <w:right w:w="0" w:type="dxa"/>
            </w:tcMar>
            <w:vAlign w:val="center"/>
          </w:tcPr>
          <w:p w14:paraId="678A964B" w14:textId="77777777" w:rsidR="006361CE" w:rsidRDefault="006361CE" w:rsidP="00031330">
            <w:pPr>
              <w:spacing w:before="40" w:after="40"/>
              <w:ind w:left="40" w:right="40"/>
              <w:jc w:val="right"/>
            </w:pPr>
            <w:r>
              <w:rPr>
                <w:rFonts w:ascii="Roboto" w:eastAsia="Roboto" w:hAnsi="Roboto" w:cs="Roboto"/>
                <w:color w:val="111111"/>
              </w:rPr>
              <w:t>2.95</w:t>
            </w:r>
          </w:p>
        </w:tc>
        <w:tc>
          <w:tcPr>
            <w:tcW w:w="1102" w:type="dxa"/>
            <w:shd w:val="clear" w:color="auto" w:fill="FFFFFF"/>
            <w:tcMar>
              <w:top w:w="0" w:type="dxa"/>
              <w:left w:w="0" w:type="dxa"/>
              <w:bottom w:w="0" w:type="dxa"/>
              <w:right w:w="0" w:type="dxa"/>
            </w:tcMar>
            <w:vAlign w:val="center"/>
          </w:tcPr>
          <w:p w14:paraId="4AB4A6EB" w14:textId="77777777" w:rsidR="006361CE" w:rsidRDefault="006361CE" w:rsidP="00031330">
            <w:pPr>
              <w:spacing w:before="40" w:after="40"/>
              <w:ind w:left="40" w:right="40"/>
              <w:jc w:val="right"/>
            </w:pPr>
            <w:r>
              <w:rPr>
                <w:rFonts w:ascii="Roboto" w:eastAsia="Roboto" w:hAnsi="Roboto" w:cs="Roboto"/>
                <w:color w:val="111111"/>
              </w:rPr>
              <w:t>5.01</w:t>
            </w:r>
          </w:p>
        </w:tc>
      </w:tr>
      <w:tr w:rsidR="006361CE" w14:paraId="76DCEFEF" w14:textId="77777777" w:rsidTr="00031330">
        <w:trPr>
          <w:cantSplit/>
          <w:jc w:val="center"/>
        </w:trPr>
        <w:tc>
          <w:tcPr>
            <w:tcW w:w="1734" w:type="dxa"/>
            <w:shd w:val="clear" w:color="auto" w:fill="EFEFEF"/>
            <w:tcMar>
              <w:top w:w="0" w:type="dxa"/>
              <w:left w:w="0" w:type="dxa"/>
              <w:bottom w:w="0" w:type="dxa"/>
              <w:right w:w="0" w:type="dxa"/>
            </w:tcMar>
            <w:vAlign w:val="center"/>
          </w:tcPr>
          <w:p w14:paraId="7E8F4B1F" w14:textId="77777777" w:rsidR="006361CE" w:rsidRDefault="006361CE" w:rsidP="00031330">
            <w:pPr>
              <w:spacing w:before="40" w:after="40"/>
              <w:ind w:left="40" w:right="40"/>
            </w:pPr>
            <w:r>
              <w:rPr>
                <w:rFonts w:ascii="Roboto" w:eastAsia="Roboto" w:hAnsi="Roboto" w:cs="Roboto"/>
                <w:color w:val="111111"/>
              </w:rPr>
              <w:t>Arthropoda</w:t>
            </w:r>
          </w:p>
        </w:tc>
        <w:tc>
          <w:tcPr>
            <w:tcW w:w="1111" w:type="dxa"/>
            <w:shd w:val="clear" w:color="auto" w:fill="EFEFEF"/>
            <w:tcMar>
              <w:top w:w="0" w:type="dxa"/>
              <w:left w:w="0" w:type="dxa"/>
              <w:bottom w:w="0" w:type="dxa"/>
              <w:right w:w="0" w:type="dxa"/>
            </w:tcMar>
            <w:vAlign w:val="center"/>
          </w:tcPr>
          <w:p w14:paraId="5A41E549" w14:textId="77777777" w:rsidR="006361CE" w:rsidRDefault="006361CE" w:rsidP="00031330">
            <w:pPr>
              <w:spacing w:before="40" w:after="40"/>
              <w:ind w:left="40" w:right="40"/>
              <w:jc w:val="right"/>
            </w:pPr>
            <w:r>
              <w:rPr>
                <w:rFonts w:ascii="Roboto" w:eastAsia="Roboto" w:hAnsi="Roboto" w:cs="Roboto"/>
                <w:color w:val="111111"/>
              </w:rPr>
              <w:t>2.53</w:t>
            </w:r>
          </w:p>
        </w:tc>
        <w:tc>
          <w:tcPr>
            <w:tcW w:w="1699" w:type="dxa"/>
            <w:shd w:val="clear" w:color="auto" w:fill="EFEFEF"/>
            <w:tcMar>
              <w:top w:w="0" w:type="dxa"/>
              <w:left w:w="0" w:type="dxa"/>
              <w:bottom w:w="0" w:type="dxa"/>
              <w:right w:w="0" w:type="dxa"/>
            </w:tcMar>
            <w:vAlign w:val="center"/>
          </w:tcPr>
          <w:p w14:paraId="2D0619A2" w14:textId="77777777" w:rsidR="006361CE" w:rsidRDefault="006361CE" w:rsidP="00031330">
            <w:pPr>
              <w:spacing w:before="40" w:after="40"/>
              <w:ind w:left="40" w:right="40"/>
              <w:jc w:val="right"/>
            </w:pPr>
            <w:r>
              <w:rPr>
                <w:rFonts w:ascii="Roboto" w:eastAsia="Roboto" w:hAnsi="Roboto" w:cs="Roboto"/>
                <w:color w:val="111111"/>
              </w:rPr>
              <w:t>2.77</w:t>
            </w:r>
          </w:p>
        </w:tc>
        <w:tc>
          <w:tcPr>
            <w:tcW w:w="1102" w:type="dxa"/>
            <w:shd w:val="clear" w:color="auto" w:fill="EFEFEF"/>
            <w:tcMar>
              <w:top w:w="0" w:type="dxa"/>
              <w:left w:w="0" w:type="dxa"/>
              <w:bottom w:w="0" w:type="dxa"/>
              <w:right w:w="0" w:type="dxa"/>
            </w:tcMar>
            <w:vAlign w:val="center"/>
          </w:tcPr>
          <w:p w14:paraId="5E1215D8" w14:textId="77777777" w:rsidR="006361CE" w:rsidRDefault="006361CE" w:rsidP="00031330">
            <w:pPr>
              <w:spacing w:before="40" w:after="40"/>
              <w:ind w:left="40" w:right="40"/>
              <w:jc w:val="right"/>
            </w:pPr>
            <w:r>
              <w:rPr>
                <w:rFonts w:ascii="Roboto" w:eastAsia="Roboto" w:hAnsi="Roboto" w:cs="Roboto"/>
                <w:color w:val="111111"/>
              </w:rPr>
              <w:t>3.01</w:t>
            </w:r>
          </w:p>
        </w:tc>
      </w:tr>
      <w:tr w:rsidR="006361CE" w14:paraId="42C1D4A1" w14:textId="77777777" w:rsidTr="00031330">
        <w:trPr>
          <w:cantSplit/>
          <w:jc w:val="center"/>
        </w:trPr>
        <w:tc>
          <w:tcPr>
            <w:tcW w:w="1734" w:type="dxa"/>
            <w:shd w:val="clear" w:color="auto" w:fill="FFFFFF"/>
            <w:tcMar>
              <w:top w:w="0" w:type="dxa"/>
              <w:left w:w="0" w:type="dxa"/>
              <w:bottom w:w="0" w:type="dxa"/>
              <w:right w:w="0" w:type="dxa"/>
            </w:tcMar>
            <w:vAlign w:val="center"/>
          </w:tcPr>
          <w:p w14:paraId="14ED9651" w14:textId="77777777" w:rsidR="006361CE" w:rsidRDefault="006361CE" w:rsidP="00031330">
            <w:pPr>
              <w:spacing w:before="40" w:after="40"/>
              <w:ind w:left="40" w:right="40"/>
            </w:pPr>
            <w:r>
              <w:rPr>
                <w:rFonts w:ascii="Roboto" w:eastAsia="Roboto" w:hAnsi="Roboto" w:cs="Roboto"/>
                <w:color w:val="111111"/>
              </w:rPr>
              <w:t>Brachiopoda</w:t>
            </w:r>
          </w:p>
        </w:tc>
        <w:tc>
          <w:tcPr>
            <w:tcW w:w="1111" w:type="dxa"/>
            <w:shd w:val="clear" w:color="auto" w:fill="FFFFFF"/>
            <w:tcMar>
              <w:top w:w="0" w:type="dxa"/>
              <w:left w:w="0" w:type="dxa"/>
              <w:bottom w:w="0" w:type="dxa"/>
              <w:right w:w="0" w:type="dxa"/>
            </w:tcMar>
            <w:vAlign w:val="center"/>
          </w:tcPr>
          <w:p w14:paraId="79AC69E1" w14:textId="77777777" w:rsidR="006361CE" w:rsidRDefault="006361CE" w:rsidP="00031330">
            <w:pPr>
              <w:spacing w:before="40" w:after="40"/>
              <w:ind w:left="40" w:right="40"/>
              <w:jc w:val="right"/>
            </w:pPr>
            <w:r>
              <w:rPr>
                <w:rFonts w:ascii="Roboto" w:eastAsia="Roboto" w:hAnsi="Roboto" w:cs="Roboto"/>
                <w:color w:val="111111"/>
              </w:rPr>
              <w:t>2.17</w:t>
            </w:r>
          </w:p>
        </w:tc>
        <w:tc>
          <w:tcPr>
            <w:tcW w:w="1699" w:type="dxa"/>
            <w:shd w:val="clear" w:color="auto" w:fill="FFFFFF"/>
            <w:tcMar>
              <w:top w:w="0" w:type="dxa"/>
              <w:left w:w="0" w:type="dxa"/>
              <w:bottom w:w="0" w:type="dxa"/>
              <w:right w:w="0" w:type="dxa"/>
            </w:tcMar>
            <w:vAlign w:val="center"/>
          </w:tcPr>
          <w:p w14:paraId="6666CF60" w14:textId="77777777" w:rsidR="006361CE" w:rsidRDefault="006361CE" w:rsidP="00031330">
            <w:pPr>
              <w:spacing w:before="40" w:after="40"/>
              <w:ind w:left="40" w:right="40"/>
              <w:jc w:val="right"/>
            </w:pPr>
            <w:r>
              <w:rPr>
                <w:rFonts w:ascii="Roboto" w:eastAsia="Roboto" w:hAnsi="Roboto" w:cs="Roboto"/>
                <w:color w:val="111111"/>
              </w:rPr>
              <w:t>2.31</w:t>
            </w:r>
          </w:p>
        </w:tc>
        <w:tc>
          <w:tcPr>
            <w:tcW w:w="1102" w:type="dxa"/>
            <w:shd w:val="clear" w:color="auto" w:fill="FFFFFF"/>
            <w:tcMar>
              <w:top w:w="0" w:type="dxa"/>
              <w:left w:w="0" w:type="dxa"/>
              <w:bottom w:w="0" w:type="dxa"/>
              <w:right w:w="0" w:type="dxa"/>
            </w:tcMar>
            <w:vAlign w:val="center"/>
          </w:tcPr>
          <w:p w14:paraId="112E92C9" w14:textId="77777777" w:rsidR="006361CE" w:rsidRDefault="006361CE" w:rsidP="00031330">
            <w:pPr>
              <w:spacing w:before="40" w:after="40"/>
              <w:ind w:left="40" w:right="40"/>
              <w:jc w:val="right"/>
            </w:pPr>
            <w:r>
              <w:rPr>
                <w:rFonts w:ascii="Roboto" w:eastAsia="Roboto" w:hAnsi="Roboto" w:cs="Roboto"/>
                <w:color w:val="111111"/>
              </w:rPr>
              <w:t>2.45</w:t>
            </w:r>
          </w:p>
        </w:tc>
      </w:tr>
      <w:tr w:rsidR="006361CE" w14:paraId="7422E98D" w14:textId="77777777" w:rsidTr="00031330">
        <w:trPr>
          <w:cantSplit/>
          <w:jc w:val="center"/>
        </w:trPr>
        <w:tc>
          <w:tcPr>
            <w:tcW w:w="1734" w:type="dxa"/>
            <w:shd w:val="clear" w:color="auto" w:fill="EFEFEF"/>
            <w:tcMar>
              <w:top w:w="0" w:type="dxa"/>
              <w:left w:w="0" w:type="dxa"/>
              <w:bottom w:w="0" w:type="dxa"/>
              <w:right w:w="0" w:type="dxa"/>
            </w:tcMar>
            <w:vAlign w:val="center"/>
          </w:tcPr>
          <w:p w14:paraId="2106F364" w14:textId="77777777" w:rsidR="006361CE" w:rsidRDefault="006361CE" w:rsidP="00031330">
            <w:pPr>
              <w:spacing w:before="40" w:after="40"/>
              <w:ind w:left="40" w:right="40"/>
            </w:pPr>
            <w:r>
              <w:rPr>
                <w:rFonts w:ascii="Roboto" w:eastAsia="Roboto" w:hAnsi="Roboto" w:cs="Roboto"/>
                <w:color w:val="111111"/>
              </w:rPr>
              <w:t>Bryozoa</w:t>
            </w:r>
          </w:p>
        </w:tc>
        <w:tc>
          <w:tcPr>
            <w:tcW w:w="1111" w:type="dxa"/>
            <w:shd w:val="clear" w:color="auto" w:fill="EFEFEF"/>
            <w:tcMar>
              <w:top w:w="0" w:type="dxa"/>
              <w:left w:w="0" w:type="dxa"/>
              <w:bottom w:w="0" w:type="dxa"/>
              <w:right w:w="0" w:type="dxa"/>
            </w:tcMar>
            <w:vAlign w:val="center"/>
          </w:tcPr>
          <w:p w14:paraId="22B40112" w14:textId="77777777" w:rsidR="006361CE" w:rsidRDefault="006361CE" w:rsidP="00031330">
            <w:pPr>
              <w:spacing w:before="40" w:after="40"/>
              <w:ind w:left="40" w:right="40"/>
              <w:jc w:val="right"/>
            </w:pPr>
            <w:r>
              <w:rPr>
                <w:rFonts w:ascii="Roboto" w:eastAsia="Roboto" w:hAnsi="Roboto" w:cs="Roboto"/>
                <w:color w:val="111111"/>
              </w:rPr>
              <w:t>2.19</w:t>
            </w:r>
          </w:p>
        </w:tc>
        <w:tc>
          <w:tcPr>
            <w:tcW w:w="1699" w:type="dxa"/>
            <w:shd w:val="clear" w:color="auto" w:fill="EFEFEF"/>
            <w:tcMar>
              <w:top w:w="0" w:type="dxa"/>
              <w:left w:w="0" w:type="dxa"/>
              <w:bottom w:w="0" w:type="dxa"/>
              <w:right w:w="0" w:type="dxa"/>
            </w:tcMar>
            <w:vAlign w:val="center"/>
          </w:tcPr>
          <w:p w14:paraId="6E99DCCA" w14:textId="77777777" w:rsidR="006361CE" w:rsidRDefault="006361CE" w:rsidP="00031330">
            <w:pPr>
              <w:spacing w:before="40" w:after="40"/>
              <w:ind w:left="40" w:right="40"/>
              <w:jc w:val="right"/>
            </w:pPr>
            <w:r>
              <w:rPr>
                <w:rFonts w:ascii="Roboto" w:eastAsia="Roboto" w:hAnsi="Roboto" w:cs="Roboto"/>
                <w:color w:val="111111"/>
              </w:rPr>
              <w:t>2.49</w:t>
            </w:r>
          </w:p>
        </w:tc>
        <w:tc>
          <w:tcPr>
            <w:tcW w:w="1102" w:type="dxa"/>
            <w:shd w:val="clear" w:color="auto" w:fill="EFEFEF"/>
            <w:tcMar>
              <w:top w:w="0" w:type="dxa"/>
              <w:left w:w="0" w:type="dxa"/>
              <w:bottom w:w="0" w:type="dxa"/>
              <w:right w:w="0" w:type="dxa"/>
            </w:tcMar>
            <w:vAlign w:val="center"/>
          </w:tcPr>
          <w:p w14:paraId="1FB815A4" w14:textId="77777777" w:rsidR="006361CE" w:rsidRDefault="006361CE" w:rsidP="00031330">
            <w:pPr>
              <w:spacing w:before="40" w:after="40"/>
              <w:ind w:left="40" w:right="40"/>
              <w:jc w:val="right"/>
            </w:pPr>
            <w:r>
              <w:rPr>
                <w:rFonts w:ascii="Roboto" w:eastAsia="Roboto" w:hAnsi="Roboto" w:cs="Roboto"/>
                <w:color w:val="111111"/>
              </w:rPr>
              <w:t>2.79</w:t>
            </w:r>
          </w:p>
        </w:tc>
      </w:tr>
      <w:tr w:rsidR="006361CE" w14:paraId="68775663" w14:textId="77777777" w:rsidTr="00031330">
        <w:trPr>
          <w:cantSplit/>
          <w:jc w:val="center"/>
        </w:trPr>
        <w:tc>
          <w:tcPr>
            <w:tcW w:w="1734" w:type="dxa"/>
            <w:shd w:val="clear" w:color="auto" w:fill="FFFFFF"/>
            <w:tcMar>
              <w:top w:w="0" w:type="dxa"/>
              <w:left w:w="0" w:type="dxa"/>
              <w:bottom w:w="0" w:type="dxa"/>
              <w:right w:w="0" w:type="dxa"/>
            </w:tcMar>
            <w:vAlign w:val="center"/>
          </w:tcPr>
          <w:p w14:paraId="7A66B02B" w14:textId="77777777" w:rsidR="006361CE" w:rsidRDefault="006361CE" w:rsidP="00031330">
            <w:pPr>
              <w:spacing w:before="40" w:after="40"/>
              <w:ind w:left="40" w:right="40"/>
            </w:pPr>
            <w:r>
              <w:rPr>
                <w:rFonts w:ascii="Roboto" w:eastAsia="Roboto" w:hAnsi="Roboto" w:cs="Roboto"/>
                <w:color w:val="111111"/>
              </w:rPr>
              <w:t>Chordata</w:t>
            </w:r>
          </w:p>
        </w:tc>
        <w:tc>
          <w:tcPr>
            <w:tcW w:w="1111" w:type="dxa"/>
            <w:shd w:val="clear" w:color="auto" w:fill="FFFFFF"/>
            <w:tcMar>
              <w:top w:w="0" w:type="dxa"/>
              <w:left w:w="0" w:type="dxa"/>
              <w:bottom w:w="0" w:type="dxa"/>
              <w:right w:w="0" w:type="dxa"/>
            </w:tcMar>
            <w:vAlign w:val="center"/>
          </w:tcPr>
          <w:p w14:paraId="50815BD4" w14:textId="77777777" w:rsidR="006361CE" w:rsidRDefault="006361CE" w:rsidP="00031330">
            <w:pPr>
              <w:spacing w:before="40" w:after="40"/>
              <w:ind w:left="40" w:right="40"/>
              <w:jc w:val="right"/>
            </w:pPr>
            <w:r>
              <w:rPr>
                <w:rFonts w:ascii="Roboto" w:eastAsia="Roboto" w:hAnsi="Roboto" w:cs="Roboto"/>
                <w:color w:val="111111"/>
              </w:rPr>
              <w:t>1.75</w:t>
            </w:r>
          </w:p>
        </w:tc>
        <w:tc>
          <w:tcPr>
            <w:tcW w:w="1699" w:type="dxa"/>
            <w:shd w:val="clear" w:color="auto" w:fill="FFFFFF"/>
            <w:tcMar>
              <w:top w:w="0" w:type="dxa"/>
              <w:left w:w="0" w:type="dxa"/>
              <w:bottom w:w="0" w:type="dxa"/>
              <w:right w:w="0" w:type="dxa"/>
            </w:tcMar>
            <w:vAlign w:val="center"/>
          </w:tcPr>
          <w:p w14:paraId="0DACB7C0" w14:textId="77777777" w:rsidR="006361CE" w:rsidRDefault="006361CE" w:rsidP="00031330">
            <w:pPr>
              <w:spacing w:before="40" w:after="40"/>
              <w:ind w:left="40" w:right="40"/>
              <w:jc w:val="right"/>
            </w:pPr>
            <w:r>
              <w:rPr>
                <w:rFonts w:ascii="Roboto" w:eastAsia="Roboto" w:hAnsi="Roboto" w:cs="Roboto"/>
                <w:color w:val="111111"/>
              </w:rPr>
              <w:t>2.01</w:t>
            </w:r>
          </w:p>
        </w:tc>
        <w:tc>
          <w:tcPr>
            <w:tcW w:w="1102" w:type="dxa"/>
            <w:shd w:val="clear" w:color="auto" w:fill="FFFFFF"/>
            <w:tcMar>
              <w:top w:w="0" w:type="dxa"/>
              <w:left w:w="0" w:type="dxa"/>
              <w:bottom w:w="0" w:type="dxa"/>
              <w:right w:w="0" w:type="dxa"/>
            </w:tcMar>
            <w:vAlign w:val="center"/>
          </w:tcPr>
          <w:p w14:paraId="3611EB29" w14:textId="77777777" w:rsidR="006361CE" w:rsidRDefault="006361CE" w:rsidP="00031330">
            <w:pPr>
              <w:spacing w:before="40" w:after="40"/>
              <w:ind w:left="40" w:right="40"/>
              <w:jc w:val="right"/>
            </w:pPr>
            <w:r>
              <w:rPr>
                <w:rFonts w:ascii="Roboto" w:eastAsia="Roboto" w:hAnsi="Roboto" w:cs="Roboto"/>
                <w:color w:val="111111"/>
              </w:rPr>
              <w:t>2.27</w:t>
            </w:r>
          </w:p>
        </w:tc>
      </w:tr>
      <w:tr w:rsidR="006361CE" w14:paraId="77562F4B" w14:textId="77777777" w:rsidTr="00031330">
        <w:trPr>
          <w:cantSplit/>
          <w:jc w:val="center"/>
        </w:trPr>
        <w:tc>
          <w:tcPr>
            <w:tcW w:w="1734" w:type="dxa"/>
            <w:shd w:val="clear" w:color="auto" w:fill="EFEFEF"/>
            <w:tcMar>
              <w:top w:w="0" w:type="dxa"/>
              <w:left w:w="0" w:type="dxa"/>
              <w:bottom w:w="0" w:type="dxa"/>
              <w:right w:w="0" w:type="dxa"/>
            </w:tcMar>
            <w:vAlign w:val="center"/>
          </w:tcPr>
          <w:p w14:paraId="453A13A5" w14:textId="77777777" w:rsidR="006361CE" w:rsidRDefault="006361CE" w:rsidP="00031330">
            <w:pPr>
              <w:spacing w:before="40" w:after="40"/>
              <w:ind w:left="40" w:right="40"/>
            </w:pPr>
            <w:r>
              <w:rPr>
                <w:rFonts w:ascii="Roboto" w:eastAsia="Roboto" w:hAnsi="Roboto" w:cs="Roboto"/>
                <w:color w:val="111111"/>
              </w:rPr>
              <w:t>Cnidaria</w:t>
            </w:r>
          </w:p>
        </w:tc>
        <w:tc>
          <w:tcPr>
            <w:tcW w:w="1111" w:type="dxa"/>
            <w:shd w:val="clear" w:color="auto" w:fill="EFEFEF"/>
            <w:tcMar>
              <w:top w:w="0" w:type="dxa"/>
              <w:left w:w="0" w:type="dxa"/>
              <w:bottom w:w="0" w:type="dxa"/>
              <w:right w:w="0" w:type="dxa"/>
            </w:tcMar>
            <w:vAlign w:val="center"/>
          </w:tcPr>
          <w:p w14:paraId="60106832" w14:textId="77777777" w:rsidR="006361CE" w:rsidRDefault="006361CE" w:rsidP="00031330">
            <w:pPr>
              <w:spacing w:before="40" w:after="40"/>
              <w:ind w:left="40" w:right="40"/>
              <w:jc w:val="right"/>
            </w:pPr>
            <w:r>
              <w:rPr>
                <w:rFonts w:ascii="Roboto" w:eastAsia="Roboto" w:hAnsi="Roboto" w:cs="Roboto"/>
                <w:color w:val="111111"/>
              </w:rPr>
              <w:t>1.71</w:t>
            </w:r>
          </w:p>
        </w:tc>
        <w:tc>
          <w:tcPr>
            <w:tcW w:w="1699" w:type="dxa"/>
            <w:shd w:val="clear" w:color="auto" w:fill="EFEFEF"/>
            <w:tcMar>
              <w:top w:w="0" w:type="dxa"/>
              <w:left w:w="0" w:type="dxa"/>
              <w:bottom w:w="0" w:type="dxa"/>
              <w:right w:w="0" w:type="dxa"/>
            </w:tcMar>
            <w:vAlign w:val="center"/>
          </w:tcPr>
          <w:p w14:paraId="707A3C66" w14:textId="77777777" w:rsidR="006361CE" w:rsidRDefault="006361CE" w:rsidP="00031330">
            <w:pPr>
              <w:spacing w:before="40" w:after="40"/>
              <w:ind w:left="40" w:right="40"/>
              <w:jc w:val="right"/>
            </w:pPr>
            <w:r>
              <w:rPr>
                <w:rFonts w:ascii="Roboto" w:eastAsia="Roboto" w:hAnsi="Roboto" w:cs="Roboto"/>
                <w:color w:val="111111"/>
              </w:rPr>
              <w:t>1.91</w:t>
            </w:r>
          </w:p>
        </w:tc>
        <w:tc>
          <w:tcPr>
            <w:tcW w:w="1102" w:type="dxa"/>
            <w:shd w:val="clear" w:color="auto" w:fill="EFEFEF"/>
            <w:tcMar>
              <w:top w:w="0" w:type="dxa"/>
              <w:left w:w="0" w:type="dxa"/>
              <w:bottom w:w="0" w:type="dxa"/>
              <w:right w:w="0" w:type="dxa"/>
            </w:tcMar>
            <w:vAlign w:val="center"/>
          </w:tcPr>
          <w:p w14:paraId="1C6C0706" w14:textId="77777777" w:rsidR="006361CE" w:rsidRDefault="006361CE" w:rsidP="00031330">
            <w:pPr>
              <w:spacing w:before="40" w:after="40"/>
              <w:ind w:left="40" w:right="40"/>
              <w:jc w:val="right"/>
            </w:pPr>
            <w:r>
              <w:rPr>
                <w:rFonts w:ascii="Roboto" w:eastAsia="Roboto" w:hAnsi="Roboto" w:cs="Roboto"/>
                <w:color w:val="111111"/>
              </w:rPr>
              <w:t>2.12</w:t>
            </w:r>
          </w:p>
        </w:tc>
      </w:tr>
      <w:tr w:rsidR="006361CE" w14:paraId="55F620FE" w14:textId="77777777" w:rsidTr="00031330">
        <w:trPr>
          <w:cantSplit/>
          <w:jc w:val="center"/>
        </w:trPr>
        <w:tc>
          <w:tcPr>
            <w:tcW w:w="1734" w:type="dxa"/>
            <w:shd w:val="clear" w:color="auto" w:fill="FFFFFF"/>
            <w:tcMar>
              <w:top w:w="0" w:type="dxa"/>
              <w:left w:w="0" w:type="dxa"/>
              <w:bottom w:w="0" w:type="dxa"/>
              <w:right w:w="0" w:type="dxa"/>
            </w:tcMar>
            <w:vAlign w:val="center"/>
          </w:tcPr>
          <w:p w14:paraId="40614057" w14:textId="77777777" w:rsidR="006361CE" w:rsidRDefault="006361CE" w:rsidP="00031330">
            <w:pPr>
              <w:spacing w:before="40" w:after="40"/>
              <w:ind w:left="40" w:right="40"/>
            </w:pPr>
            <w:r>
              <w:rPr>
                <w:rFonts w:ascii="Roboto" w:eastAsia="Roboto" w:hAnsi="Roboto" w:cs="Roboto"/>
                <w:color w:val="111111"/>
              </w:rPr>
              <w:t>Echinodermata</w:t>
            </w:r>
          </w:p>
        </w:tc>
        <w:tc>
          <w:tcPr>
            <w:tcW w:w="1111" w:type="dxa"/>
            <w:shd w:val="clear" w:color="auto" w:fill="FFFFFF"/>
            <w:tcMar>
              <w:top w:w="0" w:type="dxa"/>
              <w:left w:w="0" w:type="dxa"/>
              <w:bottom w:w="0" w:type="dxa"/>
              <w:right w:w="0" w:type="dxa"/>
            </w:tcMar>
            <w:vAlign w:val="center"/>
          </w:tcPr>
          <w:p w14:paraId="6DEE1940" w14:textId="77777777" w:rsidR="006361CE" w:rsidRDefault="006361CE" w:rsidP="00031330">
            <w:pPr>
              <w:spacing w:before="40" w:after="40"/>
              <w:ind w:left="40" w:right="40"/>
              <w:jc w:val="right"/>
            </w:pPr>
            <w:r>
              <w:rPr>
                <w:rFonts w:ascii="Roboto" w:eastAsia="Roboto" w:hAnsi="Roboto" w:cs="Roboto"/>
                <w:color w:val="111111"/>
              </w:rPr>
              <w:t>1.54</w:t>
            </w:r>
          </w:p>
        </w:tc>
        <w:tc>
          <w:tcPr>
            <w:tcW w:w="1699" w:type="dxa"/>
            <w:shd w:val="clear" w:color="auto" w:fill="FFFFFF"/>
            <w:tcMar>
              <w:top w:w="0" w:type="dxa"/>
              <w:left w:w="0" w:type="dxa"/>
              <w:bottom w:w="0" w:type="dxa"/>
              <w:right w:w="0" w:type="dxa"/>
            </w:tcMar>
            <w:vAlign w:val="center"/>
          </w:tcPr>
          <w:p w14:paraId="624BAFAC" w14:textId="77777777" w:rsidR="006361CE" w:rsidRDefault="006361CE" w:rsidP="00031330">
            <w:pPr>
              <w:spacing w:before="40" w:after="40"/>
              <w:ind w:left="40" w:right="40"/>
              <w:jc w:val="right"/>
            </w:pPr>
            <w:r>
              <w:rPr>
                <w:rFonts w:ascii="Roboto" w:eastAsia="Roboto" w:hAnsi="Roboto" w:cs="Roboto"/>
                <w:color w:val="111111"/>
              </w:rPr>
              <w:t>1.85</w:t>
            </w:r>
          </w:p>
        </w:tc>
        <w:tc>
          <w:tcPr>
            <w:tcW w:w="1102" w:type="dxa"/>
            <w:shd w:val="clear" w:color="auto" w:fill="FFFFFF"/>
            <w:tcMar>
              <w:top w:w="0" w:type="dxa"/>
              <w:left w:w="0" w:type="dxa"/>
              <w:bottom w:w="0" w:type="dxa"/>
              <w:right w:w="0" w:type="dxa"/>
            </w:tcMar>
            <w:vAlign w:val="center"/>
          </w:tcPr>
          <w:p w14:paraId="0C9F4A68" w14:textId="77777777" w:rsidR="006361CE" w:rsidRDefault="006361CE" w:rsidP="00031330">
            <w:pPr>
              <w:spacing w:before="40" w:after="40"/>
              <w:ind w:left="40" w:right="40"/>
              <w:jc w:val="right"/>
            </w:pPr>
            <w:r>
              <w:rPr>
                <w:rFonts w:ascii="Roboto" w:eastAsia="Roboto" w:hAnsi="Roboto" w:cs="Roboto"/>
                <w:color w:val="111111"/>
              </w:rPr>
              <w:t>2.16</w:t>
            </w:r>
          </w:p>
        </w:tc>
      </w:tr>
      <w:tr w:rsidR="006361CE" w14:paraId="2428AAED" w14:textId="77777777" w:rsidTr="00031330">
        <w:trPr>
          <w:cantSplit/>
          <w:jc w:val="center"/>
        </w:trPr>
        <w:tc>
          <w:tcPr>
            <w:tcW w:w="1734" w:type="dxa"/>
            <w:shd w:val="clear" w:color="auto" w:fill="EFEFEF"/>
            <w:tcMar>
              <w:top w:w="0" w:type="dxa"/>
              <w:left w:w="0" w:type="dxa"/>
              <w:bottom w:w="0" w:type="dxa"/>
              <w:right w:w="0" w:type="dxa"/>
            </w:tcMar>
            <w:vAlign w:val="center"/>
          </w:tcPr>
          <w:p w14:paraId="5E5C865D" w14:textId="77777777" w:rsidR="006361CE" w:rsidRDefault="006361CE" w:rsidP="00031330">
            <w:pPr>
              <w:spacing w:before="40" w:after="40"/>
              <w:ind w:left="40" w:right="40"/>
            </w:pPr>
            <w:proofErr w:type="spellStart"/>
            <w:r>
              <w:rPr>
                <w:rFonts w:ascii="Roboto" w:eastAsia="Roboto" w:hAnsi="Roboto" w:cs="Roboto"/>
                <w:color w:val="111111"/>
              </w:rPr>
              <w:t>Hemichordata</w:t>
            </w:r>
            <w:proofErr w:type="spellEnd"/>
          </w:p>
        </w:tc>
        <w:tc>
          <w:tcPr>
            <w:tcW w:w="1111" w:type="dxa"/>
            <w:shd w:val="clear" w:color="auto" w:fill="EFEFEF"/>
            <w:tcMar>
              <w:top w:w="0" w:type="dxa"/>
              <w:left w:w="0" w:type="dxa"/>
              <w:bottom w:w="0" w:type="dxa"/>
              <w:right w:w="0" w:type="dxa"/>
            </w:tcMar>
            <w:vAlign w:val="center"/>
          </w:tcPr>
          <w:p w14:paraId="1E9B92AD" w14:textId="77777777" w:rsidR="006361CE" w:rsidRDefault="006361CE" w:rsidP="00031330">
            <w:pPr>
              <w:spacing w:before="40" w:after="40"/>
              <w:ind w:left="40" w:right="40"/>
              <w:jc w:val="right"/>
            </w:pPr>
            <w:r>
              <w:rPr>
                <w:rFonts w:ascii="Roboto" w:eastAsia="Roboto" w:hAnsi="Roboto" w:cs="Roboto"/>
                <w:color w:val="111111"/>
              </w:rPr>
              <w:t>2.54</w:t>
            </w:r>
          </w:p>
        </w:tc>
        <w:tc>
          <w:tcPr>
            <w:tcW w:w="1699" w:type="dxa"/>
            <w:shd w:val="clear" w:color="auto" w:fill="EFEFEF"/>
            <w:tcMar>
              <w:top w:w="0" w:type="dxa"/>
              <w:left w:w="0" w:type="dxa"/>
              <w:bottom w:w="0" w:type="dxa"/>
              <w:right w:w="0" w:type="dxa"/>
            </w:tcMar>
            <w:vAlign w:val="center"/>
          </w:tcPr>
          <w:p w14:paraId="5156B81C" w14:textId="77777777" w:rsidR="006361CE" w:rsidRDefault="006361CE" w:rsidP="00031330">
            <w:pPr>
              <w:spacing w:before="40" w:after="40"/>
              <w:ind w:left="40" w:right="40"/>
              <w:jc w:val="right"/>
            </w:pPr>
            <w:r>
              <w:rPr>
                <w:rFonts w:ascii="Roboto" w:eastAsia="Roboto" w:hAnsi="Roboto" w:cs="Roboto"/>
                <w:color w:val="111111"/>
              </w:rPr>
              <w:t>4.79</w:t>
            </w:r>
          </w:p>
        </w:tc>
        <w:tc>
          <w:tcPr>
            <w:tcW w:w="1102" w:type="dxa"/>
            <w:shd w:val="clear" w:color="auto" w:fill="EFEFEF"/>
            <w:tcMar>
              <w:top w:w="0" w:type="dxa"/>
              <w:left w:w="0" w:type="dxa"/>
              <w:bottom w:w="0" w:type="dxa"/>
              <w:right w:w="0" w:type="dxa"/>
            </w:tcMar>
            <w:vAlign w:val="center"/>
          </w:tcPr>
          <w:p w14:paraId="06E1EC08" w14:textId="77777777" w:rsidR="006361CE" w:rsidRDefault="006361CE" w:rsidP="00031330">
            <w:pPr>
              <w:spacing w:before="40" w:after="40"/>
              <w:ind w:left="40" w:right="40"/>
              <w:jc w:val="right"/>
            </w:pPr>
            <w:r>
              <w:rPr>
                <w:rFonts w:ascii="Roboto" w:eastAsia="Roboto" w:hAnsi="Roboto" w:cs="Roboto"/>
                <w:color w:val="111111"/>
              </w:rPr>
              <w:t>7.04</w:t>
            </w:r>
          </w:p>
        </w:tc>
      </w:tr>
      <w:tr w:rsidR="006361CE" w14:paraId="2C600D11" w14:textId="77777777" w:rsidTr="00031330">
        <w:trPr>
          <w:cantSplit/>
          <w:jc w:val="center"/>
        </w:trPr>
        <w:tc>
          <w:tcPr>
            <w:tcW w:w="1734" w:type="dxa"/>
            <w:shd w:val="clear" w:color="auto" w:fill="FFFFFF"/>
            <w:tcMar>
              <w:top w:w="0" w:type="dxa"/>
              <w:left w:w="0" w:type="dxa"/>
              <w:bottom w:w="0" w:type="dxa"/>
              <w:right w:w="0" w:type="dxa"/>
            </w:tcMar>
            <w:vAlign w:val="center"/>
          </w:tcPr>
          <w:p w14:paraId="47320C88" w14:textId="77777777" w:rsidR="006361CE" w:rsidRDefault="006361CE" w:rsidP="00031330">
            <w:pPr>
              <w:spacing w:before="40" w:after="40"/>
              <w:ind w:left="40" w:right="40"/>
            </w:pPr>
            <w:r>
              <w:rPr>
                <w:rFonts w:ascii="Roboto" w:eastAsia="Roboto" w:hAnsi="Roboto" w:cs="Roboto"/>
                <w:color w:val="111111"/>
              </w:rPr>
              <w:t>Mollusca</w:t>
            </w:r>
          </w:p>
        </w:tc>
        <w:tc>
          <w:tcPr>
            <w:tcW w:w="1111" w:type="dxa"/>
            <w:shd w:val="clear" w:color="auto" w:fill="FFFFFF"/>
            <w:tcMar>
              <w:top w:w="0" w:type="dxa"/>
              <w:left w:w="0" w:type="dxa"/>
              <w:bottom w:w="0" w:type="dxa"/>
              <w:right w:w="0" w:type="dxa"/>
            </w:tcMar>
            <w:vAlign w:val="center"/>
          </w:tcPr>
          <w:p w14:paraId="66178D5A" w14:textId="77777777" w:rsidR="006361CE" w:rsidRDefault="006361CE" w:rsidP="00031330">
            <w:pPr>
              <w:spacing w:before="40" w:after="40"/>
              <w:ind w:left="40" w:right="40"/>
              <w:jc w:val="right"/>
            </w:pPr>
            <w:r>
              <w:rPr>
                <w:rFonts w:ascii="Roboto" w:eastAsia="Roboto" w:hAnsi="Roboto" w:cs="Roboto"/>
                <w:color w:val="111111"/>
              </w:rPr>
              <w:t>1.87</w:t>
            </w:r>
          </w:p>
        </w:tc>
        <w:tc>
          <w:tcPr>
            <w:tcW w:w="1699" w:type="dxa"/>
            <w:shd w:val="clear" w:color="auto" w:fill="FFFFFF"/>
            <w:tcMar>
              <w:top w:w="0" w:type="dxa"/>
              <w:left w:w="0" w:type="dxa"/>
              <w:bottom w:w="0" w:type="dxa"/>
              <w:right w:w="0" w:type="dxa"/>
            </w:tcMar>
            <w:vAlign w:val="center"/>
          </w:tcPr>
          <w:p w14:paraId="3096AEA1" w14:textId="77777777" w:rsidR="006361CE" w:rsidRDefault="006361CE" w:rsidP="00031330">
            <w:pPr>
              <w:spacing w:before="40" w:after="40"/>
              <w:ind w:left="40" w:right="40"/>
              <w:jc w:val="right"/>
            </w:pPr>
            <w:r>
              <w:rPr>
                <w:rFonts w:ascii="Roboto" w:eastAsia="Roboto" w:hAnsi="Roboto" w:cs="Roboto"/>
                <w:color w:val="111111"/>
              </w:rPr>
              <w:t>1.97</w:t>
            </w:r>
          </w:p>
        </w:tc>
        <w:tc>
          <w:tcPr>
            <w:tcW w:w="1102" w:type="dxa"/>
            <w:shd w:val="clear" w:color="auto" w:fill="FFFFFF"/>
            <w:tcMar>
              <w:top w:w="0" w:type="dxa"/>
              <w:left w:w="0" w:type="dxa"/>
              <w:bottom w:w="0" w:type="dxa"/>
              <w:right w:w="0" w:type="dxa"/>
            </w:tcMar>
            <w:vAlign w:val="center"/>
          </w:tcPr>
          <w:p w14:paraId="1FB636C6" w14:textId="77777777" w:rsidR="006361CE" w:rsidRDefault="006361CE" w:rsidP="00031330">
            <w:pPr>
              <w:spacing w:before="40" w:after="40"/>
              <w:ind w:left="40" w:right="40"/>
              <w:jc w:val="right"/>
            </w:pPr>
            <w:r>
              <w:rPr>
                <w:rFonts w:ascii="Roboto" w:eastAsia="Roboto" w:hAnsi="Roboto" w:cs="Roboto"/>
                <w:color w:val="111111"/>
              </w:rPr>
              <w:t>2.07</w:t>
            </w:r>
          </w:p>
        </w:tc>
      </w:tr>
      <w:tr w:rsidR="006361CE" w14:paraId="0D0B6184" w14:textId="77777777" w:rsidTr="00031330">
        <w:trPr>
          <w:cantSplit/>
          <w:jc w:val="center"/>
        </w:trPr>
        <w:tc>
          <w:tcPr>
            <w:tcW w:w="1734" w:type="dxa"/>
            <w:tcBorders>
              <w:bottom w:val="single" w:sz="8" w:space="0" w:color="000000"/>
            </w:tcBorders>
            <w:shd w:val="clear" w:color="auto" w:fill="EFEFEF"/>
            <w:tcMar>
              <w:top w:w="0" w:type="dxa"/>
              <w:left w:w="0" w:type="dxa"/>
              <w:bottom w:w="0" w:type="dxa"/>
              <w:right w:w="0" w:type="dxa"/>
            </w:tcMar>
            <w:vAlign w:val="center"/>
          </w:tcPr>
          <w:p w14:paraId="7BE2156C" w14:textId="77777777" w:rsidR="006361CE" w:rsidRDefault="006361CE" w:rsidP="00031330">
            <w:pPr>
              <w:spacing w:before="40" w:after="40"/>
              <w:ind w:left="40" w:right="40"/>
            </w:pPr>
            <w:r>
              <w:rPr>
                <w:rFonts w:ascii="Roboto" w:eastAsia="Roboto" w:hAnsi="Roboto" w:cs="Roboto"/>
                <w:color w:val="111111"/>
              </w:rPr>
              <w:t>Porifera</w:t>
            </w:r>
          </w:p>
        </w:tc>
        <w:tc>
          <w:tcPr>
            <w:tcW w:w="1111" w:type="dxa"/>
            <w:tcBorders>
              <w:bottom w:val="single" w:sz="8" w:space="0" w:color="000000"/>
            </w:tcBorders>
            <w:shd w:val="clear" w:color="auto" w:fill="EFEFEF"/>
            <w:tcMar>
              <w:top w:w="0" w:type="dxa"/>
              <w:left w:w="0" w:type="dxa"/>
              <w:bottom w:w="0" w:type="dxa"/>
              <w:right w:w="0" w:type="dxa"/>
            </w:tcMar>
            <w:vAlign w:val="center"/>
          </w:tcPr>
          <w:p w14:paraId="2B5CBEAE" w14:textId="77777777" w:rsidR="006361CE" w:rsidRDefault="006361CE" w:rsidP="00031330">
            <w:pPr>
              <w:spacing w:before="40" w:after="40"/>
              <w:ind w:left="40" w:right="40"/>
              <w:jc w:val="right"/>
            </w:pPr>
            <w:r>
              <w:rPr>
                <w:rFonts w:ascii="Roboto" w:eastAsia="Roboto" w:hAnsi="Roboto" w:cs="Roboto"/>
                <w:color w:val="111111"/>
              </w:rPr>
              <w:t>1.47</w:t>
            </w:r>
          </w:p>
        </w:tc>
        <w:tc>
          <w:tcPr>
            <w:tcW w:w="1699" w:type="dxa"/>
            <w:tcBorders>
              <w:bottom w:val="single" w:sz="8" w:space="0" w:color="000000"/>
            </w:tcBorders>
            <w:shd w:val="clear" w:color="auto" w:fill="EFEFEF"/>
            <w:tcMar>
              <w:top w:w="0" w:type="dxa"/>
              <w:left w:w="0" w:type="dxa"/>
              <w:bottom w:w="0" w:type="dxa"/>
              <w:right w:w="0" w:type="dxa"/>
            </w:tcMar>
            <w:vAlign w:val="center"/>
          </w:tcPr>
          <w:p w14:paraId="200BE929" w14:textId="77777777" w:rsidR="006361CE" w:rsidRDefault="006361CE" w:rsidP="00031330">
            <w:pPr>
              <w:spacing w:before="40" w:after="40"/>
              <w:ind w:left="40" w:right="40"/>
              <w:jc w:val="right"/>
            </w:pPr>
            <w:r>
              <w:rPr>
                <w:rFonts w:ascii="Roboto" w:eastAsia="Roboto" w:hAnsi="Roboto" w:cs="Roboto"/>
                <w:color w:val="111111"/>
              </w:rPr>
              <w:t>1.76</w:t>
            </w:r>
          </w:p>
        </w:tc>
        <w:tc>
          <w:tcPr>
            <w:tcW w:w="1102" w:type="dxa"/>
            <w:tcBorders>
              <w:bottom w:val="single" w:sz="8" w:space="0" w:color="000000"/>
            </w:tcBorders>
            <w:shd w:val="clear" w:color="auto" w:fill="EFEFEF"/>
            <w:tcMar>
              <w:top w:w="0" w:type="dxa"/>
              <w:left w:w="0" w:type="dxa"/>
              <w:bottom w:w="0" w:type="dxa"/>
              <w:right w:w="0" w:type="dxa"/>
            </w:tcMar>
            <w:vAlign w:val="center"/>
          </w:tcPr>
          <w:p w14:paraId="03FC9C78" w14:textId="77777777" w:rsidR="006361CE" w:rsidRDefault="006361CE" w:rsidP="00031330">
            <w:pPr>
              <w:spacing w:before="40" w:after="40"/>
              <w:ind w:left="40" w:right="40"/>
              <w:jc w:val="right"/>
            </w:pPr>
            <w:r>
              <w:rPr>
                <w:rFonts w:ascii="Roboto" w:eastAsia="Roboto" w:hAnsi="Roboto" w:cs="Roboto"/>
                <w:color w:val="111111"/>
              </w:rPr>
              <w:t>2.05</w:t>
            </w:r>
          </w:p>
        </w:tc>
      </w:tr>
      <w:tr w:rsidR="006361CE" w14:paraId="1256F6B3" w14:textId="77777777" w:rsidTr="00031330">
        <w:trPr>
          <w:cantSplit/>
          <w:jc w:val="center"/>
        </w:trPr>
        <w:tc>
          <w:tcPr>
            <w:tcW w:w="1734" w:type="dxa"/>
            <w:tcBorders>
              <w:top w:val="single" w:sz="8" w:space="0" w:color="000000"/>
            </w:tcBorders>
            <w:shd w:val="clear" w:color="auto" w:fill="FFFFFF"/>
            <w:tcMar>
              <w:top w:w="0" w:type="dxa"/>
              <w:left w:w="0" w:type="dxa"/>
              <w:bottom w:w="0" w:type="dxa"/>
              <w:right w:w="0" w:type="dxa"/>
            </w:tcMar>
            <w:vAlign w:val="center"/>
          </w:tcPr>
          <w:p w14:paraId="08A8C818" w14:textId="77777777" w:rsidR="006361CE" w:rsidRDefault="006361CE" w:rsidP="00031330">
            <w:pPr>
              <w:spacing w:before="40" w:after="40"/>
              <w:ind w:left="40" w:right="40"/>
            </w:pPr>
            <w:r>
              <w:rPr>
                <w:rFonts w:ascii="Roboto" w:eastAsia="Roboto" w:hAnsi="Roboto" w:cs="Roboto"/>
                <w:color w:val="111111"/>
              </w:rPr>
              <w:t>Stage 14:29</w:t>
            </w:r>
          </w:p>
        </w:tc>
        <w:tc>
          <w:tcPr>
            <w:tcW w:w="1111" w:type="dxa"/>
            <w:tcBorders>
              <w:top w:val="single" w:sz="8" w:space="0" w:color="000000"/>
            </w:tcBorders>
            <w:shd w:val="clear" w:color="auto" w:fill="FFFFFF"/>
            <w:tcMar>
              <w:top w:w="0" w:type="dxa"/>
              <w:left w:w="0" w:type="dxa"/>
              <w:bottom w:w="0" w:type="dxa"/>
              <w:right w:w="0" w:type="dxa"/>
            </w:tcMar>
            <w:vAlign w:val="center"/>
          </w:tcPr>
          <w:p w14:paraId="4E10EA9A" w14:textId="77777777" w:rsidR="006361CE" w:rsidRDefault="006361CE" w:rsidP="00031330">
            <w:pPr>
              <w:spacing w:before="40" w:after="40"/>
              <w:ind w:left="40" w:right="40"/>
              <w:jc w:val="right"/>
            </w:pPr>
            <w:r>
              <w:rPr>
                <w:rFonts w:ascii="Roboto" w:eastAsia="Roboto" w:hAnsi="Roboto" w:cs="Roboto"/>
                <w:color w:val="111111"/>
              </w:rPr>
              <w:t>3.32</w:t>
            </w:r>
          </w:p>
        </w:tc>
        <w:tc>
          <w:tcPr>
            <w:tcW w:w="1699" w:type="dxa"/>
            <w:tcBorders>
              <w:top w:val="single" w:sz="8" w:space="0" w:color="000000"/>
            </w:tcBorders>
            <w:shd w:val="clear" w:color="auto" w:fill="FFFFFF"/>
            <w:tcMar>
              <w:top w:w="0" w:type="dxa"/>
              <w:left w:w="0" w:type="dxa"/>
              <w:bottom w:w="0" w:type="dxa"/>
              <w:right w:w="0" w:type="dxa"/>
            </w:tcMar>
            <w:vAlign w:val="center"/>
          </w:tcPr>
          <w:p w14:paraId="7A050463" w14:textId="77777777" w:rsidR="006361CE" w:rsidRDefault="006361CE" w:rsidP="00031330">
            <w:pPr>
              <w:spacing w:before="40" w:after="40"/>
              <w:ind w:left="40" w:right="40"/>
              <w:jc w:val="right"/>
            </w:pPr>
            <w:r>
              <w:rPr>
                <w:rFonts w:ascii="Roboto" w:eastAsia="Roboto" w:hAnsi="Roboto" w:cs="Roboto"/>
                <w:color w:val="111111"/>
              </w:rPr>
              <w:t>3.48</w:t>
            </w:r>
          </w:p>
        </w:tc>
        <w:tc>
          <w:tcPr>
            <w:tcW w:w="1102" w:type="dxa"/>
            <w:tcBorders>
              <w:top w:val="single" w:sz="8" w:space="0" w:color="000000"/>
            </w:tcBorders>
            <w:shd w:val="clear" w:color="auto" w:fill="FFFFFF"/>
            <w:tcMar>
              <w:top w:w="0" w:type="dxa"/>
              <w:left w:w="0" w:type="dxa"/>
              <w:bottom w:w="0" w:type="dxa"/>
              <w:right w:w="0" w:type="dxa"/>
            </w:tcMar>
            <w:vAlign w:val="center"/>
          </w:tcPr>
          <w:p w14:paraId="2D864021" w14:textId="77777777" w:rsidR="006361CE" w:rsidRDefault="006361CE" w:rsidP="00031330">
            <w:pPr>
              <w:spacing w:before="40" w:after="40"/>
              <w:ind w:left="40" w:right="40"/>
              <w:jc w:val="right"/>
            </w:pPr>
            <w:r>
              <w:rPr>
                <w:rFonts w:ascii="Roboto" w:eastAsia="Roboto" w:hAnsi="Roboto" w:cs="Roboto"/>
                <w:color w:val="111111"/>
              </w:rPr>
              <w:t>3.65</w:t>
            </w:r>
          </w:p>
        </w:tc>
      </w:tr>
      <w:tr w:rsidR="006361CE" w14:paraId="6219A465" w14:textId="77777777" w:rsidTr="00031330">
        <w:trPr>
          <w:cantSplit/>
          <w:jc w:val="center"/>
        </w:trPr>
        <w:tc>
          <w:tcPr>
            <w:tcW w:w="1734" w:type="dxa"/>
            <w:shd w:val="clear" w:color="auto" w:fill="EFEFEF"/>
            <w:tcMar>
              <w:top w:w="0" w:type="dxa"/>
              <w:left w:w="0" w:type="dxa"/>
              <w:bottom w:w="0" w:type="dxa"/>
              <w:right w:w="0" w:type="dxa"/>
            </w:tcMar>
            <w:vAlign w:val="center"/>
          </w:tcPr>
          <w:p w14:paraId="2D42FA29" w14:textId="77777777" w:rsidR="006361CE" w:rsidRDefault="006361CE" w:rsidP="00031330">
            <w:pPr>
              <w:spacing w:before="40" w:after="40"/>
              <w:ind w:left="40" w:right="40"/>
            </w:pPr>
            <w:r>
              <w:rPr>
                <w:rFonts w:ascii="Roboto" w:eastAsia="Roboto" w:hAnsi="Roboto" w:cs="Roboto"/>
                <w:color w:val="111111"/>
              </w:rPr>
              <w:t>Stage 30:45</w:t>
            </w:r>
          </w:p>
        </w:tc>
        <w:tc>
          <w:tcPr>
            <w:tcW w:w="1111" w:type="dxa"/>
            <w:shd w:val="clear" w:color="auto" w:fill="EFEFEF"/>
            <w:tcMar>
              <w:top w:w="0" w:type="dxa"/>
              <w:left w:w="0" w:type="dxa"/>
              <w:bottom w:w="0" w:type="dxa"/>
              <w:right w:w="0" w:type="dxa"/>
            </w:tcMar>
            <w:vAlign w:val="center"/>
          </w:tcPr>
          <w:p w14:paraId="7D83B528" w14:textId="77777777" w:rsidR="006361CE" w:rsidRDefault="006361CE" w:rsidP="00031330">
            <w:pPr>
              <w:spacing w:before="40" w:after="40"/>
              <w:ind w:left="40" w:right="40"/>
              <w:jc w:val="right"/>
            </w:pPr>
            <w:r>
              <w:rPr>
                <w:rFonts w:ascii="Roboto" w:eastAsia="Roboto" w:hAnsi="Roboto" w:cs="Roboto"/>
                <w:color w:val="111111"/>
              </w:rPr>
              <w:t>1.03</w:t>
            </w:r>
          </w:p>
        </w:tc>
        <w:tc>
          <w:tcPr>
            <w:tcW w:w="1699" w:type="dxa"/>
            <w:shd w:val="clear" w:color="auto" w:fill="EFEFEF"/>
            <w:tcMar>
              <w:top w:w="0" w:type="dxa"/>
              <w:left w:w="0" w:type="dxa"/>
              <w:bottom w:w="0" w:type="dxa"/>
              <w:right w:w="0" w:type="dxa"/>
            </w:tcMar>
            <w:vAlign w:val="center"/>
          </w:tcPr>
          <w:p w14:paraId="40C9BD90" w14:textId="77777777" w:rsidR="006361CE" w:rsidRDefault="006361CE" w:rsidP="00031330">
            <w:pPr>
              <w:spacing w:before="40" w:after="40"/>
              <w:ind w:left="40" w:right="40"/>
              <w:jc w:val="right"/>
            </w:pPr>
            <w:r>
              <w:rPr>
                <w:rFonts w:ascii="Roboto" w:eastAsia="Roboto" w:hAnsi="Roboto" w:cs="Roboto"/>
                <w:color w:val="111111"/>
              </w:rPr>
              <w:t>1.22</w:t>
            </w:r>
          </w:p>
        </w:tc>
        <w:tc>
          <w:tcPr>
            <w:tcW w:w="1102" w:type="dxa"/>
            <w:shd w:val="clear" w:color="auto" w:fill="EFEFEF"/>
            <w:tcMar>
              <w:top w:w="0" w:type="dxa"/>
              <w:left w:w="0" w:type="dxa"/>
              <w:bottom w:w="0" w:type="dxa"/>
              <w:right w:w="0" w:type="dxa"/>
            </w:tcMar>
            <w:vAlign w:val="center"/>
          </w:tcPr>
          <w:p w14:paraId="167A04DF" w14:textId="77777777" w:rsidR="006361CE" w:rsidRDefault="006361CE" w:rsidP="00031330">
            <w:pPr>
              <w:spacing w:before="40" w:after="40"/>
              <w:ind w:left="40" w:right="40"/>
              <w:jc w:val="right"/>
            </w:pPr>
            <w:r>
              <w:rPr>
                <w:rFonts w:ascii="Roboto" w:eastAsia="Roboto" w:hAnsi="Roboto" w:cs="Roboto"/>
                <w:color w:val="111111"/>
              </w:rPr>
              <w:t>1.41</w:t>
            </w:r>
          </w:p>
        </w:tc>
      </w:tr>
      <w:tr w:rsidR="006361CE" w14:paraId="5C0DB53C" w14:textId="77777777" w:rsidTr="00031330">
        <w:trPr>
          <w:cantSplit/>
          <w:jc w:val="center"/>
        </w:trPr>
        <w:tc>
          <w:tcPr>
            <w:tcW w:w="1734" w:type="dxa"/>
            <w:shd w:val="clear" w:color="auto" w:fill="FFFFFF"/>
            <w:tcMar>
              <w:top w:w="0" w:type="dxa"/>
              <w:left w:w="0" w:type="dxa"/>
              <w:bottom w:w="0" w:type="dxa"/>
              <w:right w:w="0" w:type="dxa"/>
            </w:tcMar>
            <w:vAlign w:val="center"/>
          </w:tcPr>
          <w:p w14:paraId="0CC4982D" w14:textId="77777777" w:rsidR="006361CE" w:rsidRDefault="006361CE" w:rsidP="00031330">
            <w:pPr>
              <w:spacing w:before="40" w:after="40"/>
              <w:ind w:left="40" w:right="40"/>
            </w:pPr>
            <w:r>
              <w:rPr>
                <w:rFonts w:ascii="Roboto" w:eastAsia="Roboto" w:hAnsi="Roboto" w:cs="Roboto"/>
                <w:color w:val="111111"/>
              </w:rPr>
              <w:t>Stage 46:61</w:t>
            </w:r>
          </w:p>
        </w:tc>
        <w:tc>
          <w:tcPr>
            <w:tcW w:w="1111" w:type="dxa"/>
            <w:shd w:val="clear" w:color="auto" w:fill="FFFFFF"/>
            <w:tcMar>
              <w:top w:w="0" w:type="dxa"/>
              <w:left w:w="0" w:type="dxa"/>
              <w:bottom w:w="0" w:type="dxa"/>
              <w:right w:w="0" w:type="dxa"/>
            </w:tcMar>
            <w:vAlign w:val="center"/>
          </w:tcPr>
          <w:p w14:paraId="6D0EB5E2" w14:textId="77777777" w:rsidR="006361CE" w:rsidRDefault="006361CE" w:rsidP="00031330">
            <w:pPr>
              <w:spacing w:before="40" w:after="40"/>
              <w:ind w:left="40" w:right="40"/>
              <w:jc w:val="right"/>
            </w:pPr>
            <w:r>
              <w:rPr>
                <w:rFonts w:ascii="Roboto" w:eastAsia="Roboto" w:hAnsi="Roboto" w:cs="Roboto"/>
                <w:color w:val="111111"/>
              </w:rPr>
              <w:t>0.88</w:t>
            </w:r>
          </w:p>
        </w:tc>
        <w:tc>
          <w:tcPr>
            <w:tcW w:w="1699" w:type="dxa"/>
            <w:shd w:val="clear" w:color="auto" w:fill="FFFFFF"/>
            <w:tcMar>
              <w:top w:w="0" w:type="dxa"/>
              <w:left w:w="0" w:type="dxa"/>
              <w:bottom w:w="0" w:type="dxa"/>
              <w:right w:w="0" w:type="dxa"/>
            </w:tcMar>
            <w:vAlign w:val="center"/>
          </w:tcPr>
          <w:p w14:paraId="6864A080" w14:textId="77777777" w:rsidR="006361CE" w:rsidRDefault="006361CE" w:rsidP="00031330">
            <w:pPr>
              <w:spacing w:before="40" w:after="40"/>
              <w:ind w:left="40" w:right="40"/>
              <w:jc w:val="right"/>
            </w:pPr>
            <w:r>
              <w:rPr>
                <w:rFonts w:ascii="Roboto" w:eastAsia="Roboto" w:hAnsi="Roboto" w:cs="Roboto"/>
                <w:color w:val="111111"/>
              </w:rPr>
              <w:t>1.02</w:t>
            </w:r>
          </w:p>
        </w:tc>
        <w:tc>
          <w:tcPr>
            <w:tcW w:w="1102" w:type="dxa"/>
            <w:shd w:val="clear" w:color="auto" w:fill="FFFFFF"/>
            <w:tcMar>
              <w:top w:w="0" w:type="dxa"/>
              <w:left w:w="0" w:type="dxa"/>
              <w:bottom w:w="0" w:type="dxa"/>
              <w:right w:w="0" w:type="dxa"/>
            </w:tcMar>
            <w:vAlign w:val="center"/>
          </w:tcPr>
          <w:p w14:paraId="776E4303" w14:textId="77777777" w:rsidR="006361CE" w:rsidRDefault="006361CE" w:rsidP="00031330">
            <w:pPr>
              <w:spacing w:before="40" w:after="40"/>
              <w:ind w:left="40" w:right="40"/>
              <w:jc w:val="right"/>
            </w:pPr>
            <w:r>
              <w:rPr>
                <w:rFonts w:ascii="Roboto" w:eastAsia="Roboto" w:hAnsi="Roboto" w:cs="Roboto"/>
                <w:color w:val="111111"/>
              </w:rPr>
              <w:t>1.15</w:t>
            </w:r>
          </w:p>
        </w:tc>
      </w:tr>
      <w:tr w:rsidR="006361CE" w14:paraId="55AB8E77" w14:textId="77777777" w:rsidTr="00031330">
        <w:trPr>
          <w:cantSplit/>
          <w:jc w:val="center"/>
        </w:trPr>
        <w:tc>
          <w:tcPr>
            <w:tcW w:w="1734" w:type="dxa"/>
            <w:shd w:val="clear" w:color="auto" w:fill="EFEFEF"/>
            <w:tcMar>
              <w:top w:w="0" w:type="dxa"/>
              <w:left w:w="0" w:type="dxa"/>
              <w:bottom w:w="0" w:type="dxa"/>
              <w:right w:w="0" w:type="dxa"/>
            </w:tcMar>
            <w:vAlign w:val="center"/>
          </w:tcPr>
          <w:p w14:paraId="14EEB569" w14:textId="77777777" w:rsidR="006361CE" w:rsidRDefault="006361CE" w:rsidP="00031330">
            <w:pPr>
              <w:spacing w:before="40" w:after="40"/>
              <w:ind w:left="40" w:right="40"/>
            </w:pPr>
            <w:r>
              <w:rPr>
                <w:rFonts w:ascii="Roboto" w:eastAsia="Roboto" w:hAnsi="Roboto" w:cs="Roboto"/>
                <w:color w:val="111111"/>
              </w:rPr>
              <w:t>Stage 62:77</w:t>
            </w:r>
          </w:p>
        </w:tc>
        <w:tc>
          <w:tcPr>
            <w:tcW w:w="1111" w:type="dxa"/>
            <w:shd w:val="clear" w:color="auto" w:fill="EFEFEF"/>
            <w:tcMar>
              <w:top w:w="0" w:type="dxa"/>
              <w:left w:w="0" w:type="dxa"/>
              <w:bottom w:w="0" w:type="dxa"/>
              <w:right w:w="0" w:type="dxa"/>
            </w:tcMar>
            <w:vAlign w:val="center"/>
          </w:tcPr>
          <w:p w14:paraId="24B2453A" w14:textId="77777777" w:rsidR="006361CE" w:rsidRDefault="006361CE" w:rsidP="00031330">
            <w:pPr>
              <w:spacing w:before="40" w:after="40"/>
              <w:ind w:left="40" w:right="40"/>
              <w:jc w:val="right"/>
            </w:pPr>
            <w:r>
              <w:rPr>
                <w:rFonts w:ascii="Roboto" w:eastAsia="Roboto" w:hAnsi="Roboto" w:cs="Roboto"/>
                <w:color w:val="111111"/>
              </w:rPr>
              <w:t>1.60</w:t>
            </w:r>
          </w:p>
        </w:tc>
        <w:tc>
          <w:tcPr>
            <w:tcW w:w="1699" w:type="dxa"/>
            <w:shd w:val="clear" w:color="auto" w:fill="EFEFEF"/>
            <w:tcMar>
              <w:top w:w="0" w:type="dxa"/>
              <w:left w:w="0" w:type="dxa"/>
              <w:bottom w:w="0" w:type="dxa"/>
              <w:right w:w="0" w:type="dxa"/>
            </w:tcMar>
            <w:vAlign w:val="center"/>
          </w:tcPr>
          <w:p w14:paraId="661691DE" w14:textId="77777777" w:rsidR="006361CE" w:rsidRDefault="006361CE" w:rsidP="00031330">
            <w:pPr>
              <w:spacing w:before="40" w:after="40"/>
              <w:ind w:left="40" w:right="40"/>
              <w:jc w:val="right"/>
            </w:pPr>
            <w:r>
              <w:rPr>
                <w:rFonts w:ascii="Roboto" w:eastAsia="Roboto" w:hAnsi="Roboto" w:cs="Roboto"/>
                <w:color w:val="111111"/>
              </w:rPr>
              <w:t>1.84</w:t>
            </w:r>
          </w:p>
        </w:tc>
        <w:tc>
          <w:tcPr>
            <w:tcW w:w="1102" w:type="dxa"/>
            <w:shd w:val="clear" w:color="auto" w:fill="EFEFEF"/>
            <w:tcMar>
              <w:top w:w="0" w:type="dxa"/>
              <w:left w:w="0" w:type="dxa"/>
              <w:bottom w:w="0" w:type="dxa"/>
              <w:right w:w="0" w:type="dxa"/>
            </w:tcMar>
            <w:vAlign w:val="center"/>
          </w:tcPr>
          <w:p w14:paraId="0AE6DCA6" w14:textId="77777777" w:rsidR="006361CE" w:rsidRDefault="006361CE" w:rsidP="00031330">
            <w:pPr>
              <w:spacing w:before="40" w:after="40"/>
              <w:ind w:left="40" w:right="40"/>
              <w:jc w:val="right"/>
            </w:pPr>
            <w:r>
              <w:rPr>
                <w:rFonts w:ascii="Roboto" w:eastAsia="Roboto" w:hAnsi="Roboto" w:cs="Roboto"/>
                <w:color w:val="111111"/>
              </w:rPr>
              <w:t>2.07</w:t>
            </w:r>
          </w:p>
        </w:tc>
      </w:tr>
      <w:tr w:rsidR="006361CE" w14:paraId="2F335AD3" w14:textId="77777777" w:rsidTr="00031330">
        <w:trPr>
          <w:cantSplit/>
          <w:jc w:val="center"/>
        </w:trPr>
        <w:tc>
          <w:tcPr>
            <w:tcW w:w="1734" w:type="dxa"/>
            <w:shd w:val="clear" w:color="auto" w:fill="FFFFFF"/>
            <w:tcMar>
              <w:top w:w="0" w:type="dxa"/>
              <w:left w:w="0" w:type="dxa"/>
              <w:bottom w:w="0" w:type="dxa"/>
              <w:right w:w="0" w:type="dxa"/>
            </w:tcMar>
            <w:vAlign w:val="center"/>
          </w:tcPr>
          <w:p w14:paraId="318553FB" w14:textId="77777777" w:rsidR="006361CE" w:rsidRDefault="006361CE" w:rsidP="00031330">
            <w:pPr>
              <w:spacing w:before="40" w:after="40"/>
              <w:ind w:left="40" w:right="40"/>
            </w:pPr>
            <w:r>
              <w:rPr>
                <w:rFonts w:ascii="Roboto" w:eastAsia="Roboto" w:hAnsi="Roboto" w:cs="Roboto"/>
                <w:color w:val="111111"/>
              </w:rPr>
              <w:t>Stage 78:94</w:t>
            </w:r>
          </w:p>
        </w:tc>
        <w:tc>
          <w:tcPr>
            <w:tcW w:w="1111" w:type="dxa"/>
            <w:shd w:val="clear" w:color="auto" w:fill="FFFFFF"/>
            <w:tcMar>
              <w:top w:w="0" w:type="dxa"/>
              <w:left w:w="0" w:type="dxa"/>
              <w:bottom w:w="0" w:type="dxa"/>
              <w:right w:w="0" w:type="dxa"/>
            </w:tcMar>
            <w:vAlign w:val="center"/>
          </w:tcPr>
          <w:p w14:paraId="62F39B79" w14:textId="77777777" w:rsidR="006361CE" w:rsidRDefault="006361CE" w:rsidP="00031330">
            <w:pPr>
              <w:spacing w:before="40" w:after="40"/>
              <w:ind w:left="40" w:right="40"/>
              <w:jc w:val="right"/>
            </w:pPr>
            <w:r>
              <w:rPr>
                <w:rFonts w:ascii="Roboto" w:eastAsia="Roboto" w:hAnsi="Roboto" w:cs="Roboto"/>
                <w:color w:val="111111"/>
              </w:rPr>
              <w:t>2.42</w:t>
            </w:r>
          </w:p>
        </w:tc>
        <w:tc>
          <w:tcPr>
            <w:tcW w:w="1699" w:type="dxa"/>
            <w:shd w:val="clear" w:color="auto" w:fill="FFFFFF"/>
            <w:tcMar>
              <w:top w:w="0" w:type="dxa"/>
              <w:left w:w="0" w:type="dxa"/>
              <w:bottom w:w="0" w:type="dxa"/>
              <w:right w:w="0" w:type="dxa"/>
            </w:tcMar>
            <w:vAlign w:val="center"/>
          </w:tcPr>
          <w:p w14:paraId="36A06240" w14:textId="77777777" w:rsidR="006361CE" w:rsidRDefault="006361CE" w:rsidP="00031330">
            <w:pPr>
              <w:spacing w:before="40" w:after="40"/>
              <w:ind w:left="40" w:right="40"/>
              <w:jc w:val="right"/>
            </w:pPr>
            <w:r>
              <w:rPr>
                <w:rFonts w:ascii="Roboto" w:eastAsia="Roboto" w:hAnsi="Roboto" w:cs="Roboto"/>
                <w:color w:val="111111"/>
              </w:rPr>
              <w:t>2.56</w:t>
            </w:r>
          </w:p>
        </w:tc>
        <w:tc>
          <w:tcPr>
            <w:tcW w:w="1102" w:type="dxa"/>
            <w:shd w:val="clear" w:color="auto" w:fill="FFFFFF"/>
            <w:tcMar>
              <w:top w:w="0" w:type="dxa"/>
              <w:left w:w="0" w:type="dxa"/>
              <w:bottom w:w="0" w:type="dxa"/>
              <w:right w:w="0" w:type="dxa"/>
            </w:tcMar>
            <w:vAlign w:val="center"/>
          </w:tcPr>
          <w:p w14:paraId="41E5FD4D" w14:textId="77777777" w:rsidR="006361CE" w:rsidRDefault="006361CE" w:rsidP="00031330">
            <w:pPr>
              <w:spacing w:before="40" w:after="40"/>
              <w:ind w:left="40" w:right="40"/>
              <w:jc w:val="right"/>
            </w:pPr>
            <w:r>
              <w:rPr>
                <w:rFonts w:ascii="Roboto" w:eastAsia="Roboto" w:hAnsi="Roboto" w:cs="Roboto"/>
                <w:color w:val="111111"/>
              </w:rPr>
              <w:t>2.69</w:t>
            </w:r>
          </w:p>
        </w:tc>
      </w:tr>
    </w:tbl>
    <w:p w14:paraId="179DF143" w14:textId="77777777" w:rsidR="006361CE" w:rsidRPr="00C02B7B" w:rsidRDefault="006361CE" w:rsidP="00C02B7B"/>
    <w:sectPr w:rsidR="006361CE" w:rsidRPr="00C02B7B" w:rsidSect="00F4544D">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nuel Steinbauer" w:date="2020-07-16T11:36:00Z" w:initials="MS">
    <w:p w14:paraId="32258E8F" w14:textId="3DBB20F3" w:rsidR="00D70438" w:rsidRDefault="00D70438">
      <w:pPr>
        <w:pStyle w:val="Kommentartext"/>
      </w:pPr>
      <w:r>
        <w:rPr>
          <w:rStyle w:val="Kommentarzeichen"/>
        </w:rPr>
        <w:annotationRef/>
      </w:r>
      <w:r>
        <w:t xml:space="preserve">I think the title is to complex/technical. Not sure if my suggestion </w:t>
      </w:r>
      <w:proofErr w:type="spellStart"/>
      <w:r>
        <w:t>is</w:t>
      </w:r>
      <w:proofErr w:type="spellEnd"/>
      <w:r>
        <w:t xml:space="preserve"> better. </w:t>
      </w:r>
    </w:p>
  </w:comment>
  <w:comment w:id="5" w:author="Manuel Steinbauer" w:date="2020-07-16T11:39:00Z" w:initials="MS">
    <w:p w14:paraId="0A4D7710" w14:textId="189537BA" w:rsidR="00D70438" w:rsidRPr="00B65D39" w:rsidRDefault="00D70438">
      <w:pPr>
        <w:pStyle w:val="Kommentartext"/>
        <w:rPr>
          <w:lang w:val="de-DE"/>
        </w:rPr>
      </w:pPr>
      <w:r>
        <w:rPr>
          <w:rStyle w:val="Kommentarzeichen"/>
        </w:rPr>
        <w:annotationRef/>
      </w:r>
      <w:r w:rsidRPr="00B65D39">
        <w:rPr>
          <w:lang w:val="de-DE"/>
        </w:rPr>
        <w:t>o.ä. “</w:t>
      </w:r>
      <w:proofErr w:type="spellStart"/>
      <w:r w:rsidRPr="00B65D39">
        <w:rPr>
          <w:lang w:val="de-DE"/>
        </w:rPr>
        <w:t>control</w:t>
      </w:r>
      <w:proofErr w:type="spellEnd"/>
      <w:r w:rsidRPr="00B65D39">
        <w:rPr>
          <w:lang w:val="de-DE"/>
        </w:rPr>
        <w:t>” finde ich etwas star</w:t>
      </w:r>
      <w:r>
        <w:rPr>
          <w:lang w:val="de-DE"/>
        </w:rPr>
        <w:t>k</w:t>
      </w:r>
    </w:p>
  </w:comment>
  <w:comment w:id="9" w:author="Manuel Steinbauer" w:date="2020-07-16T11:40:00Z" w:initials="MS">
    <w:p w14:paraId="734D8D55" w14:textId="50009BCB" w:rsidR="00D70438" w:rsidRPr="000E3A32" w:rsidRDefault="00D70438">
      <w:pPr>
        <w:pStyle w:val="Kommentartext"/>
        <w:rPr>
          <w:lang w:val="de-DE"/>
        </w:rPr>
      </w:pPr>
      <w:r>
        <w:rPr>
          <w:rStyle w:val="Kommentarzeichen"/>
        </w:rPr>
        <w:annotationRef/>
      </w:r>
      <w:r w:rsidRPr="000E3A32">
        <w:rPr>
          <w:lang w:val="de-DE"/>
        </w:rPr>
        <w:t xml:space="preserve">Die beiden gelöschten Sätze sind auch ok, aber aus meiner Sicht etwas </w:t>
      </w:r>
      <w:r>
        <w:rPr>
          <w:lang w:val="de-DE"/>
        </w:rPr>
        <w:t xml:space="preserve">nichtssagend. So wäre der Einstig sehr viel direkter am Thema. Wenn Du sie behalten willst ist das aber auch ok. </w:t>
      </w:r>
    </w:p>
  </w:comment>
  <w:comment w:id="18" w:author="Manuel Steinbauer" w:date="2020-07-16T11:42:00Z" w:initials="MS">
    <w:p w14:paraId="69EB38A6" w14:textId="23F3D7A1" w:rsidR="00D70438" w:rsidRPr="000E3A32" w:rsidRDefault="00D70438">
      <w:pPr>
        <w:pStyle w:val="Kommentartext"/>
        <w:rPr>
          <w:lang w:val="de-DE"/>
        </w:rPr>
      </w:pPr>
      <w:r>
        <w:rPr>
          <w:rStyle w:val="Kommentarzeichen"/>
        </w:rPr>
        <w:annotationRef/>
      </w:r>
      <w:r w:rsidRPr="000E3A32">
        <w:rPr>
          <w:lang w:val="de-DE"/>
        </w:rPr>
        <w:t xml:space="preserve">Schreibe das in </w:t>
      </w:r>
      <w:proofErr w:type="spellStart"/>
      <w:r w:rsidRPr="000E3A32">
        <w:rPr>
          <w:lang w:val="de-DE"/>
        </w:rPr>
        <w:t>review</w:t>
      </w:r>
      <w:proofErr w:type="spellEnd"/>
      <w:r w:rsidRPr="000E3A32">
        <w:rPr>
          <w:lang w:val="de-DE"/>
        </w:rPr>
        <w:t xml:space="preserve"> </w:t>
      </w:r>
      <w:r>
        <w:rPr>
          <w:lang w:val="de-DE"/>
        </w:rPr>
        <w:t>unten zu den Referenzen</w:t>
      </w:r>
    </w:p>
  </w:comment>
  <w:comment w:id="24" w:author="Manuel Steinbauer" w:date="2020-07-16T11:46:00Z" w:initials="MS">
    <w:p w14:paraId="25475496" w14:textId="1BC8BE00" w:rsidR="00D70438" w:rsidRPr="000E3A32" w:rsidRDefault="00D70438">
      <w:pPr>
        <w:pStyle w:val="Kommentartext"/>
        <w:rPr>
          <w:lang w:val="de-DE"/>
        </w:rPr>
      </w:pPr>
      <w:r>
        <w:rPr>
          <w:rStyle w:val="Kommentarzeichen"/>
        </w:rPr>
        <w:annotationRef/>
      </w:r>
      <w:r w:rsidRPr="000E3A32">
        <w:rPr>
          <w:lang w:val="de-DE"/>
        </w:rPr>
        <w:t xml:space="preserve">Ich würde mich nicht zu sehr auf die </w:t>
      </w:r>
      <w:proofErr w:type="spellStart"/>
      <w:r w:rsidRPr="000E3A32">
        <w:rPr>
          <w:lang w:val="de-DE"/>
        </w:rPr>
        <w:t>extinctions</w:t>
      </w:r>
      <w:proofErr w:type="spellEnd"/>
      <w:r w:rsidRPr="000E3A32">
        <w:rPr>
          <w:lang w:val="de-DE"/>
        </w:rPr>
        <w:t xml:space="preserve"> beziehen. </w:t>
      </w:r>
      <w:r>
        <w:rPr>
          <w:lang w:val="de-DE"/>
        </w:rPr>
        <w:t>Vielleicht weglassen?</w:t>
      </w:r>
    </w:p>
  </w:comment>
  <w:comment w:id="25" w:author="Manuel Steinbauer" w:date="2020-07-16T11:54:00Z" w:initials="MS">
    <w:p w14:paraId="28A6CA9F" w14:textId="7CE842FD" w:rsidR="00D70438" w:rsidRDefault="00D70438">
      <w:pPr>
        <w:pStyle w:val="Kommentartext"/>
      </w:pPr>
      <w:r>
        <w:rPr>
          <w:rStyle w:val="Kommentarzeichen"/>
        </w:rPr>
        <w:annotationRef/>
      </w:r>
      <w:r>
        <w:t xml:space="preserve">Not sure if this is better, but I found the previous sentence not specific </w:t>
      </w:r>
      <w:proofErr w:type="spellStart"/>
      <w:r>
        <w:t>enogh</w:t>
      </w:r>
      <w:proofErr w:type="spellEnd"/>
      <w:r>
        <w:t xml:space="preserve">. </w:t>
      </w:r>
    </w:p>
  </w:comment>
  <w:comment w:id="63" w:author="Manuel Steinbauer" w:date="2020-07-16T12:07:00Z" w:initials="MS">
    <w:p w14:paraId="23A55176" w14:textId="43F63A02" w:rsidR="00D70438" w:rsidRPr="00D70438" w:rsidRDefault="00CC5767">
      <w:pPr>
        <w:pStyle w:val="Kommentartext"/>
        <w:rPr>
          <w:lang w:val="de-DE"/>
        </w:rPr>
      </w:pPr>
      <w:proofErr w:type="spellStart"/>
      <w:r>
        <w:rPr>
          <w:lang w:val="de-DE"/>
        </w:rPr>
        <w:t>Mögiche</w:t>
      </w:r>
      <w:proofErr w:type="spellEnd"/>
      <w:r>
        <w:rPr>
          <w:lang w:val="de-DE"/>
        </w:rPr>
        <w:t xml:space="preserve"> </w:t>
      </w:r>
      <w:r w:rsidR="00D70438">
        <w:rPr>
          <w:rStyle w:val="Kommentarzeichen"/>
        </w:rPr>
        <w:annotationRef/>
      </w:r>
      <w:r w:rsidR="00D70438" w:rsidRPr="00D70438">
        <w:rPr>
          <w:lang w:val="de-DE"/>
        </w:rPr>
        <w:t xml:space="preserve">Ursachen könnte man noch in der </w:t>
      </w:r>
      <w:proofErr w:type="spellStart"/>
      <w:r w:rsidR="00D70438" w:rsidRPr="00D70438">
        <w:rPr>
          <w:lang w:val="de-DE"/>
        </w:rPr>
        <w:t>discussion</w:t>
      </w:r>
      <w:proofErr w:type="spellEnd"/>
      <w:r w:rsidR="00D70438" w:rsidRPr="00D70438">
        <w:rPr>
          <w:lang w:val="de-DE"/>
        </w:rPr>
        <w:t xml:space="preserve"> </w:t>
      </w:r>
      <w:r>
        <w:rPr>
          <w:lang w:val="de-DE"/>
        </w:rPr>
        <w:t xml:space="preserve">ansprechen. </w:t>
      </w:r>
      <w:r>
        <w:rPr>
          <w:lang w:val="de-DE"/>
        </w:rPr>
        <w:t xml:space="preserve">Wobei sich mir keine offensichtliche Erklärung aufdrängt. </w:t>
      </w:r>
    </w:p>
  </w:comment>
  <w:comment w:id="64" w:author="Manuel Steinbauer" w:date="2020-07-16T11:58:00Z" w:initials="MS">
    <w:p w14:paraId="4B31E59C" w14:textId="53F5DFC3" w:rsidR="00D70438" w:rsidRPr="00111420" w:rsidRDefault="00D70438">
      <w:pPr>
        <w:pStyle w:val="Kommentartext"/>
        <w:rPr>
          <w:lang w:val="de-DE"/>
        </w:rPr>
      </w:pPr>
      <w:r>
        <w:rPr>
          <w:rStyle w:val="Kommentarzeichen"/>
        </w:rPr>
        <w:annotationRef/>
      </w:r>
      <w:r w:rsidRPr="00111420">
        <w:rPr>
          <w:lang w:val="de-DE"/>
        </w:rPr>
        <w:t>Finde ich eine sehr gute/wicht</w:t>
      </w:r>
      <w:r>
        <w:rPr>
          <w:lang w:val="de-DE"/>
        </w:rPr>
        <w:t>ige Aussage die man evtl. sogar in den Abstrakt aufnehmen könnte</w:t>
      </w:r>
    </w:p>
  </w:comment>
  <w:comment w:id="66" w:author="Manuel Steinbauer" w:date="2020-07-16T12:00:00Z" w:initials="MS">
    <w:p w14:paraId="586577A3" w14:textId="77777777" w:rsidR="00D70438" w:rsidRDefault="00D70438">
      <w:pPr>
        <w:pStyle w:val="Kommentartext"/>
        <w:rPr>
          <w:lang w:val="de-DE"/>
        </w:rPr>
      </w:pPr>
      <w:r>
        <w:rPr>
          <w:rStyle w:val="Kommentarzeichen"/>
        </w:rPr>
        <w:annotationRef/>
      </w:r>
      <w:r w:rsidRPr="00D70438">
        <w:rPr>
          <w:lang w:val="de-DE"/>
        </w:rPr>
        <w:t>Klingt mir zu aktiv. Die Arten</w:t>
      </w:r>
      <w:r>
        <w:rPr>
          <w:lang w:val="de-DE"/>
        </w:rPr>
        <w:t xml:space="preserve"> bestehen ja aus lauter Einzelindividuen. Evolution ist dabei ein übergeordneter Prozess der </w:t>
      </w:r>
      <w:proofErr w:type="gramStart"/>
      <w:r>
        <w:rPr>
          <w:lang w:val="de-DE"/>
        </w:rPr>
        <w:t>passiert</w:t>
      </w:r>
      <w:proofErr w:type="gramEnd"/>
      <w:r>
        <w:rPr>
          <w:lang w:val="de-DE"/>
        </w:rPr>
        <w:t xml:space="preserve"> weil diese selektiert werden. </w:t>
      </w:r>
    </w:p>
    <w:p w14:paraId="1A05209F" w14:textId="77777777" w:rsidR="00D70438" w:rsidRDefault="00D70438">
      <w:pPr>
        <w:pStyle w:val="Kommentartext"/>
        <w:rPr>
          <w:lang w:val="de-DE"/>
        </w:rPr>
      </w:pPr>
    </w:p>
    <w:p w14:paraId="7D35BC5C" w14:textId="77777777" w:rsidR="00D70438" w:rsidRDefault="00D70438">
      <w:pPr>
        <w:pStyle w:val="Kommentartext"/>
        <w:rPr>
          <w:lang w:val="de-DE"/>
        </w:rPr>
      </w:pPr>
    </w:p>
    <w:p w14:paraId="33BE0E21" w14:textId="77777777" w:rsidR="00D70438" w:rsidRPr="00D70438" w:rsidRDefault="00D70438">
      <w:pPr>
        <w:pStyle w:val="Kommentartext"/>
      </w:pPr>
      <w:proofErr w:type="spellStart"/>
      <w:r w:rsidRPr="00D70438">
        <w:t>Evtl</w:t>
      </w:r>
      <w:proofErr w:type="spellEnd"/>
      <w:r w:rsidRPr="00D70438">
        <w:t xml:space="preserve"> </w:t>
      </w:r>
      <w:proofErr w:type="spellStart"/>
      <w:r w:rsidRPr="00D70438">
        <w:t>eher</w:t>
      </w:r>
      <w:proofErr w:type="spellEnd"/>
      <w:r w:rsidRPr="00D70438">
        <w:t xml:space="preserve">: </w:t>
      </w:r>
    </w:p>
    <w:p w14:paraId="0D0F2BC3" w14:textId="2AEB6598" w:rsidR="00D70438" w:rsidRPr="00D70438" w:rsidRDefault="00D70438">
      <w:pPr>
        <w:pStyle w:val="Kommentartext"/>
      </w:pPr>
      <w:r w:rsidRPr="00D70438">
        <w:t>They will go ext</w:t>
      </w:r>
      <w:r>
        <w:t xml:space="preserve">inct if they are unable to migrate and/or adapt.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258E8F" w15:done="0"/>
  <w15:commentEx w15:paraId="0A4D7710" w15:done="0"/>
  <w15:commentEx w15:paraId="734D8D55" w15:done="0"/>
  <w15:commentEx w15:paraId="69EB38A6" w15:done="0"/>
  <w15:commentEx w15:paraId="25475496" w15:done="0"/>
  <w15:commentEx w15:paraId="28A6CA9F" w15:done="0"/>
  <w15:commentEx w15:paraId="23A55176" w15:done="0"/>
  <w15:commentEx w15:paraId="4B31E59C" w15:done="0"/>
  <w15:commentEx w15:paraId="0D0F2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BA31" w16cex:dateUtc="2020-07-16T09:36:00Z"/>
  <w16cex:commentExtensible w16cex:durableId="22BABAEF" w16cex:dateUtc="2020-07-16T09:39:00Z"/>
  <w16cex:commentExtensible w16cex:durableId="22BABB48" w16cex:dateUtc="2020-07-16T09:40:00Z"/>
  <w16cex:commentExtensible w16cex:durableId="22BABBC2" w16cex:dateUtc="2020-07-16T09:42:00Z"/>
  <w16cex:commentExtensible w16cex:durableId="22BABC89" w16cex:dateUtc="2020-07-16T09:46:00Z"/>
  <w16cex:commentExtensible w16cex:durableId="22BABE8C" w16cex:dateUtc="2020-07-16T09:54:00Z"/>
  <w16cex:commentExtensible w16cex:durableId="22BAC18D" w16cex:dateUtc="2020-07-16T10:07:00Z"/>
  <w16cex:commentExtensible w16cex:durableId="22BABF4D" w16cex:dateUtc="2020-07-16T09:58:00Z"/>
  <w16cex:commentExtensible w16cex:durableId="22BABFED" w16cex:dateUtc="2020-07-16T1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258E8F" w16cid:durableId="22BABA31"/>
  <w16cid:commentId w16cid:paraId="0A4D7710" w16cid:durableId="22BABAEF"/>
  <w16cid:commentId w16cid:paraId="734D8D55" w16cid:durableId="22BABB48"/>
  <w16cid:commentId w16cid:paraId="69EB38A6" w16cid:durableId="22BABBC2"/>
  <w16cid:commentId w16cid:paraId="25475496" w16cid:durableId="22BABC89"/>
  <w16cid:commentId w16cid:paraId="28A6CA9F" w16cid:durableId="22BABE8C"/>
  <w16cid:commentId w16cid:paraId="23A55176" w16cid:durableId="22BAC18D"/>
  <w16cid:commentId w16cid:paraId="4B31E59C" w16cid:durableId="22BABF4D"/>
  <w16cid:commentId w16cid:paraId="0D0F2BC3" w16cid:durableId="22BABF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FD648" w14:textId="77777777" w:rsidR="00C84585" w:rsidRDefault="00C84585" w:rsidP="00EA37D3">
      <w:pPr>
        <w:spacing w:after="0" w:line="240" w:lineRule="auto"/>
      </w:pPr>
      <w:r>
        <w:separator/>
      </w:r>
    </w:p>
  </w:endnote>
  <w:endnote w:type="continuationSeparator" w:id="0">
    <w:p w14:paraId="37C8C7D7" w14:textId="77777777" w:rsidR="00C84585" w:rsidRDefault="00C84585" w:rsidP="00EA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Roboto">
    <w:altName w:val="Times New Roman"/>
    <w:panose1 w:val="020B0604020202020204"/>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09084" w14:textId="77777777" w:rsidR="00C84585" w:rsidRDefault="00C84585" w:rsidP="00EA37D3">
      <w:pPr>
        <w:spacing w:after="0" w:line="240" w:lineRule="auto"/>
      </w:pPr>
      <w:r>
        <w:separator/>
      </w:r>
    </w:p>
  </w:footnote>
  <w:footnote w:type="continuationSeparator" w:id="0">
    <w:p w14:paraId="2F13AE6E" w14:textId="77777777" w:rsidR="00C84585" w:rsidRDefault="00C84585" w:rsidP="00EA3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A2EBA4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1D4B4D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34D8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02006C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3CC31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9428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F8FA6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F0FE5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EE420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E7A4370"/>
    <w:lvl w:ilvl="0">
      <w:start w:val="1"/>
      <w:numFmt w:val="bullet"/>
      <w:pStyle w:val="Aufzhlungszeichen"/>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nuel Steinbauer">
    <w15:presenceInfo w15:providerId="None" w15:userId="Manuel Steinbau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593"/>
    <w:rsid w:val="00001B07"/>
    <w:rsid w:val="00012813"/>
    <w:rsid w:val="00012F13"/>
    <w:rsid w:val="00016D98"/>
    <w:rsid w:val="00017CBF"/>
    <w:rsid w:val="00024C95"/>
    <w:rsid w:val="00031330"/>
    <w:rsid w:val="00032146"/>
    <w:rsid w:val="00034028"/>
    <w:rsid w:val="00043FAC"/>
    <w:rsid w:val="000452F1"/>
    <w:rsid w:val="00073279"/>
    <w:rsid w:val="00074CE9"/>
    <w:rsid w:val="000779AC"/>
    <w:rsid w:val="000A4D4C"/>
    <w:rsid w:val="000B015A"/>
    <w:rsid w:val="000C2346"/>
    <w:rsid w:val="000E3A32"/>
    <w:rsid w:val="000E5D06"/>
    <w:rsid w:val="00111420"/>
    <w:rsid w:val="001275FF"/>
    <w:rsid w:val="00131151"/>
    <w:rsid w:val="00131C99"/>
    <w:rsid w:val="0017335B"/>
    <w:rsid w:val="00176619"/>
    <w:rsid w:val="00192463"/>
    <w:rsid w:val="001A7D93"/>
    <w:rsid w:val="001B10A2"/>
    <w:rsid w:val="001B3436"/>
    <w:rsid w:val="001B710B"/>
    <w:rsid w:val="001C495B"/>
    <w:rsid w:val="001E6C7A"/>
    <w:rsid w:val="001F3E28"/>
    <w:rsid w:val="001F5F58"/>
    <w:rsid w:val="0020144B"/>
    <w:rsid w:val="00205E67"/>
    <w:rsid w:val="0021023B"/>
    <w:rsid w:val="0022046A"/>
    <w:rsid w:val="002319EE"/>
    <w:rsid w:val="00240F62"/>
    <w:rsid w:val="002420A5"/>
    <w:rsid w:val="00275F84"/>
    <w:rsid w:val="0027772E"/>
    <w:rsid w:val="00277D5F"/>
    <w:rsid w:val="002923D5"/>
    <w:rsid w:val="00294503"/>
    <w:rsid w:val="002A22AC"/>
    <w:rsid w:val="002B1B49"/>
    <w:rsid w:val="002E2A9F"/>
    <w:rsid w:val="002F2710"/>
    <w:rsid w:val="002F6DDC"/>
    <w:rsid w:val="00303B60"/>
    <w:rsid w:val="00320087"/>
    <w:rsid w:val="003245AE"/>
    <w:rsid w:val="00332ABE"/>
    <w:rsid w:val="0035242D"/>
    <w:rsid w:val="00352C24"/>
    <w:rsid w:val="003569A1"/>
    <w:rsid w:val="0038534A"/>
    <w:rsid w:val="003A0B12"/>
    <w:rsid w:val="003A1F61"/>
    <w:rsid w:val="003B457F"/>
    <w:rsid w:val="003C6F52"/>
    <w:rsid w:val="003F2EB3"/>
    <w:rsid w:val="0040217F"/>
    <w:rsid w:val="00427452"/>
    <w:rsid w:val="00430721"/>
    <w:rsid w:val="00430F99"/>
    <w:rsid w:val="00444154"/>
    <w:rsid w:val="00444C72"/>
    <w:rsid w:val="00451762"/>
    <w:rsid w:val="0045701D"/>
    <w:rsid w:val="00464475"/>
    <w:rsid w:val="00464B4C"/>
    <w:rsid w:val="00497B80"/>
    <w:rsid w:val="004B60E9"/>
    <w:rsid w:val="004C065E"/>
    <w:rsid w:val="004D36EC"/>
    <w:rsid w:val="004F0379"/>
    <w:rsid w:val="00502650"/>
    <w:rsid w:val="00505AA9"/>
    <w:rsid w:val="0050603D"/>
    <w:rsid w:val="00506ED8"/>
    <w:rsid w:val="00514358"/>
    <w:rsid w:val="005151A1"/>
    <w:rsid w:val="00523CBE"/>
    <w:rsid w:val="00536E34"/>
    <w:rsid w:val="00552139"/>
    <w:rsid w:val="00555713"/>
    <w:rsid w:val="00557163"/>
    <w:rsid w:val="00573963"/>
    <w:rsid w:val="00582584"/>
    <w:rsid w:val="005A2854"/>
    <w:rsid w:val="005C040E"/>
    <w:rsid w:val="005C0D45"/>
    <w:rsid w:val="005D7CC8"/>
    <w:rsid w:val="005E1AC2"/>
    <w:rsid w:val="005E3961"/>
    <w:rsid w:val="005E700C"/>
    <w:rsid w:val="005F3B7C"/>
    <w:rsid w:val="00611B80"/>
    <w:rsid w:val="00615C26"/>
    <w:rsid w:val="0062399B"/>
    <w:rsid w:val="006248CA"/>
    <w:rsid w:val="00633383"/>
    <w:rsid w:val="0063555F"/>
    <w:rsid w:val="006361CE"/>
    <w:rsid w:val="006442F3"/>
    <w:rsid w:val="006657A8"/>
    <w:rsid w:val="006750B8"/>
    <w:rsid w:val="006816FD"/>
    <w:rsid w:val="0068366F"/>
    <w:rsid w:val="00696A37"/>
    <w:rsid w:val="00697507"/>
    <w:rsid w:val="006B0577"/>
    <w:rsid w:val="006C0803"/>
    <w:rsid w:val="006C169C"/>
    <w:rsid w:val="006C5525"/>
    <w:rsid w:val="006C5FC2"/>
    <w:rsid w:val="006D7231"/>
    <w:rsid w:val="006E4CB5"/>
    <w:rsid w:val="006E6439"/>
    <w:rsid w:val="007068C3"/>
    <w:rsid w:val="00711782"/>
    <w:rsid w:val="0072413C"/>
    <w:rsid w:val="00742B98"/>
    <w:rsid w:val="0074733F"/>
    <w:rsid w:val="00752930"/>
    <w:rsid w:val="007665D2"/>
    <w:rsid w:val="007748C0"/>
    <w:rsid w:val="007851EE"/>
    <w:rsid w:val="0079100C"/>
    <w:rsid w:val="007B0CA1"/>
    <w:rsid w:val="007C0144"/>
    <w:rsid w:val="007D3222"/>
    <w:rsid w:val="007D3F62"/>
    <w:rsid w:val="007D5177"/>
    <w:rsid w:val="007E28EF"/>
    <w:rsid w:val="007E3E93"/>
    <w:rsid w:val="008366CF"/>
    <w:rsid w:val="00843ECA"/>
    <w:rsid w:val="00856803"/>
    <w:rsid w:val="00864934"/>
    <w:rsid w:val="0089451A"/>
    <w:rsid w:val="008A06BF"/>
    <w:rsid w:val="008B2636"/>
    <w:rsid w:val="008B4867"/>
    <w:rsid w:val="008C5F29"/>
    <w:rsid w:val="008D11D4"/>
    <w:rsid w:val="008E1036"/>
    <w:rsid w:val="008F728D"/>
    <w:rsid w:val="009034B3"/>
    <w:rsid w:val="00923BD2"/>
    <w:rsid w:val="00926262"/>
    <w:rsid w:val="00932E30"/>
    <w:rsid w:val="009332E0"/>
    <w:rsid w:val="009361F7"/>
    <w:rsid w:val="00941EEE"/>
    <w:rsid w:val="00943699"/>
    <w:rsid w:val="00946A10"/>
    <w:rsid w:val="009636EC"/>
    <w:rsid w:val="00976A3D"/>
    <w:rsid w:val="00982F8C"/>
    <w:rsid w:val="00985164"/>
    <w:rsid w:val="009A005A"/>
    <w:rsid w:val="009A507F"/>
    <w:rsid w:val="009A69E2"/>
    <w:rsid w:val="009C2A9A"/>
    <w:rsid w:val="009C582A"/>
    <w:rsid w:val="009D1210"/>
    <w:rsid w:val="009E478B"/>
    <w:rsid w:val="009F0250"/>
    <w:rsid w:val="009F3F4D"/>
    <w:rsid w:val="009F404E"/>
    <w:rsid w:val="009F45EE"/>
    <w:rsid w:val="00A0236E"/>
    <w:rsid w:val="00A03E8D"/>
    <w:rsid w:val="00A1298D"/>
    <w:rsid w:val="00A13AA2"/>
    <w:rsid w:val="00A25439"/>
    <w:rsid w:val="00A31A61"/>
    <w:rsid w:val="00A43882"/>
    <w:rsid w:val="00A800D8"/>
    <w:rsid w:val="00AA4F71"/>
    <w:rsid w:val="00AC595C"/>
    <w:rsid w:val="00AC76FC"/>
    <w:rsid w:val="00AD6364"/>
    <w:rsid w:val="00AE4C17"/>
    <w:rsid w:val="00AE55D0"/>
    <w:rsid w:val="00B13D4C"/>
    <w:rsid w:val="00B32D5B"/>
    <w:rsid w:val="00B6500F"/>
    <w:rsid w:val="00B65D39"/>
    <w:rsid w:val="00B83938"/>
    <w:rsid w:val="00B854B5"/>
    <w:rsid w:val="00BA689C"/>
    <w:rsid w:val="00BB049B"/>
    <w:rsid w:val="00BB0CA9"/>
    <w:rsid w:val="00BB1770"/>
    <w:rsid w:val="00BC01CF"/>
    <w:rsid w:val="00BC331E"/>
    <w:rsid w:val="00BC5F42"/>
    <w:rsid w:val="00C02B7B"/>
    <w:rsid w:val="00C06427"/>
    <w:rsid w:val="00C06C79"/>
    <w:rsid w:val="00C17163"/>
    <w:rsid w:val="00C24A37"/>
    <w:rsid w:val="00C34BD9"/>
    <w:rsid w:val="00C35C93"/>
    <w:rsid w:val="00C3790B"/>
    <w:rsid w:val="00C4174C"/>
    <w:rsid w:val="00C43525"/>
    <w:rsid w:val="00C72490"/>
    <w:rsid w:val="00C73C91"/>
    <w:rsid w:val="00C82375"/>
    <w:rsid w:val="00C84585"/>
    <w:rsid w:val="00C85619"/>
    <w:rsid w:val="00C8720A"/>
    <w:rsid w:val="00C94014"/>
    <w:rsid w:val="00CA3401"/>
    <w:rsid w:val="00CA7533"/>
    <w:rsid w:val="00CB6D53"/>
    <w:rsid w:val="00CC4BE9"/>
    <w:rsid w:val="00CC5767"/>
    <w:rsid w:val="00CD56CB"/>
    <w:rsid w:val="00CE173B"/>
    <w:rsid w:val="00CE3E81"/>
    <w:rsid w:val="00CE5657"/>
    <w:rsid w:val="00CF6F93"/>
    <w:rsid w:val="00D0060E"/>
    <w:rsid w:val="00D0128F"/>
    <w:rsid w:val="00D14CB7"/>
    <w:rsid w:val="00D16E88"/>
    <w:rsid w:val="00D221D2"/>
    <w:rsid w:val="00D2359D"/>
    <w:rsid w:val="00D503D1"/>
    <w:rsid w:val="00D51815"/>
    <w:rsid w:val="00D5404F"/>
    <w:rsid w:val="00D548B3"/>
    <w:rsid w:val="00D64721"/>
    <w:rsid w:val="00D70438"/>
    <w:rsid w:val="00D72C55"/>
    <w:rsid w:val="00D73E6A"/>
    <w:rsid w:val="00D747A7"/>
    <w:rsid w:val="00D766DD"/>
    <w:rsid w:val="00D90534"/>
    <w:rsid w:val="00D93EC6"/>
    <w:rsid w:val="00D94858"/>
    <w:rsid w:val="00DA3272"/>
    <w:rsid w:val="00DA3942"/>
    <w:rsid w:val="00DA5025"/>
    <w:rsid w:val="00DA7378"/>
    <w:rsid w:val="00DA7F6B"/>
    <w:rsid w:val="00DD2AB3"/>
    <w:rsid w:val="00DD6730"/>
    <w:rsid w:val="00DE1484"/>
    <w:rsid w:val="00DE7BCA"/>
    <w:rsid w:val="00E02DA8"/>
    <w:rsid w:val="00E155DE"/>
    <w:rsid w:val="00E204B5"/>
    <w:rsid w:val="00E20C64"/>
    <w:rsid w:val="00E20EC1"/>
    <w:rsid w:val="00E328B0"/>
    <w:rsid w:val="00E36528"/>
    <w:rsid w:val="00E44098"/>
    <w:rsid w:val="00E6453A"/>
    <w:rsid w:val="00E646E9"/>
    <w:rsid w:val="00E704FC"/>
    <w:rsid w:val="00E77593"/>
    <w:rsid w:val="00E81F92"/>
    <w:rsid w:val="00E85B35"/>
    <w:rsid w:val="00E87D0A"/>
    <w:rsid w:val="00EA37D3"/>
    <w:rsid w:val="00EB4BE2"/>
    <w:rsid w:val="00EC6762"/>
    <w:rsid w:val="00EE35BA"/>
    <w:rsid w:val="00EE5E53"/>
    <w:rsid w:val="00F0497C"/>
    <w:rsid w:val="00F12CFA"/>
    <w:rsid w:val="00F2238D"/>
    <w:rsid w:val="00F304F6"/>
    <w:rsid w:val="00F343D8"/>
    <w:rsid w:val="00F378BA"/>
    <w:rsid w:val="00F41CDD"/>
    <w:rsid w:val="00F4544D"/>
    <w:rsid w:val="00F756ED"/>
    <w:rsid w:val="00F77BBC"/>
    <w:rsid w:val="00F80054"/>
    <w:rsid w:val="00F83E29"/>
    <w:rsid w:val="00F86EB7"/>
    <w:rsid w:val="00F90CFE"/>
    <w:rsid w:val="00F95394"/>
    <w:rsid w:val="00FA17FB"/>
    <w:rsid w:val="00FB3023"/>
    <w:rsid w:val="00FB467D"/>
    <w:rsid w:val="00FB5C3B"/>
    <w:rsid w:val="00FB78FE"/>
    <w:rsid w:val="00FC22B6"/>
    <w:rsid w:val="00FC4B4D"/>
    <w:rsid w:val="00FC4BBA"/>
    <w:rsid w:val="00FC538F"/>
    <w:rsid w:val="00FD31DE"/>
    <w:rsid w:val="00FE4665"/>
    <w:rsid w:val="00FF3C97"/>
    <w:rsid w:val="00FF4660"/>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4421D"/>
  <w15:chartTrackingRefBased/>
  <w15:docId w15:val="{7DE40D2F-FDEA-40C5-8D16-FBC472D0A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61CE"/>
    <w:pPr>
      <w:spacing w:line="360" w:lineRule="auto"/>
    </w:pPr>
    <w:rPr>
      <w:lang w:val="en-US"/>
    </w:rPr>
  </w:style>
  <w:style w:type="paragraph" w:styleId="berschrift1">
    <w:name w:val="heading 1"/>
    <w:basedOn w:val="Standard"/>
    <w:next w:val="Standard"/>
    <w:link w:val="berschrift1Zchn"/>
    <w:uiPriority w:val="9"/>
    <w:qFormat/>
    <w:rsid w:val="00582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2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25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825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8258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2584"/>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8258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8258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258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5F3B7C"/>
    <w:rPr>
      <w:sz w:val="16"/>
      <w:szCs w:val="16"/>
    </w:rPr>
  </w:style>
  <w:style w:type="paragraph" w:styleId="Kommentartext">
    <w:name w:val="annotation text"/>
    <w:basedOn w:val="Standard"/>
    <w:link w:val="KommentartextZchn"/>
    <w:uiPriority w:val="99"/>
    <w:semiHidden/>
    <w:unhideWhenUsed/>
    <w:rsid w:val="005F3B7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F3B7C"/>
    <w:rPr>
      <w:sz w:val="20"/>
      <w:szCs w:val="20"/>
      <w:lang w:val="en-US"/>
    </w:rPr>
  </w:style>
  <w:style w:type="paragraph" w:styleId="Kommentarthema">
    <w:name w:val="annotation subject"/>
    <w:basedOn w:val="Kommentartext"/>
    <w:next w:val="Kommentartext"/>
    <w:link w:val="KommentarthemaZchn"/>
    <w:uiPriority w:val="99"/>
    <w:semiHidden/>
    <w:unhideWhenUsed/>
    <w:rsid w:val="005F3B7C"/>
    <w:rPr>
      <w:b/>
      <w:bCs/>
    </w:rPr>
  </w:style>
  <w:style w:type="character" w:customStyle="1" w:styleId="KommentarthemaZchn">
    <w:name w:val="Kommentarthema Zchn"/>
    <w:basedOn w:val="KommentartextZchn"/>
    <w:link w:val="Kommentarthema"/>
    <w:uiPriority w:val="99"/>
    <w:semiHidden/>
    <w:rsid w:val="005F3B7C"/>
    <w:rPr>
      <w:b/>
      <w:bCs/>
      <w:sz w:val="20"/>
      <w:szCs w:val="20"/>
      <w:lang w:val="en-US"/>
    </w:rPr>
  </w:style>
  <w:style w:type="paragraph" w:styleId="Sprechblasentext">
    <w:name w:val="Balloon Text"/>
    <w:basedOn w:val="Standard"/>
    <w:link w:val="SprechblasentextZchn"/>
    <w:uiPriority w:val="99"/>
    <w:semiHidden/>
    <w:unhideWhenUsed/>
    <w:rsid w:val="005F3B7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3B7C"/>
    <w:rPr>
      <w:rFonts w:ascii="Segoe UI" w:hAnsi="Segoe UI" w:cs="Segoe UI"/>
      <w:sz w:val="18"/>
      <w:szCs w:val="18"/>
      <w:lang w:val="en-US"/>
    </w:rPr>
  </w:style>
  <w:style w:type="character" w:styleId="Platzhaltertext">
    <w:name w:val="Placeholder Text"/>
    <w:basedOn w:val="Absatz-Standardschriftart"/>
    <w:uiPriority w:val="99"/>
    <w:semiHidden/>
    <w:rsid w:val="00582584"/>
    <w:rPr>
      <w:color w:val="808080"/>
    </w:rPr>
  </w:style>
  <w:style w:type="paragraph" w:customStyle="1" w:styleId="CitaviBibliographyEntry">
    <w:name w:val="Citavi Bibliography Entry"/>
    <w:basedOn w:val="Standard"/>
    <w:link w:val="CitaviBibliographyEntryZchn"/>
    <w:rsid w:val="00582584"/>
    <w:pPr>
      <w:spacing w:after="120"/>
    </w:pPr>
  </w:style>
  <w:style w:type="character" w:customStyle="1" w:styleId="CitaviBibliographyEntryZchn">
    <w:name w:val="Citavi Bibliography Entry Zchn"/>
    <w:basedOn w:val="Absatz-Standardschriftart"/>
    <w:link w:val="CitaviBibliographyEntry"/>
    <w:rsid w:val="00582584"/>
    <w:rPr>
      <w:lang w:val="en-US"/>
    </w:rPr>
  </w:style>
  <w:style w:type="paragraph" w:customStyle="1" w:styleId="CitaviBibliographyHeading">
    <w:name w:val="Citavi Bibliography Heading"/>
    <w:basedOn w:val="berschrift1"/>
    <w:link w:val="CitaviBibliographyHeadingZchn"/>
    <w:rsid w:val="00582584"/>
  </w:style>
  <w:style w:type="character" w:customStyle="1" w:styleId="CitaviBibliographyHeadingZchn">
    <w:name w:val="Citavi Bibliography Heading Zchn"/>
    <w:basedOn w:val="Absatz-Standardschriftart"/>
    <w:link w:val="CitaviBibliographyHeading"/>
    <w:rsid w:val="00582584"/>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582584"/>
    <w:rPr>
      <w:rFonts w:asciiTheme="majorHAnsi" w:eastAsiaTheme="majorEastAsia" w:hAnsiTheme="majorHAnsi" w:cstheme="majorBidi"/>
      <w:color w:val="2F5496" w:themeColor="accent1" w:themeShade="BF"/>
      <w:sz w:val="32"/>
      <w:szCs w:val="32"/>
      <w:lang w:val="en-US"/>
    </w:rPr>
  </w:style>
  <w:style w:type="paragraph" w:customStyle="1" w:styleId="CitaviBibliographySubheading1">
    <w:name w:val="Citavi Bibliography Subheading 1"/>
    <w:basedOn w:val="berschrift2"/>
    <w:link w:val="CitaviBibliographySubheading1Zchn"/>
    <w:rsid w:val="00582584"/>
    <w:pPr>
      <w:outlineLvl w:val="9"/>
    </w:pPr>
  </w:style>
  <w:style w:type="character" w:customStyle="1" w:styleId="CitaviBibliographySubheading1Zchn">
    <w:name w:val="Citavi Bibliography Subheading 1 Zchn"/>
    <w:basedOn w:val="Absatz-Standardschriftart"/>
    <w:link w:val="CitaviBibliographySubheading1"/>
    <w:rsid w:val="00582584"/>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582584"/>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berschrift3"/>
    <w:link w:val="CitaviBibliographySubheading2Zchn"/>
    <w:rsid w:val="00582584"/>
    <w:pPr>
      <w:outlineLvl w:val="9"/>
    </w:pPr>
  </w:style>
  <w:style w:type="character" w:customStyle="1" w:styleId="CitaviBibliographySubheading2Zchn">
    <w:name w:val="Citavi Bibliography Subheading 2 Zchn"/>
    <w:basedOn w:val="Absatz-Standardschriftart"/>
    <w:link w:val="CitaviBibliographySubheading2"/>
    <w:rsid w:val="00582584"/>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rsid w:val="00582584"/>
    <w:rPr>
      <w:rFonts w:asciiTheme="majorHAnsi" w:eastAsiaTheme="majorEastAsia" w:hAnsiTheme="majorHAnsi" w:cstheme="majorBidi"/>
      <w:color w:val="1F3763" w:themeColor="accent1" w:themeShade="7F"/>
      <w:sz w:val="24"/>
      <w:szCs w:val="24"/>
      <w:lang w:val="en-US"/>
    </w:rPr>
  </w:style>
  <w:style w:type="paragraph" w:customStyle="1" w:styleId="CitaviBibliographySubheading3">
    <w:name w:val="Citavi Bibliography Subheading 3"/>
    <w:basedOn w:val="berschrift4"/>
    <w:link w:val="CitaviBibliographySubheading3Zchn"/>
    <w:rsid w:val="00582584"/>
    <w:pPr>
      <w:outlineLvl w:val="9"/>
    </w:pPr>
  </w:style>
  <w:style w:type="character" w:customStyle="1" w:styleId="CitaviBibliographySubheading3Zchn">
    <w:name w:val="Citavi Bibliography Subheading 3 Zchn"/>
    <w:basedOn w:val="Absatz-Standardschriftart"/>
    <w:link w:val="CitaviBibliographySubheading3"/>
    <w:rsid w:val="00582584"/>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582584"/>
    <w:rPr>
      <w:rFonts w:asciiTheme="majorHAnsi" w:eastAsiaTheme="majorEastAsia" w:hAnsiTheme="majorHAnsi" w:cstheme="majorBidi"/>
      <w:i/>
      <w:iCs/>
      <w:color w:val="2F5496" w:themeColor="accent1" w:themeShade="BF"/>
      <w:lang w:val="en-US"/>
    </w:rPr>
  </w:style>
  <w:style w:type="paragraph" w:customStyle="1" w:styleId="CitaviBibliographySubheading4">
    <w:name w:val="Citavi Bibliography Subheading 4"/>
    <w:basedOn w:val="berschrift5"/>
    <w:link w:val="CitaviBibliographySubheading4Zchn"/>
    <w:rsid w:val="00582584"/>
    <w:pPr>
      <w:outlineLvl w:val="9"/>
    </w:pPr>
  </w:style>
  <w:style w:type="character" w:customStyle="1" w:styleId="CitaviBibliographySubheading4Zchn">
    <w:name w:val="Citavi Bibliography Subheading 4 Zchn"/>
    <w:basedOn w:val="Absatz-Standardschriftart"/>
    <w:link w:val="CitaviBibliographySubheading4"/>
    <w:rsid w:val="00582584"/>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582584"/>
    <w:rPr>
      <w:rFonts w:asciiTheme="majorHAnsi" w:eastAsiaTheme="majorEastAsia" w:hAnsiTheme="majorHAnsi" w:cstheme="majorBidi"/>
      <w:color w:val="2F5496" w:themeColor="accent1" w:themeShade="BF"/>
      <w:lang w:val="en-US"/>
    </w:rPr>
  </w:style>
  <w:style w:type="paragraph" w:customStyle="1" w:styleId="CitaviBibliographySubheading5">
    <w:name w:val="Citavi Bibliography Subheading 5"/>
    <w:basedOn w:val="berschrift6"/>
    <w:link w:val="CitaviBibliographySubheading5Zchn"/>
    <w:rsid w:val="00582584"/>
    <w:pPr>
      <w:outlineLvl w:val="9"/>
    </w:pPr>
  </w:style>
  <w:style w:type="character" w:customStyle="1" w:styleId="CitaviBibliographySubheading5Zchn">
    <w:name w:val="Citavi Bibliography Subheading 5 Zchn"/>
    <w:basedOn w:val="Absatz-Standardschriftart"/>
    <w:link w:val="CitaviBibliographySubheading5"/>
    <w:rsid w:val="00582584"/>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582584"/>
    <w:rPr>
      <w:rFonts w:asciiTheme="majorHAnsi" w:eastAsiaTheme="majorEastAsia" w:hAnsiTheme="majorHAnsi" w:cstheme="majorBidi"/>
      <w:color w:val="1F3763" w:themeColor="accent1" w:themeShade="7F"/>
      <w:lang w:val="en-US"/>
    </w:rPr>
  </w:style>
  <w:style w:type="paragraph" w:customStyle="1" w:styleId="CitaviBibliographySubheading6">
    <w:name w:val="Citavi Bibliography Subheading 6"/>
    <w:basedOn w:val="berschrift7"/>
    <w:link w:val="CitaviBibliographySubheading6Zchn"/>
    <w:rsid w:val="00582584"/>
    <w:pPr>
      <w:outlineLvl w:val="9"/>
    </w:pPr>
  </w:style>
  <w:style w:type="character" w:customStyle="1" w:styleId="CitaviBibliographySubheading6Zchn">
    <w:name w:val="Citavi Bibliography Subheading 6 Zchn"/>
    <w:basedOn w:val="Absatz-Standardschriftart"/>
    <w:link w:val="CitaviBibliographySubheading6"/>
    <w:rsid w:val="00582584"/>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582584"/>
    <w:rPr>
      <w:rFonts w:asciiTheme="majorHAnsi" w:eastAsiaTheme="majorEastAsia" w:hAnsiTheme="majorHAnsi" w:cstheme="majorBidi"/>
      <w:i/>
      <w:iCs/>
      <w:color w:val="1F3763" w:themeColor="accent1" w:themeShade="7F"/>
      <w:lang w:val="en-US"/>
    </w:rPr>
  </w:style>
  <w:style w:type="paragraph" w:customStyle="1" w:styleId="CitaviBibliographySubheading7">
    <w:name w:val="Citavi Bibliography Subheading 7"/>
    <w:basedOn w:val="berschrift8"/>
    <w:link w:val="CitaviBibliographySubheading7Zchn"/>
    <w:rsid w:val="00582584"/>
    <w:pPr>
      <w:outlineLvl w:val="9"/>
    </w:pPr>
  </w:style>
  <w:style w:type="character" w:customStyle="1" w:styleId="CitaviBibliographySubheading7Zchn">
    <w:name w:val="Citavi Bibliography Subheading 7 Zchn"/>
    <w:basedOn w:val="Absatz-Standardschriftart"/>
    <w:link w:val="CitaviBibliographySubheading7"/>
    <w:rsid w:val="00582584"/>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582584"/>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rsid w:val="00582584"/>
    <w:pPr>
      <w:outlineLvl w:val="9"/>
    </w:pPr>
  </w:style>
  <w:style w:type="character" w:customStyle="1" w:styleId="CitaviBibliographySubheading8Zchn">
    <w:name w:val="Citavi Bibliography Subheading 8 Zchn"/>
    <w:basedOn w:val="Absatz-Standardschriftart"/>
    <w:link w:val="CitaviBibliographySubheading8"/>
    <w:rsid w:val="00582584"/>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582584"/>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73279"/>
    <w:pPr>
      <w:spacing w:after="200" w:line="240" w:lineRule="auto"/>
    </w:pPr>
    <w:rPr>
      <w:iCs/>
      <w:color w:val="000000" w:themeColor="text1"/>
      <w:szCs w:val="18"/>
    </w:rPr>
  </w:style>
  <w:style w:type="paragraph" w:styleId="Inhaltsverzeichnisberschrift">
    <w:name w:val="TOC Heading"/>
    <w:basedOn w:val="berschrift1"/>
    <w:next w:val="Standard"/>
    <w:uiPriority w:val="39"/>
    <w:semiHidden/>
    <w:unhideWhenUsed/>
    <w:qFormat/>
    <w:rsid w:val="00A0236E"/>
    <w:pPr>
      <w:outlineLvl w:val="9"/>
    </w:pPr>
  </w:style>
  <w:style w:type="paragraph" w:styleId="Literaturverzeichnis">
    <w:name w:val="Bibliography"/>
    <w:basedOn w:val="Standard"/>
    <w:next w:val="Standard"/>
    <w:uiPriority w:val="37"/>
    <w:semiHidden/>
    <w:unhideWhenUsed/>
    <w:rsid w:val="00A0236E"/>
  </w:style>
  <w:style w:type="character" w:styleId="Buchtitel">
    <w:name w:val="Book Title"/>
    <w:basedOn w:val="Absatz-Standardschriftart"/>
    <w:uiPriority w:val="33"/>
    <w:qFormat/>
    <w:rsid w:val="00A0236E"/>
    <w:rPr>
      <w:b/>
      <w:bCs/>
      <w:i/>
      <w:iCs/>
      <w:spacing w:val="5"/>
    </w:rPr>
  </w:style>
  <w:style w:type="character" w:styleId="IntensiverVerweis">
    <w:name w:val="Intense Reference"/>
    <w:basedOn w:val="Absatz-Standardschriftart"/>
    <w:uiPriority w:val="32"/>
    <w:qFormat/>
    <w:rsid w:val="00A0236E"/>
    <w:rPr>
      <w:b/>
      <w:bCs/>
      <w:smallCaps/>
      <w:color w:val="4472C4" w:themeColor="accent1"/>
      <w:spacing w:val="5"/>
    </w:rPr>
  </w:style>
  <w:style w:type="character" w:styleId="SchwacherVerweis">
    <w:name w:val="Subtle Reference"/>
    <w:basedOn w:val="Absatz-Standardschriftart"/>
    <w:uiPriority w:val="31"/>
    <w:qFormat/>
    <w:rsid w:val="00A0236E"/>
    <w:rPr>
      <w:smallCaps/>
      <w:color w:val="5A5A5A" w:themeColor="text1" w:themeTint="A5"/>
    </w:rPr>
  </w:style>
  <w:style w:type="character" w:styleId="IntensiveHervorhebung">
    <w:name w:val="Intense Emphasis"/>
    <w:basedOn w:val="Absatz-Standardschriftart"/>
    <w:uiPriority w:val="21"/>
    <w:qFormat/>
    <w:rsid w:val="00A0236E"/>
    <w:rPr>
      <w:i/>
      <w:iCs/>
      <w:color w:val="4472C4" w:themeColor="accent1"/>
    </w:rPr>
  </w:style>
  <w:style w:type="character" w:styleId="SchwacheHervorhebung">
    <w:name w:val="Subtle Emphasis"/>
    <w:basedOn w:val="Absatz-Standardschriftart"/>
    <w:uiPriority w:val="19"/>
    <w:qFormat/>
    <w:rsid w:val="00A0236E"/>
    <w:rPr>
      <w:i/>
      <w:iCs/>
      <w:color w:val="404040" w:themeColor="text1" w:themeTint="BF"/>
    </w:rPr>
  </w:style>
  <w:style w:type="paragraph" w:styleId="IntensivesZitat">
    <w:name w:val="Intense Quote"/>
    <w:basedOn w:val="Standard"/>
    <w:next w:val="Standard"/>
    <w:link w:val="IntensivesZitatZchn"/>
    <w:uiPriority w:val="30"/>
    <w:qFormat/>
    <w:rsid w:val="00A023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0236E"/>
    <w:rPr>
      <w:i/>
      <w:iCs/>
      <w:color w:val="4472C4" w:themeColor="accent1"/>
      <w:lang w:val="en-US"/>
    </w:rPr>
  </w:style>
  <w:style w:type="paragraph" w:styleId="Zitat">
    <w:name w:val="Quote"/>
    <w:basedOn w:val="Standard"/>
    <w:next w:val="Standard"/>
    <w:link w:val="ZitatZchn"/>
    <w:uiPriority w:val="29"/>
    <w:qFormat/>
    <w:rsid w:val="00A0236E"/>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0236E"/>
    <w:rPr>
      <w:i/>
      <w:iCs/>
      <w:color w:val="404040" w:themeColor="text1" w:themeTint="BF"/>
      <w:lang w:val="en-US"/>
    </w:rPr>
  </w:style>
  <w:style w:type="paragraph" w:styleId="Listenabsatz">
    <w:name w:val="List Paragraph"/>
    <w:basedOn w:val="Standard"/>
    <w:uiPriority w:val="34"/>
    <w:qFormat/>
    <w:rsid w:val="00A0236E"/>
    <w:pPr>
      <w:ind w:left="720"/>
      <w:contextualSpacing/>
    </w:pPr>
  </w:style>
  <w:style w:type="table" w:styleId="MittlereListe1-Akzent1">
    <w:name w:val="Medium List 1 Accen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0236E"/>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0236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0236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0236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0236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0236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0236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023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0236E"/>
    <w:pPr>
      <w:spacing w:after="0" w:line="240" w:lineRule="auto"/>
    </w:pPr>
    <w:rPr>
      <w:lang w:val="en-US"/>
    </w:rPr>
  </w:style>
  <w:style w:type="character" w:styleId="HTMLVariable">
    <w:name w:val="HTML Variable"/>
    <w:basedOn w:val="Absatz-Standardschriftart"/>
    <w:uiPriority w:val="99"/>
    <w:semiHidden/>
    <w:unhideWhenUsed/>
    <w:rsid w:val="00A0236E"/>
    <w:rPr>
      <w:i/>
      <w:iCs/>
    </w:rPr>
  </w:style>
  <w:style w:type="character" w:styleId="HTMLSchreibmaschine">
    <w:name w:val="HTML Typewriter"/>
    <w:basedOn w:val="Absatz-Standardschriftart"/>
    <w:uiPriority w:val="99"/>
    <w:semiHidden/>
    <w:unhideWhenUsed/>
    <w:rsid w:val="00A0236E"/>
    <w:rPr>
      <w:rFonts w:ascii="Consolas" w:hAnsi="Consolas"/>
      <w:sz w:val="20"/>
      <w:szCs w:val="20"/>
    </w:rPr>
  </w:style>
  <w:style w:type="character" w:styleId="HTMLBeispiel">
    <w:name w:val="HTML Sample"/>
    <w:basedOn w:val="Absatz-Standardschriftart"/>
    <w:uiPriority w:val="99"/>
    <w:semiHidden/>
    <w:unhideWhenUsed/>
    <w:rsid w:val="00A0236E"/>
    <w:rPr>
      <w:rFonts w:ascii="Consolas" w:hAnsi="Consolas"/>
      <w:sz w:val="24"/>
      <w:szCs w:val="24"/>
    </w:rPr>
  </w:style>
  <w:style w:type="paragraph" w:styleId="HTMLVorformatiert">
    <w:name w:val="HTML Preformatted"/>
    <w:basedOn w:val="Standard"/>
    <w:link w:val="HTMLVorformatiertZchn"/>
    <w:uiPriority w:val="99"/>
    <w:semiHidden/>
    <w:unhideWhenUsed/>
    <w:rsid w:val="00A0236E"/>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0236E"/>
    <w:rPr>
      <w:rFonts w:ascii="Consolas" w:hAnsi="Consolas"/>
      <w:sz w:val="20"/>
      <w:szCs w:val="20"/>
      <w:lang w:val="en-US"/>
    </w:rPr>
  </w:style>
  <w:style w:type="character" w:styleId="HTMLTastatur">
    <w:name w:val="HTML Keyboard"/>
    <w:basedOn w:val="Absatz-Standardschriftart"/>
    <w:uiPriority w:val="99"/>
    <w:semiHidden/>
    <w:unhideWhenUsed/>
    <w:rsid w:val="00A0236E"/>
    <w:rPr>
      <w:rFonts w:ascii="Consolas" w:hAnsi="Consolas"/>
      <w:sz w:val="20"/>
      <w:szCs w:val="20"/>
    </w:rPr>
  </w:style>
  <w:style w:type="character" w:styleId="HTMLDefinition">
    <w:name w:val="HTML Definition"/>
    <w:basedOn w:val="Absatz-Standardschriftart"/>
    <w:uiPriority w:val="99"/>
    <w:semiHidden/>
    <w:unhideWhenUsed/>
    <w:rsid w:val="00A0236E"/>
    <w:rPr>
      <w:i/>
      <w:iCs/>
    </w:rPr>
  </w:style>
  <w:style w:type="character" w:styleId="HTMLCode">
    <w:name w:val="HTML Code"/>
    <w:basedOn w:val="Absatz-Standardschriftart"/>
    <w:uiPriority w:val="99"/>
    <w:semiHidden/>
    <w:unhideWhenUsed/>
    <w:rsid w:val="00A0236E"/>
    <w:rPr>
      <w:rFonts w:ascii="Consolas" w:hAnsi="Consolas"/>
      <w:sz w:val="20"/>
      <w:szCs w:val="20"/>
    </w:rPr>
  </w:style>
  <w:style w:type="character" w:styleId="HTMLZitat">
    <w:name w:val="HTML Cite"/>
    <w:basedOn w:val="Absatz-Standardschriftart"/>
    <w:uiPriority w:val="99"/>
    <w:semiHidden/>
    <w:unhideWhenUsed/>
    <w:rsid w:val="00A0236E"/>
    <w:rPr>
      <w:i/>
      <w:iCs/>
    </w:rPr>
  </w:style>
  <w:style w:type="paragraph" w:styleId="HTMLAdresse">
    <w:name w:val="HTML Address"/>
    <w:basedOn w:val="Standard"/>
    <w:link w:val="HTMLAdresseZchn"/>
    <w:uiPriority w:val="99"/>
    <w:semiHidden/>
    <w:unhideWhenUsed/>
    <w:rsid w:val="00A0236E"/>
    <w:pPr>
      <w:spacing w:after="0" w:line="240" w:lineRule="auto"/>
    </w:pPr>
    <w:rPr>
      <w:i/>
      <w:iCs/>
    </w:rPr>
  </w:style>
  <w:style w:type="character" w:customStyle="1" w:styleId="HTMLAdresseZchn">
    <w:name w:val="HTML Adresse Zchn"/>
    <w:basedOn w:val="Absatz-Standardschriftart"/>
    <w:link w:val="HTMLAdresse"/>
    <w:uiPriority w:val="99"/>
    <w:semiHidden/>
    <w:rsid w:val="00A0236E"/>
    <w:rPr>
      <w:i/>
      <w:iCs/>
      <w:lang w:val="en-US"/>
    </w:rPr>
  </w:style>
  <w:style w:type="character" w:styleId="HTMLAkronym">
    <w:name w:val="HTML Acronym"/>
    <w:basedOn w:val="Absatz-Standardschriftart"/>
    <w:uiPriority w:val="99"/>
    <w:semiHidden/>
    <w:unhideWhenUsed/>
    <w:rsid w:val="00A0236E"/>
  </w:style>
  <w:style w:type="paragraph" w:styleId="StandardWeb">
    <w:name w:val="Normal (Web)"/>
    <w:basedOn w:val="Standard"/>
    <w:uiPriority w:val="99"/>
    <w:semiHidden/>
    <w:unhideWhenUsed/>
    <w:rsid w:val="00A0236E"/>
    <w:rPr>
      <w:rFonts w:ascii="Times New Roman" w:hAnsi="Times New Roman" w:cs="Times New Roman"/>
      <w:sz w:val="24"/>
      <w:szCs w:val="24"/>
    </w:rPr>
  </w:style>
  <w:style w:type="paragraph" w:styleId="NurText">
    <w:name w:val="Plain Text"/>
    <w:basedOn w:val="Standard"/>
    <w:link w:val="NurTextZchn"/>
    <w:uiPriority w:val="99"/>
    <w:semiHidden/>
    <w:unhideWhenUsed/>
    <w:rsid w:val="00A0236E"/>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0236E"/>
    <w:rPr>
      <w:rFonts w:ascii="Consolas" w:hAnsi="Consolas"/>
      <w:sz w:val="21"/>
      <w:szCs w:val="21"/>
      <w:lang w:val="en-US"/>
    </w:rPr>
  </w:style>
  <w:style w:type="paragraph" w:styleId="Dokumentstruktur">
    <w:name w:val="Document Map"/>
    <w:basedOn w:val="Standard"/>
    <w:link w:val="DokumentstrukturZchn"/>
    <w:uiPriority w:val="99"/>
    <w:semiHidden/>
    <w:unhideWhenUsed/>
    <w:rsid w:val="00A0236E"/>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0236E"/>
    <w:rPr>
      <w:rFonts w:ascii="Segoe UI" w:hAnsi="Segoe UI" w:cs="Segoe UI"/>
      <w:sz w:val="16"/>
      <w:szCs w:val="16"/>
      <w:lang w:val="en-US"/>
    </w:rPr>
  </w:style>
  <w:style w:type="character" w:styleId="Hervorhebung">
    <w:name w:val="Emphasis"/>
    <w:basedOn w:val="Absatz-Standardschriftart"/>
    <w:uiPriority w:val="20"/>
    <w:qFormat/>
    <w:rsid w:val="00A0236E"/>
    <w:rPr>
      <w:i/>
      <w:iCs/>
    </w:rPr>
  </w:style>
  <w:style w:type="character" w:styleId="Fett">
    <w:name w:val="Strong"/>
    <w:basedOn w:val="Absatz-Standardschriftart"/>
    <w:uiPriority w:val="22"/>
    <w:qFormat/>
    <w:rsid w:val="00A0236E"/>
    <w:rPr>
      <w:b/>
      <w:bCs/>
    </w:rPr>
  </w:style>
  <w:style w:type="character" w:styleId="BesuchterLink">
    <w:name w:val="FollowedHyperlink"/>
    <w:basedOn w:val="Absatz-Standardschriftart"/>
    <w:uiPriority w:val="99"/>
    <w:semiHidden/>
    <w:unhideWhenUsed/>
    <w:rsid w:val="00A0236E"/>
    <w:rPr>
      <w:color w:val="954F72" w:themeColor="followedHyperlink"/>
      <w:u w:val="single"/>
    </w:rPr>
  </w:style>
  <w:style w:type="character" w:styleId="Hyperlink">
    <w:name w:val="Hyperlink"/>
    <w:basedOn w:val="Absatz-Standardschriftart"/>
    <w:uiPriority w:val="99"/>
    <w:semiHidden/>
    <w:unhideWhenUsed/>
    <w:rsid w:val="00A0236E"/>
    <w:rPr>
      <w:color w:val="0563C1" w:themeColor="hyperlink"/>
      <w:u w:val="single"/>
    </w:rPr>
  </w:style>
  <w:style w:type="paragraph" w:styleId="Blocktext">
    <w:name w:val="Block Text"/>
    <w:basedOn w:val="Standard"/>
    <w:uiPriority w:val="99"/>
    <w:semiHidden/>
    <w:unhideWhenUsed/>
    <w:rsid w:val="00A023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A0236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0236E"/>
    <w:rPr>
      <w:sz w:val="16"/>
      <w:szCs w:val="16"/>
      <w:lang w:val="en-US"/>
    </w:rPr>
  </w:style>
  <w:style w:type="paragraph" w:styleId="Textkrper-Einzug2">
    <w:name w:val="Body Text Indent 2"/>
    <w:basedOn w:val="Standard"/>
    <w:link w:val="Textkrper-Einzug2Zchn"/>
    <w:uiPriority w:val="99"/>
    <w:semiHidden/>
    <w:unhideWhenUsed/>
    <w:rsid w:val="00A0236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0236E"/>
    <w:rPr>
      <w:lang w:val="en-US"/>
    </w:rPr>
  </w:style>
  <w:style w:type="paragraph" w:styleId="Textkrper3">
    <w:name w:val="Body Text 3"/>
    <w:basedOn w:val="Standard"/>
    <w:link w:val="Textkrper3Zchn"/>
    <w:uiPriority w:val="99"/>
    <w:semiHidden/>
    <w:unhideWhenUsed/>
    <w:rsid w:val="00A0236E"/>
    <w:pPr>
      <w:spacing w:after="120"/>
    </w:pPr>
    <w:rPr>
      <w:sz w:val="16"/>
      <w:szCs w:val="16"/>
    </w:rPr>
  </w:style>
  <w:style w:type="character" w:customStyle="1" w:styleId="Textkrper3Zchn">
    <w:name w:val="Textkörper 3 Zchn"/>
    <w:basedOn w:val="Absatz-Standardschriftart"/>
    <w:link w:val="Textkrper3"/>
    <w:uiPriority w:val="99"/>
    <w:semiHidden/>
    <w:rsid w:val="00A0236E"/>
    <w:rPr>
      <w:sz w:val="16"/>
      <w:szCs w:val="16"/>
      <w:lang w:val="en-US"/>
    </w:rPr>
  </w:style>
  <w:style w:type="paragraph" w:styleId="Textkrper2">
    <w:name w:val="Body Text 2"/>
    <w:basedOn w:val="Standard"/>
    <w:link w:val="Textkrper2Zchn"/>
    <w:uiPriority w:val="99"/>
    <w:semiHidden/>
    <w:unhideWhenUsed/>
    <w:rsid w:val="00A0236E"/>
    <w:pPr>
      <w:spacing w:after="120" w:line="480" w:lineRule="auto"/>
    </w:pPr>
  </w:style>
  <w:style w:type="character" w:customStyle="1" w:styleId="Textkrper2Zchn">
    <w:name w:val="Textkörper 2 Zchn"/>
    <w:basedOn w:val="Absatz-Standardschriftart"/>
    <w:link w:val="Textkrper2"/>
    <w:uiPriority w:val="99"/>
    <w:semiHidden/>
    <w:rsid w:val="00A0236E"/>
    <w:rPr>
      <w:lang w:val="en-US"/>
    </w:rPr>
  </w:style>
  <w:style w:type="paragraph" w:styleId="Fu-Endnotenberschrift">
    <w:name w:val="Note Heading"/>
    <w:basedOn w:val="Standard"/>
    <w:next w:val="Standard"/>
    <w:link w:val="Fu-EndnotenberschriftZchn"/>
    <w:uiPriority w:val="99"/>
    <w:semiHidden/>
    <w:unhideWhenUsed/>
    <w:rsid w:val="00A0236E"/>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0236E"/>
    <w:rPr>
      <w:lang w:val="en-US"/>
    </w:rPr>
  </w:style>
  <w:style w:type="paragraph" w:styleId="Textkrper-Zeileneinzug">
    <w:name w:val="Body Text Indent"/>
    <w:basedOn w:val="Standard"/>
    <w:link w:val="Textkrper-ZeileneinzugZchn"/>
    <w:uiPriority w:val="99"/>
    <w:semiHidden/>
    <w:unhideWhenUsed/>
    <w:rsid w:val="00A0236E"/>
    <w:pPr>
      <w:spacing w:after="120"/>
      <w:ind w:left="283"/>
    </w:pPr>
  </w:style>
  <w:style w:type="character" w:customStyle="1" w:styleId="Textkrper-ZeileneinzugZchn">
    <w:name w:val="Textkörper-Zeileneinzug Zchn"/>
    <w:basedOn w:val="Absatz-Standardschriftart"/>
    <w:link w:val="Textkrper-Zeileneinzug"/>
    <w:uiPriority w:val="99"/>
    <w:semiHidden/>
    <w:rsid w:val="00A0236E"/>
    <w:rPr>
      <w:lang w:val="en-US"/>
    </w:rPr>
  </w:style>
  <w:style w:type="paragraph" w:styleId="Textkrper-Erstzeileneinzug2">
    <w:name w:val="Body Text First Indent 2"/>
    <w:basedOn w:val="Textkrper-Zeileneinzug"/>
    <w:link w:val="Textkrper-Erstzeileneinzug2Zchn"/>
    <w:uiPriority w:val="99"/>
    <w:semiHidden/>
    <w:unhideWhenUsed/>
    <w:rsid w:val="00A0236E"/>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0236E"/>
    <w:rPr>
      <w:lang w:val="en-US"/>
    </w:rPr>
  </w:style>
  <w:style w:type="paragraph" w:styleId="Textkrper">
    <w:name w:val="Body Text"/>
    <w:basedOn w:val="Standard"/>
    <w:link w:val="TextkrperZchn"/>
    <w:uiPriority w:val="99"/>
    <w:semiHidden/>
    <w:unhideWhenUsed/>
    <w:rsid w:val="00A0236E"/>
    <w:pPr>
      <w:spacing w:after="120"/>
    </w:pPr>
  </w:style>
  <w:style w:type="character" w:customStyle="1" w:styleId="TextkrperZchn">
    <w:name w:val="Textkörper Zchn"/>
    <w:basedOn w:val="Absatz-Standardschriftart"/>
    <w:link w:val="Textkrper"/>
    <w:uiPriority w:val="99"/>
    <w:semiHidden/>
    <w:rsid w:val="00A0236E"/>
    <w:rPr>
      <w:lang w:val="en-US"/>
    </w:rPr>
  </w:style>
  <w:style w:type="paragraph" w:styleId="Textkrper-Erstzeileneinzug">
    <w:name w:val="Body Text First Indent"/>
    <w:basedOn w:val="Textkrper"/>
    <w:link w:val="Textkrper-ErstzeileneinzugZchn"/>
    <w:uiPriority w:val="99"/>
    <w:semiHidden/>
    <w:unhideWhenUsed/>
    <w:rsid w:val="00A0236E"/>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0236E"/>
    <w:rPr>
      <w:lang w:val="en-US"/>
    </w:rPr>
  </w:style>
  <w:style w:type="paragraph" w:styleId="Datum">
    <w:name w:val="Date"/>
    <w:basedOn w:val="Standard"/>
    <w:next w:val="Standard"/>
    <w:link w:val="DatumZchn"/>
    <w:uiPriority w:val="99"/>
    <w:semiHidden/>
    <w:unhideWhenUsed/>
    <w:rsid w:val="00A0236E"/>
  </w:style>
  <w:style w:type="character" w:customStyle="1" w:styleId="DatumZchn">
    <w:name w:val="Datum Zchn"/>
    <w:basedOn w:val="Absatz-Standardschriftart"/>
    <w:link w:val="Datum"/>
    <w:uiPriority w:val="99"/>
    <w:semiHidden/>
    <w:rsid w:val="00A0236E"/>
    <w:rPr>
      <w:lang w:val="en-US"/>
    </w:rPr>
  </w:style>
  <w:style w:type="paragraph" w:styleId="Anrede">
    <w:name w:val="Salutation"/>
    <w:basedOn w:val="Standard"/>
    <w:next w:val="Standard"/>
    <w:link w:val="AnredeZchn"/>
    <w:uiPriority w:val="99"/>
    <w:semiHidden/>
    <w:unhideWhenUsed/>
    <w:rsid w:val="00A0236E"/>
  </w:style>
  <w:style w:type="character" w:customStyle="1" w:styleId="AnredeZchn">
    <w:name w:val="Anrede Zchn"/>
    <w:basedOn w:val="Absatz-Standardschriftart"/>
    <w:link w:val="Anrede"/>
    <w:uiPriority w:val="99"/>
    <w:semiHidden/>
    <w:rsid w:val="00A0236E"/>
    <w:rPr>
      <w:lang w:val="en-US"/>
    </w:rPr>
  </w:style>
  <w:style w:type="paragraph" w:styleId="Untertitel">
    <w:name w:val="Subtitle"/>
    <w:basedOn w:val="Standard"/>
    <w:next w:val="Standard"/>
    <w:link w:val="UntertitelZchn"/>
    <w:uiPriority w:val="11"/>
    <w:qFormat/>
    <w:rsid w:val="00A0236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0236E"/>
    <w:rPr>
      <w:rFonts w:eastAsiaTheme="minorEastAsia"/>
      <w:color w:val="5A5A5A" w:themeColor="text1" w:themeTint="A5"/>
      <w:spacing w:val="15"/>
      <w:lang w:val="en-US"/>
    </w:rPr>
  </w:style>
  <w:style w:type="paragraph" w:styleId="Nachrichtenkopf">
    <w:name w:val="Message Header"/>
    <w:basedOn w:val="Standard"/>
    <w:link w:val="NachrichtenkopfZchn"/>
    <w:uiPriority w:val="99"/>
    <w:semiHidden/>
    <w:unhideWhenUsed/>
    <w:rsid w:val="00A0236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0236E"/>
    <w:rPr>
      <w:rFonts w:asciiTheme="majorHAnsi" w:eastAsiaTheme="majorEastAsia" w:hAnsiTheme="majorHAnsi" w:cstheme="majorBidi"/>
      <w:sz w:val="24"/>
      <w:szCs w:val="24"/>
      <w:shd w:val="pct20" w:color="auto" w:fill="auto"/>
      <w:lang w:val="en-US"/>
    </w:rPr>
  </w:style>
  <w:style w:type="paragraph" w:styleId="Listenfortsetzung5">
    <w:name w:val="List Continue 5"/>
    <w:basedOn w:val="Standard"/>
    <w:uiPriority w:val="99"/>
    <w:semiHidden/>
    <w:unhideWhenUsed/>
    <w:rsid w:val="00A0236E"/>
    <w:pPr>
      <w:spacing w:after="120"/>
      <w:ind w:left="1415"/>
      <w:contextualSpacing/>
    </w:pPr>
  </w:style>
  <w:style w:type="paragraph" w:styleId="Listenfortsetzung4">
    <w:name w:val="List Continue 4"/>
    <w:basedOn w:val="Standard"/>
    <w:uiPriority w:val="99"/>
    <w:semiHidden/>
    <w:unhideWhenUsed/>
    <w:rsid w:val="00A0236E"/>
    <w:pPr>
      <w:spacing w:after="120"/>
      <w:ind w:left="1132"/>
      <w:contextualSpacing/>
    </w:pPr>
  </w:style>
  <w:style w:type="paragraph" w:styleId="Listenfortsetzung3">
    <w:name w:val="List Continue 3"/>
    <w:basedOn w:val="Standard"/>
    <w:uiPriority w:val="99"/>
    <w:semiHidden/>
    <w:unhideWhenUsed/>
    <w:rsid w:val="00A0236E"/>
    <w:pPr>
      <w:spacing w:after="120"/>
      <w:ind w:left="849"/>
      <w:contextualSpacing/>
    </w:pPr>
  </w:style>
  <w:style w:type="paragraph" w:styleId="Listenfortsetzung2">
    <w:name w:val="List Continue 2"/>
    <w:basedOn w:val="Standard"/>
    <w:uiPriority w:val="99"/>
    <w:semiHidden/>
    <w:unhideWhenUsed/>
    <w:rsid w:val="00A0236E"/>
    <w:pPr>
      <w:spacing w:after="120"/>
      <w:ind w:left="566"/>
      <w:contextualSpacing/>
    </w:pPr>
  </w:style>
  <w:style w:type="paragraph" w:styleId="Listenfortsetzung">
    <w:name w:val="List Continue"/>
    <w:basedOn w:val="Standard"/>
    <w:uiPriority w:val="99"/>
    <w:semiHidden/>
    <w:unhideWhenUsed/>
    <w:rsid w:val="00A0236E"/>
    <w:pPr>
      <w:spacing w:after="120"/>
      <w:ind w:left="283"/>
      <w:contextualSpacing/>
    </w:pPr>
  </w:style>
  <w:style w:type="paragraph" w:styleId="Unterschrift">
    <w:name w:val="Signature"/>
    <w:basedOn w:val="Standard"/>
    <w:link w:val="UnterschriftZchn"/>
    <w:uiPriority w:val="99"/>
    <w:semiHidden/>
    <w:unhideWhenUsed/>
    <w:rsid w:val="00A0236E"/>
    <w:pPr>
      <w:spacing w:after="0" w:line="240" w:lineRule="auto"/>
      <w:ind w:left="4252"/>
    </w:pPr>
  </w:style>
  <w:style w:type="character" w:customStyle="1" w:styleId="UnterschriftZchn">
    <w:name w:val="Unterschrift Zchn"/>
    <w:basedOn w:val="Absatz-Standardschriftart"/>
    <w:link w:val="Unterschrift"/>
    <w:uiPriority w:val="99"/>
    <w:semiHidden/>
    <w:rsid w:val="00A0236E"/>
    <w:rPr>
      <w:lang w:val="en-US"/>
    </w:rPr>
  </w:style>
  <w:style w:type="paragraph" w:styleId="Gruformel">
    <w:name w:val="Closing"/>
    <w:basedOn w:val="Standard"/>
    <w:link w:val="GruformelZchn"/>
    <w:uiPriority w:val="99"/>
    <w:semiHidden/>
    <w:unhideWhenUsed/>
    <w:rsid w:val="00A0236E"/>
    <w:pPr>
      <w:spacing w:after="0" w:line="240" w:lineRule="auto"/>
      <w:ind w:left="4252"/>
    </w:pPr>
  </w:style>
  <w:style w:type="character" w:customStyle="1" w:styleId="GruformelZchn">
    <w:name w:val="Grußformel Zchn"/>
    <w:basedOn w:val="Absatz-Standardschriftart"/>
    <w:link w:val="Gruformel"/>
    <w:uiPriority w:val="99"/>
    <w:semiHidden/>
    <w:rsid w:val="00A0236E"/>
    <w:rPr>
      <w:lang w:val="en-US"/>
    </w:rPr>
  </w:style>
  <w:style w:type="paragraph" w:styleId="Titel">
    <w:name w:val="Title"/>
    <w:basedOn w:val="Standard"/>
    <w:next w:val="Standard"/>
    <w:link w:val="TitelZchn"/>
    <w:uiPriority w:val="10"/>
    <w:qFormat/>
    <w:rsid w:val="00A02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236E"/>
    <w:rPr>
      <w:rFonts w:asciiTheme="majorHAnsi" w:eastAsiaTheme="majorEastAsia" w:hAnsiTheme="majorHAnsi" w:cstheme="majorBidi"/>
      <w:spacing w:val="-10"/>
      <w:kern w:val="28"/>
      <w:sz w:val="56"/>
      <w:szCs w:val="56"/>
      <w:lang w:val="en-US"/>
    </w:rPr>
  </w:style>
  <w:style w:type="paragraph" w:styleId="Listennummer5">
    <w:name w:val="List Number 5"/>
    <w:basedOn w:val="Standard"/>
    <w:uiPriority w:val="99"/>
    <w:semiHidden/>
    <w:unhideWhenUsed/>
    <w:rsid w:val="00A0236E"/>
    <w:pPr>
      <w:numPr>
        <w:numId w:val="1"/>
      </w:numPr>
      <w:contextualSpacing/>
    </w:pPr>
  </w:style>
  <w:style w:type="paragraph" w:styleId="Listennummer4">
    <w:name w:val="List Number 4"/>
    <w:basedOn w:val="Standard"/>
    <w:uiPriority w:val="99"/>
    <w:semiHidden/>
    <w:unhideWhenUsed/>
    <w:rsid w:val="00A0236E"/>
    <w:pPr>
      <w:numPr>
        <w:numId w:val="2"/>
      </w:numPr>
      <w:contextualSpacing/>
    </w:pPr>
  </w:style>
  <w:style w:type="paragraph" w:styleId="Listennummer3">
    <w:name w:val="List Number 3"/>
    <w:basedOn w:val="Standard"/>
    <w:uiPriority w:val="99"/>
    <w:semiHidden/>
    <w:unhideWhenUsed/>
    <w:rsid w:val="00A0236E"/>
    <w:pPr>
      <w:numPr>
        <w:numId w:val="3"/>
      </w:numPr>
      <w:contextualSpacing/>
    </w:pPr>
  </w:style>
  <w:style w:type="paragraph" w:styleId="Listennummer2">
    <w:name w:val="List Number 2"/>
    <w:basedOn w:val="Standard"/>
    <w:uiPriority w:val="99"/>
    <w:semiHidden/>
    <w:unhideWhenUsed/>
    <w:rsid w:val="00A0236E"/>
    <w:pPr>
      <w:numPr>
        <w:numId w:val="4"/>
      </w:numPr>
      <w:contextualSpacing/>
    </w:pPr>
  </w:style>
  <w:style w:type="paragraph" w:styleId="Aufzhlungszeichen5">
    <w:name w:val="List Bullet 5"/>
    <w:basedOn w:val="Standard"/>
    <w:uiPriority w:val="99"/>
    <w:semiHidden/>
    <w:unhideWhenUsed/>
    <w:rsid w:val="00A0236E"/>
    <w:pPr>
      <w:numPr>
        <w:numId w:val="5"/>
      </w:numPr>
      <w:contextualSpacing/>
    </w:pPr>
  </w:style>
  <w:style w:type="paragraph" w:styleId="Aufzhlungszeichen4">
    <w:name w:val="List Bullet 4"/>
    <w:basedOn w:val="Standard"/>
    <w:uiPriority w:val="99"/>
    <w:semiHidden/>
    <w:unhideWhenUsed/>
    <w:rsid w:val="00A0236E"/>
    <w:pPr>
      <w:numPr>
        <w:numId w:val="6"/>
      </w:numPr>
      <w:contextualSpacing/>
    </w:pPr>
  </w:style>
  <w:style w:type="paragraph" w:styleId="Aufzhlungszeichen3">
    <w:name w:val="List Bullet 3"/>
    <w:basedOn w:val="Standard"/>
    <w:uiPriority w:val="99"/>
    <w:semiHidden/>
    <w:unhideWhenUsed/>
    <w:rsid w:val="00A0236E"/>
    <w:pPr>
      <w:numPr>
        <w:numId w:val="7"/>
      </w:numPr>
      <w:contextualSpacing/>
    </w:pPr>
  </w:style>
  <w:style w:type="paragraph" w:styleId="Aufzhlungszeichen2">
    <w:name w:val="List Bullet 2"/>
    <w:basedOn w:val="Standard"/>
    <w:uiPriority w:val="99"/>
    <w:semiHidden/>
    <w:unhideWhenUsed/>
    <w:rsid w:val="00A0236E"/>
    <w:pPr>
      <w:numPr>
        <w:numId w:val="8"/>
      </w:numPr>
      <w:contextualSpacing/>
    </w:pPr>
  </w:style>
  <w:style w:type="paragraph" w:styleId="Liste5">
    <w:name w:val="List 5"/>
    <w:basedOn w:val="Standard"/>
    <w:uiPriority w:val="99"/>
    <w:semiHidden/>
    <w:unhideWhenUsed/>
    <w:rsid w:val="00A0236E"/>
    <w:pPr>
      <w:ind w:left="1415" w:hanging="283"/>
      <w:contextualSpacing/>
    </w:pPr>
  </w:style>
  <w:style w:type="paragraph" w:styleId="Liste4">
    <w:name w:val="List 4"/>
    <w:basedOn w:val="Standard"/>
    <w:uiPriority w:val="99"/>
    <w:semiHidden/>
    <w:unhideWhenUsed/>
    <w:rsid w:val="00A0236E"/>
    <w:pPr>
      <w:ind w:left="1132" w:hanging="283"/>
      <w:contextualSpacing/>
    </w:pPr>
  </w:style>
  <w:style w:type="paragraph" w:styleId="Liste3">
    <w:name w:val="List 3"/>
    <w:basedOn w:val="Standard"/>
    <w:uiPriority w:val="99"/>
    <w:semiHidden/>
    <w:unhideWhenUsed/>
    <w:rsid w:val="00A0236E"/>
    <w:pPr>
      <w:ind w:left="849" w:hanging="283"/>
      <w:contextualSpacing/>
    </w:pPr>
  </w:style>
  <w:style w:type="paragraph" w:styleId="Liste2">
    <w:name w:val="List 2"/>
    <w:basedOn w:val="Standard"/>
    <w:uiPriority w:val="99"/>
    <w:semiHidden/>
    <w:unhideWhenUsed/>
    <w:rsid w:val="00A0236E"/>
    <w:pPr>
      <w:ind w:left="566" w:hanging="283"/>
      <w:contextualSpacing/>
    </w:pPr>
  </w:style>
  <w:style w:type="paragraph" w:styleId="Listennummer">
    <w:name w:val="List Number"/>
    <w:basedOn w:val="Standard"/>
    <w:uiPriority w:val="99"/>
    <w:semiHidden/>
    <w:unhideWhenUsed/>
    <w:rsid w:val="00A0236E"/>
    <w:pPr>
      <w:numPr>
        <w:numId w:val="9"/>
      </w:numPr>
      <w:contextualSpacing/>
    </w:pPr>
  </w:style>
  <w:style w:type="paragraph" w:styleId="Aufzhlungszeichen">
    <w:name w:val="List Bullet"/>
    <w:basedOn w:val="Standard"/>
    <w:uiPriority w:val="99"/>
    <w:semiHidden/>
    <w:unhideWhenUsed/>
    <w:rsid w:val="00A0236E"/>
    <w:pPr>
      <w:numPr>
        <w:numId w:val="10"/>
      </w:numPr>
      <w:contextualSpacing/>
    </w:pPr>
  </w:style>
  <w:style w:type="paragraph" w:styleId="Liste">
    <w:name w:val="List"/>
    <w:basedOn w:val="Standard"/>
    <w:uiPriority w:val="99"/>
    <w:semiHidden/>
    <w:unhideWhenUsed/>
    <w:rsid w:val="00A0236E"/>
    <w:pPr>
      <w:ind w:left="283" w:hanging="283"/>
      <w:contextualSpacing/>
    </w:pPr>
  </w:style>
  <w:style w:type="paragraph" w:styleId="RGV-berschrift">
    <w:name w:val="toa heading"/>
    <w:basedOn w:val="Standard"/>
    <w:next w:val="Standard"/>
    <w:uiPriority w:val="99"/>
    <w:semiHidden/>
    <w:unhideWhenUsed/>
    <w:rsid w:val="00A0236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0236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krotextZchn">
    <w:name w:val="Makrotext Zchn"/>
    <w:basedOn w:val="Absatz-Standardschriftart"/>
    <w:link w:val="Makrotext"/>
    <w:uiPriority w:val="99"/>
    <w:semiHidden/>
    <w:rsid w:val="00A0236E"/>
    <w:rPr>
      <w:rFonts w:ascii="Consolas" w:hAnsi="Consolas"/>
      <w:sz w:val="20"/>
      <w:szCs w:val="20"/>
      <w:lang w:val="en-US"/>
    </w:rPr>
  </w:style>
  <w:style w:type="paragraph" w:styleId="Rechtsgrundlagenverzeichnis">
    <w:name w:val="table of authorities"/>
    <w:basedOn w:val="Standard"/>
    <w:next w:val="Standard"/>
    <w:uiPriority w:val="99"/>
    <w:semiHidden/>
    <w:unhideWhenUsed/>
    <w:rsid w:val="00A0236E"/>
    <w:pPr>
      <w:spacing w:after="0"/>
      <w:ind w:left="220" w:hanging="220"/>
    </w:pPr>
  </w:style>
  <w:style w:type="paragraph" w:styleId="Endnotentext">
    <w:name w:val="endnote text"/>
    <w:basedOn w:val="Standard"/>
    <w:link w:val="EndnotentextZchn"/>
    <w:uiPriority w:val="99"/>
    <w:semiHidden/>
    <w:unhideWhenUsed/>
    <w:rsid w:val="00A0236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0236E"/>
    <w:rPr>
      <w:sz w:val="20"/>
      <w:szCs w:val="20"/>
      <w:lang w:val="en-US"/>
    </w:rPr>
  </w:style>
  <w:style w:type="character" w:styleId="Endnotenzeichen">
    <w:name w:val="endnote reference"/>
    <w:basedOn w:val="Absatz-Standardschriftart"/>
    <w:uiPriority w:val="99"/>
    <w:semiHidden/>
    <w:unhideWhenUsed/>
    <w:rsid w:val="00A0236E"/>
    <w:rPr>
      <w:vertAlign w:val="superscript"/>
    </w:rPr>
  </w:style>
  <w:style w:type="character" w:styleId="Seitenzahl">
    <w:name w:val="page number"/>
    <w:basedOn w:val="Absatz-Standardschriftart"/>
    <w:uiPriority w:val="99"/>
    <w:semiHidden/>
    <w:unhideWhenUsed/>
    <w:rsid w:val="00A0236E"/>
  </w:style>
  <w:style w:type="character" w:styleId="Zeilennummer">
    <w:name w:val="line number"/>
    <w:basedOn w:val="Absatz-Standardschriftart"/>
    <w:uiPriority w:val="99"/>
    <w:semiHidden/>
    <w:unhideWhenUsed/>
    <w:rsid w:val="00A0236E"/>
  </w:style>
  <w:style w:type="character" w:styleId="Funotenzeichen">
    <w:name w:val="footnote reference"/>
    <w:basedOn w:val="Absatz-Standardschriftart"/>
    <w:uiPriority w:val="99"/>
    <w:semiHidden/>
    <w:unhideWhenUsed/>
    <w:rsid w:val="00A0236E"/>
    <w:rPr>
      <w:vertAlign w:val="superscript"/>
    </w:rPr>
  </w:style>
  <w:style w:type="paragraph" w:styleId="Umschlagabsenderadresse">
    <w:name w:val="envelope return"/>
    <w:basedOn w:val="Standard"/>
    <w:uiPriority w:val="99"/>
    <w:semiHidden/>
    <w:unhideWhenUsed/>
    <w:rsid w:val="00A0236E"/>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0236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0236E"/>
    <w:pPr>
      <w:spacing w:after="0"/>
    </w:pPr>
  </w:style>
  <w:style w:type="paragraph" w:styleId="Index1">
    <w:name w:val="index 1"/>
    <w:basedOn w:val="Standard"/>
    <w:next w:val="Standard"/>
    <w:autoRedefine/>
    <w:uiPriority w:val="99"/>
    <w:semiHidden/>
    <w:unhideWhenUsed/>
    <w:rsid w:val="00A0236E"/>
    <w:pPr>
      <w:spacing w:after="0" w:line="240" w:lineRule="auto"/>
      <w:ind w:left="220" w:hanging="220"/>
    </w:pPr>
  </w:style>
  <w:style w:type="paragraph" w:styleId="Indexberschrift">
    <w:name w:val="index heading"/>
    <w:basedOn w:val="Standard"/>
    <w:next w:val="Index1"/>
    <w:uiPriority w:val="99"/>
    <w:semiHidden/>
    <w:unhideWhenUsed/>
    <w:rsid w:val="00A0236E"/>
    <w:rPr>
      <w:rFonts w:asciiTheme="majorHAnsi" w:eastAsiaTheme="majorEastAsia" w:hAnsiTheme="majorHAnsi" w:cstheme="majorBidi"/>
      <w:b/>
      <w:bCs/>
    </w:rPr>
  </w:style>
  <w:style w:type="paragraph" w:styleId="Fuzeile">
    <w:name w:val="footer"/>
    <w:basedOn w:val="Standard"/>
    <w:link w:val="FuzeileZchn"/>
    <w:uiPriority w:val="99"/>
    <w:unhideWhenUsed/>
    <w:rsid w:val="00A023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236E"/>
    <w:rPr>
      <w:lang w:val="en-US"/>
    </w:rPr>
  </w:style>
  <w:style w:type="paragraph" w:styleId="Kopfzeile">
    <w:name w:val="header"/>
    <w:basedOn w:val="Standard"/>
    <w:link w:val="KopfzeileZchn"/>
    <w:uiPriority w:val="99"/>
    <w:unhideWhenUsed/>
    <w:rsid w:val="00A023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236E"/>
    <w:rPr>
      <w:lang w:val="en-US"/>
    </w:rPr>
  </w:style>
  <w:style w:type="paragraph" w:styleId="Funotentext">
    <w:name w:val="footnote text"/>
    <w:basedOn w:val="Standard"/>
    <w:link w:val="FunotentextZchn"/>
    <w:uiPriority w:val="99"/>
    <w:semiHidden/>
    <w:unhideWhenUsed/>
    <w:rsid w:val="00A023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236E"/>
    <w:rPr>
      <w:sz w:val="20"/>
      <w:szCs w:val="20"/>
      <w:lang w:val="en-US"/>
    </w:rPr>
  </w:style>
  <w:style w:type="paragraph" w:styleId="Standardeinzug">
    <w:name w:val="Normal Indent"/>
    <w:basedOn w:val="Standard"/>
    <w:uiPriority w:val="99"/>
    <w:semiHidden/>
    <w:unhideWhenUsed/>
    <w:rsid w:val="00A0236E"/>
    <w:pPr>
      <w:ind w:left="720"/>
    </w:pPr>
  </w:style>
  <w:style w:type="paragraph" w:styleId="Verzeichnis9">
    <w:name w:val="toc 9"/>
    <w:basedOn w:val="Standard"/>
    <w:next w:val="Standard"/>
    <w:autoRedefine/>
    <w:uiPriority w:val="39"/>
    <w:semiHidden/>
    <w:unhideWhenUsed/>
    <w:rsid w:val="00A0236E"/>
    <w:pPr>
      <w:spacing w:after="100"/>
      <w:ind w:left="1760"/>
    </w:pPr>
  </w:style>
  <w:style w:type="paragraph" w:styleId="Verzeichnis8">
    <w:name w:val="toc 8"/>
    <w:basedOn w:val="Standard"/>
    <w:next w:val="Standard"/>
    <w:autoRedefine/>
    <w:uiPriority w:val="39"/>
    <w:semiHidden/>
    <w:unhideWhenUsed/>
    <w:rsid w:val="00A0236E"/>
    <w:pPr>
      <w:spacing w:after="100"/>
      <w:ind w:left="1540"/>
    </w:pPr>
  </w:style>
  <w:style w:type="paragraph" w:styleId="Verzeichnis7">
    <w:name w:val="toc 7"/>
    <w:basedOn w:val="Standard"/>
    <w:next w:val="Standard"/>
    <w:autoRedefine/>
    <w:uiPriority w:val="39"/>
    <w:semiHidden/>
    <w:unhideWhenUsed/>
    <w:rsid w:val="00A0236E"/>
    <w:pPr>
      <w:spacing w:after="100"/>
      <w:ind w:left="1320"/>
    </w:pPr>
  </w:style>
  <w:style w:type="paragraph" w:styleId="Verzeichnis6">
    <w:name w:val="toc 6"/>
    <w:basedOn w:val="Standard"/>
    <w:next w:val="Standard"/>
    <w:autoRedefine/>
    <w:uiPriority w:val="39"/>
    <w:semiHidden/>
    <w:unhideWhenUsed/>
    <w:rsid w:val="00A0236E"/>
    <w:pPr>
      <w:spacing w:after="100"/>
      <w:ind w:left="1100"/>
    </w:pPr>
  </w:style>
  <w:style w:type="paragraph" w:styleId="Verzeichnis5">
    <w:name w:val="toc 5"/>
    <w:basedOn w:val="Standard"/>
    <w:next w:val="Standard"/>
    <w:autoRedefine/>
    <w:uiPriority w:val="39"/>
    <w:semiHidden/>
    <w:unhideWhenUsed/>
    <w:rsid w:val="00A0236E"/>
    <w:pPr>
      <w:spacing w:after="100"/>
      <w:ind w:left="880"/>
    </w:pPr>
  </w:style>
  <w:style w:type="paragraph" w:styleId="Verzeichnis4">
    <w:name w:val="toc 4"/>
    <w:basedOn w:val="Standard"/>
    <w:next w:val="Standard"/>
    <w:autoRedefine/>
    <w:uiPriority w:val="39"/>
    <w:semiHidden/>
    <w:unhideWhenUsed/>
    <w:rsid w:val="00A0236E"/>
    <w:pPr>
      <w:spacing w:after="100"/>
      <w:ind w:left="660"/>
    </w:pPr>
  </w:style>
  <w:style w:type="paragraph" w:styleId="Verzeichnis3">
    <w:name w:val="toc 3"/>
    <w:basedOn w:val="Standard"/>
    <w:next w:val="Standard"/>
    <w:autoRedefine/>
    <w:uiPriority w:val="39"/>
    <w:semiHidden/>
    <w:unhideWhenUsed/>
    <w:rsid w:val="00A0236E"/>
    <w:pPr>
      <w:spacing w:after="100"/>
      <w:ind w:left="440"/>
    </w:pPr>
  </w:style>
  <w:style w:type="paragraph" w:styleId="Verzeichnis2">
    <w:name w:val="toc 2"/>
    <w:basedOn w:val="Standard"/>
    <w:next w:val="Standard"/>
    <w:autoRedefine/>
    <w:uiPriority w:val="39"/>
    <w:semiHidden/>
    <w:unhideWhenUsed/>
    <w:rsid w:val="00A0236E"/>
    <w:pPr>
      <w:spacing w:after="100"/>
      <w:ind w:left="220"/>
    </w:pPr>
  </w:style>
  <w:style w:type="paragraph" w:styleId="Verzeichnis1">
    <w:name w:val="toc 1"/>
    <w:basedOn w:val="Standard"/>
    <w:next w:val="Standard"/>
    <w:autoRedefine/>
    <w:uiPriority w:val="39"/>
    <w:semiHidden/>
    <w:unhideWhenUsed/>
    <w:rsid w:val="00A0236E"/>
    <w:pPr>
      <w:spacing w:after="100"/>
    </w:pPr>
  </w:style>
  <w:style w:type="paragraph" w:styleId="Index9">
    <w:name w:val="index 9"/>
    <w:basedOn w:val="Standard"/>
    <w:next w:val="Standard"/>
    <w:autoRedefine/>
    <w:uiPriority w:val="99"/>
    <w:semiHidden/>
    <w:unhideWhenUsed/>
    <w:rsid w:val="00A0236E"/>
    <w:pPr>
      <w:spacing w:after="0" w:line="240" w:lineRule="auto"/>
      <w:ind w:left="1980" w:hanging="220"/>
    </w:pPr>
  </w:style>
  <w:style w:type="paragraph" w:styleId="Index8">
    <w:name w:val="index 8"/>
    <w:basedOn w:val="Standard"/>
    <w:next w:val="Standard"/>
    <w:autoRedefine/>
    <w:uiPriority w:val="99"/>
    <w:semiHidden/>
    <w:unhideWhenUsed/>
    <w:rsid w:val="00A0236E"/>
    <w:pPr>
      <w:spacing w:after="0" w:line="240" w:lineRule="auto"/>
      <w:ind w:left="1760" w:hanging="220"/>
    </w:pPr>
  </w:style>
  <w:style w:type="paragraph" w:styleId="Index7">
    <w:name w:val="index 7"/>
    <w:basedOn w:val="Standard"/>
    <w:next w:val="Standard"/>
    <w:autoRedefine/>
    <w:uiPriority w:val="99"/>
    <w:semiHidden/>
    <w:unhideWhenUsed/>
    <w:rsid w:val="00A0236E"/>
    <w:pPr>
      <w:spacing w:after="0" w:line="240" w:lineRule="auto"/>
      <w:ind w:left="1540" w:hanging="220"/>
    </w:pPr>
  </w:style>
  <w:style w:type="paragraph" w:styleId="Index6">
    <w:name w:val="index 6"/>
    <w:basedOn w:val="Standard"/>
    <w:next w:val="Standard"/>
    <w:autoRedefine/>
    <w:uiPriority w:val="99"/>
    <w:semiHidden/>
    <w:unhideWhenUsed/>
    <w:rsid w:val="00A0236E"/>
    <w:pPr>
      <w:spacing w:after="0" w:line="240" w:lineRule="auto"/>
      <w:ind w:left="1320" w:hanging="220"/>
    </w:pPr>
  </w:style>
  <w:style w:type="paragraph" w:styleId="Index5">
    <w:name w:val="index 5"/>
    <w:basedOn w:val="Standard"/>
    <w:next w:val="Standard"/>
    <w:autoRedefine/>
    <w:uiPriority w:val="99"/>
    <w:semiHidden/>
    <w:unhideWhenUsed/>
    <w:rsid w:val="00A0236E"/>
    <w:pPr>
      <w:spacing w:after="0" w:line="240" w:lineRule="auto"/>
      <w:ind w:left="1100" w:hanging="220"/>
    </w:pPr>
  </w:style>
  <w:style w:type="paragraph" w:styleId="Index4">
    <w:name w:val="index 4"/>
    <w:basedOn w:val="Standard"/>
    <w:next w:val="Standard"/>
    <w:autoRedefine/>
    <w:uiPriority w:val="99"/>
    <w:semiHidden/>
    <w:unhideWhenUsed/>
    <w:rsid w:val="00A0236E"/>
    <w:pPr>
      <w:spacing w:after="0" w:line="240" w:lineRule="auto"/>
      <w:ind w:left="880" w:hanging="220"/>
    </w:pPr>
  </w:style>
  <w:style w:type="paragraph" w:styleId="Index3">
    <w:name w:val="index 3"/>
    <w:basedOn w:val="Standard"/>
    <w:next w:val="Standard"/>
    <w:autoRedefine/>
    <w:uiPriority w:val="99"/>
    <w:semiHidden/>
    <w:unhideWhenUsed/>
    <w:rsid w:val="00A0236E"/>
    <w:pPr>
      <w:spacing w:after="0" w:line="240" w:lineRule="auto"/>
      <w:ind w:left="660" w:hanging="220"/>
    </w:pPr>
  </w:style>
  <w:style w:type="paragraph" w:styleId="Index2">
    <w:name w:val="index 2"/>
    <w:basedOn w:val="Standard"/>
    <w:next w:val="Standard"/>
    <w:autoRedefine/>
    <w:uiPriority w:val="99"/>
    <w:semiHidden/>
    <w:unhideWhenUsed/>
    <w:rsid w:val="00A0236E"/>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40095">
      <w:bodyDiv w:val="1"/>
      <w:marLeft w:val="0"/>
      <w:marRight w:val="0"/>
      <w:marTop w:val="0"/>
      <w:marBottom w:val="0"/>
      <w:divBdr>
        <w:top w:val="none" w:sz="0" w:space="0" w:color="auto"/>
        <w:left w:val="none" w:sz="0" w:space="0" w:color="auto"/>
        <w:bottom w:val="none" w:sz="0" w:space="0" w:color="auto"/>
        <w:right w:val="none" w:sz="0" w:space="0" w:color="auto"/>
      </w:divBdr>
    </w:div>
    <w:div w:id="681782009">
      <w:bodyDiv w:val="1"/>
      <w:marLeft w:val="0"/>
      <w:marRight w:val="0"/>
      <w:marTop w:val="0"/>
      <w:marBottom w:val="0"/>
      <w:divBdr>
        <w:top w:val="none" w:sz="0" w:space="0" w:color="auto"/>
        <w:left w:val="none" w:sz="0" w:space="0" w:color="auto"/>
        <w:bottom w:val="none" w:sz="0" w:space="0" w:color="auto"/>
        <w:right w:val="none" w:sz="0" w:space="0" w:color="auto"/>
      </w:divBdr>
    </w:div>
    <w:div w:id="1073315282">
      <w:bodyDiv w:val="1"/>
      <w:marLeft w:val="0"/>
      <w:marRight w:val="0"/>
      <w:marTop w:val="0"/>
      <w:marBottom w:val="0"/>
      <w:divBdr>
        <w:top w:val="none" w:sz="0" w:space="0" w:color="auto"/>
        <w:left w:val="none" w:sz="0" w:space="0" w:color="auto"/>
        <w:bottom w:val="none" w:sz="0" w:space="0" w:color="auto"/>
        <w:right w:val="none" w:sz="0" w:space="0" w:color="auto"/>
      </w:divBdr>
    </w:div>
    <w:div w:id="1170483862">
      <w:bodyDiv w:val="1"/>
      <w:marLeft w:val="0"/>
      <w:marRight w:val="0"/>
      <w:marTop w:val="0"/>
      <w:marBottom w:val="0"/>
      <w:divBdr>
        <w:top w:val="none" w:sz="0" w:space="0" w:color="auto"/>
        <w:left w:val="none" w:sz="0" w:space="0" w:color="auto"/>
        <w:bottom w:val="none" w:sz="0" w:space="0" w:color="auto"/>
        <w:right w:val="none" w:sz="0" w:space="0" w:color="auto"/>
      </w:divBdr>
    </w:div>
    <w:div w:id="15767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D5D55B71-AF2E-48E7-9692-5761252E76EC}"/>
      </w:docPartPr>
      <w:docPartBody>
        <w:p w:rsidR="00FA0449" w:rsidRDefault="00FA0449">
          <w:r w:rsidRPr="00FD44BD">
            <w:rPr>
              <w:rStyle w:val="Platzhaltertext"/>
            </w:rPr>
            <w:t>Klicken oder tippen Sie hier, um Text einzugeben.</w:t>
          </w:r>
        </w:p>
      </w:docPartBody>
    </w:docPart>
    <w:docPart>
      <w:docPartPr>
        <w:name w:val="C93806ECF13E4447BDDF52F6B87FB1D6"/>
        <w:category>
          <w:name w:val="Allgemein"/>
          <w:gallery w:val="placeholder"/>
        </w:category>
        <w:types>
          <w:type w:val="bbPlcHdr"/>
        </w:types>
        <w:behaviors>
          <w:behavior w:val="content"/>
        </w:behaviors>
        <w:guid w:val="{7AA1EA3A-BA7B-4E75-A66B-378D3BD079CF}"/>
      </w:docPartPr>
      <w:docPartBody>
        <w:p w:rsidR="00891254" w:rsidRDefault="00891254" w:rsidP="00891254">
          <w:pPr>
            <w:pStyle w:val="C93806ECF13E4447BDDF52F6B87FB1D6"/>
          </w:pPr>
          <w:r w:rsidRPr="00FD44BD">
            <w:rPr>
              <w:rStyle w:val="Platzhaltertext"/>
            </w:rPr>
            <w:t>Klicken oder tippen Sie hier, um Text einzugeben.</w:t>
          </w:r>
        </w:p>
      </w:docPartBody>
    </w:docPart>
    <w:docPart>
      <w:docPartPr>
        <w:name w:val="8E411E0B6BCC4472BE5401AF5A804FEB"/>
        <w:category>
          <w:name w:val="Allgemein"/>
          <w:gallery w:val="placeholder"/>
        </w:category>
        <w:types>
          <w:type w:val="bbPlcHdr"/>
        </w:types>
        <w:behaviors>
          <w:behavior w:val="content"/>
        </w:behaviors>
        <w:guid w:val="{5FB38519-8DF4-4DFB-8298-634ACF3EBED3}"/>
      </w:docPartPr>
      <w:docPartBody>
        <w:p w:rsidR="000C6353" w:rsidRDefault="000C6353" w:rsidP="000C6353">
          <w:pPr>
            <w:pStyle w:val="8E411E0B6BCC4472BE5401AF5A804FEB"/>
          </w:pPr>
          <w:r w:rsidRPr="00FD44BD">
            <w:rPr>
              <w:rStyle w:val="Platzhaltertext"/>
            </w:rPr>
            <w:t>Klicken oder tippen Sie hier, um Text einzugeben.</w:t>
          </w:r>
        </w:p>
      </w:docPartBody>
    </w:docPart>
    <w:docPart>
      <w:docPartPr>
        <w:name w:val="85C8A4B3408541D7A734E752C377B003"/>
        <w:category>
          <w:name w:val="Allgemein"/>
          <w:gallery w:val="placeholder"/>
        </w:category>
        <w:types>
          <w:type w:val="bbPlcHdr"/>
        </w:types>
        <w:behaviors>
          <w:behavior w:val="content"/>
        </w:behaviors>
        <w:guid w:val="{5837BE63-89AE-4246-98B8-6D6BAAECD3C0}"/>
      </w:docPartPr>
      <w:docPartBody>
        <w:p w:rsidR="00DD2F80" w:rsidRDefault="00B40C56" w:rsidP="00B40C56">
          <w:pPr>
            <w:pStyle w:val="85C8A4B3408541D7A734E752C377B003"/>
          </w:pPr>
          <w:r w:rsidRPr="00FD44BD">
            <w:rPr>
              <w:rStyle w:val="Platzhaltertext"/>
            </w:rPr>
            <w:t>Klicken oder tippen Sie hier, um Text einzugeben.</w:t>
          </w:r>
        </w:p>
      </w:docPartBody>
    </w:docPart>
    <w:docPart>
      <w:docPartPr>
        <w:name w:val="D1202CADFC25419F9750B06E855D728C"/>
        <w:category>
          <w:name w:val="Allgemein"/>
          <w:gallery w:val="placeholder"/>
        </w:category>
        <w:types>
          <w:type w:val="bbPlcHdr"/>
        </w:types>
        <w:behaviors>
          <w:behavior w:val="content"/>
        </w:behaviors>
        <w:guid w:val="{08D35FE0-FBD0-46D9-BB02-842BC2FD0D4D}"/>
      </w:docPartPr>
      <w:docPartBody>
        <w:p w:rsidR="00DD2F80" w:rsidRDefault="00B40C56" w:rsidP="00B40C56">
          <w:pPr>
            <w:pStyle w:val="D1202CADFC25419F9750B06E855D728C"/>
          </w:pPr>
          <w:r w:rsidRPr="00FD44BD">
            <w:rPr>
              <w:rStyle w:val="Platzhaltertext"/>
            </w:rPr>
            <w:t>Klicken oder tippen Sie hier, um Text einzugeben.</w:t>
          </w:r>
        </w:p>
      </w:docPartBody>
    </w:docPart>
    <w:docPart>
      <w:docPartPr>
        <w:name w:val="4B9072B00CCD419082B5BC65B2D132A5"/>
        <w:category>
          <w:name w:val="Allgemein"/>
          <w:gallery w:val="placeholder"/>
        </w:category>
        <w:types>
          <w:type w:val="bbPlcHdr"/>
        </w:types>
        <w:behaviors>
          <w:behavior w:val="content"/>
        </w:behaviors>
        <w:guid w:val="{95FF26A9-040F-4B80-95B8-CCB93E032560}"/>
      </w:docPartPr>
      <w:docPartBody>
        <w:p w:rsidR="00DD2F80" w:rsidRDefault="00B40C56" w:rsidP="00B40C56">
          <w:pPr>
            <w:pStyle w:val="4B9072B00CCD419082B5BC65B2D132A5"/>
          </w:pPr>
          <w:r w:rsidRPr="00FD44B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Roboto">
    <w:altName w:val="Times New Roman"/>
    <w:panose1 w:val="020B0604020202020204"/>
    <w:charset w:val="00"/>
    <w:family w:val="auto"/>
    <w:pitch w:val="variable"/>
    <w:sig w:usb0="E00002E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49"/>
    <w:rsid w:val="00014AA8"/>
    <w:rsid w:val="000C6353"/>
    <w:rsid w:val="0024482D"/>
    <w:rsid w:val="005158EE"/>
    <w:rsid w:val="00534F8D"/>
    <w:rsid w:val="0057388A"/>
    <w:rsid w:val="005D242C"/>
    <w:rsid w:val="008409F6"/>
    <w:rsid w:val="00891254"/>
    <w:rsid w:val="008A1687"/>
    <w:rsid w:val="008C774B"/>
    <w:rsid w:val="008F70EB"/>
    <w:rsid w:val="00A6081E"/>
    <w:rsid w:val="00B40C56"/>
    <w:rsid w:val="00BC5BC8"/>
    <w:rsid w:val="00CB75CA"/>
    <w:rsid w:val="00D6556B"/>
    <w:rsid w:val="00DD2F80"/>
    <w:rsid w:val="00F641EB"/>
    <w:rsid w:val="00FA0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40C56"/>
    <w:rPr>
      <w:color w:val="808080"/>
    </w:rPr>
  </w:style>
  <w:style w:type="paragraph" w:customStyle="1" w:styleId="8077607A4F3D41E1A266EFFA095C4AC2">
    <w:name w:val="8077607A4F3D41E1A266EFFA095C4AC2"/>
    <w:rsid w:val="0057388A"/>
  </w:style>
  <w:style w:type="paragraph" w:customStyle="1" w:styleId="395E0E6FBAA941B0935E8947C2E7703E">
    <w:name w:val="395E0E6FBAA941B0935E8947C2E7703E"/>
    <w:rsid w:val="00F641EB"/>
  </w:style>
  <w:style w:type="paragraph" w:customStyle="1" w:styleId="C93806ECF13E4447BDDF52F6B87FB1D6">
    <w:name w:val="C93806ECF13E4447BDDF52F6B87FB1D6"/>
    <w:rsid w:val="00891254"/>
  </w:style>
  <w:style w:type="paragraph" w:customStyle="1" w:styleId="20BEB574B3234D4CA8E973BBCA8E89BA">
    <w:name w:val="20BEB574B3234D4CA8E973BBCA8E89BA"/>
    <w:rsid w:val="00891254"/>
  </w:style>
  <w:style w:type="paragraph" w:customStyle="1" w:styleId="823812BE871E4B67B4038FE116103B81">
    <w:name w:val="823812BE871E4B67B4038FE116103B81"/>
    <w:rsid w:val="00891254"/>
  </w:style>
  <w:style w:type="paragraph" w:customStyle="1" w:styleId="7863448E6AC2494D93AC929781B211A3">
    <w:name w:val="7863448E6AC2494D93AC929781B211A3"/>
    <w:rsid w:val="00891254"/>
  </w:style>
  <w:style w:type="paragraph" w:customStyle="1" w:styleId="8E411E0B6BCC4472BE5401AF5A804FEB">
    <w:name w:val="8E411E0B6BCC4472BE5401AF5A804FEB"/>
    <w:rsid w:val="000C6353"/>
  </w:style>
  <w:style w:type="paragraph" w:customStyle="1" w:styleId="85C8A4B3408541D7A734E752C377B003">
    <w:name w:val="85C8A4B3408541D7A734E752C377B003"/>
    <w:rsid w:val="00B40C56"/>
  </w:style>
  <w:style w:type="paragraph" w:customStyle="1" w:styleId="CB61062BE0F4401CA83B5B2ACFF85179">
    <w:name w:val="CB61062BE0F4401CA83B5B2ACFF85179"/>
    <w:rsid w:val="00B40C56"/>
  </w:style>
  <w:style w:type="paragraph" w:customStyle="1" w:styleId="D1202CADFC25419F9750B06E855D728C">
    <w:name w:val="D1202CADFC25419F9750B06E855D728C"/>
    <w:rsid w:val="00B40C56"/>
  </w:style>
  <w:style w:type="paragraph" w:customStyle="1" w:styleId="4B9072B00CCD419082B5BC65B2D132A5">
    <w:name w:val="4B9072B00CCD419082B5BC65B2D132A5"/>
    <w:rsid w:val="00B40C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FA2D-36EF-4ED9-9E5F-35835FCC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42191</Words>
  <Characters>265808</Characters>
  <Application>Microsoft Office Word</Application>
  <DocSecurity>0</DocSecurity>
  <Lines>2215</Lines>
  <Paragraphs>614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Mathes</dc:creator>
  <cp:keywords/>
  <dc:description/>
  <cp:lastModifiedBy>Manuel Steinbauer</cp:lastModifiedBy>
  <cp:revision>126</cp:revision>
  <dcterms:created xsi:type="dcterms:W3CDTF">2020-02-02T10:37:00Z</dcterms:created>
  <dcterms:modified xsi:type="dcterms:W3CDTF">2020-07-16T10:08:00Z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Origination</vt:lpwstr>
  </property>
  <property fmtid="{D5CDD505-2E9C-101B-9397-08002B2CF9AE}" pid="3" name="CitaviDocumentProperty_8">
    <vt:lpwstr>C:\Users\gmath\Documents\Master\Citavi 6\Projects\Citavi 6\Projects\Projects\Origination\Origination.ctv6</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True</vt:lpwstr>
  </property>
  <property fmtid="{D5CDD505-2E9C-101B-9397-08002B2CF9AE}" pid="13" name="CitaviDocumentProperty_0">
    <vt:lpwstr>f1ed8f7d-1c65-4f06-ad48-3e96e725bea1</vt:lpwstr>
  </property>
  <property fmtid="{D5CDD505-2E9C-101B-9397-08002B2CF9AE}" pid="14" name="CitaviDocumentProperty_1">
    <vt:lpwstr>6.1.0.0</vt:lpwstr>
  </property>
</Properties>
</file>