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ED774" w14:textId="2945A275" w:rsidR="006816FD" w:rsidRPr="00A0236E" w:rsidRDefault="006816FD" w:rsidP="009C2A9A">
      <w:pPr>
        <w:rPr>
          <w:b/>
          <w:bCs/>
          <w:lang w:val="en-GB"/>
        </w:rPr>
      </w:pPr>
      <w:r w:rsidRPr="00A0236E">
        <w:rPr>
          <w:b/>
          <w:bCs/>
          <w:lang w:val="en-GB"/>
        </w:rPr>
        <w:t>Title</w:t>
      </w:r>
    </w:p>
    <w:p w14:paraId="71044EC1" w14:textId="71540DE1" w:rsidR="006816FD" w:rsidRPr="00A0236E" w:rsidRDefault="00D0128F" w:rsidP="009C2A9A">
      <w:pPr>
        <w:rPr>
          <w:lang w:val="en-GB"/>
        </w:rPr>
      </w:pPr>
      <w:r w:rsidRPr="00A0236E">
        <w:rPr>
          <w:lang w:val="en-GB"/>
        </w:rPr>
        <w:t>Evolutionary bursts linked to interactions of past temperature trends with short-term climate change</w:t>
      </w:r>
    </w:p>
    <w:p w14:paraId="14EE6047" w14:textId="3C75D09F" w:rsidR="00926262" w:rsidRPr="00A0236E" w:rsidRDefault="00926262" w:rsidP="009C2A9A">
      <w:pPr>
        <w:rPr>
          <w:b/>
          <w:bCs/>
          <w:lang w:val="en-GB"/>
        </w:rPr>
      </w:pPr>
      <w:r w:rsidRPr="00A0236E">
        <w:rPr>
          <w:b/>
          <w:bCs/>
          <w:lang w:val="en-GB"/>
        </w:rPr>
        <w:t>Abstract</w:t>
      </w:r>
    </w:p>
    <w:p w14:paraId="797EB5F4" w14:textId="04854018" w:rsidR="00926262" w:rsidRPr="00A0236E" w:rsidRDefault="005A2854" w:rsidP="004810C1">
      <w:pPr>
        <w:rPr>
          <w:lang w:val="en-GB"/>
        </w:rPr>
      </w:pPr>
      <w:r w:rsidRPr="00A0236E">
        <w:rPr>
          <w:lang w:val="en-GB"/>
        </w:rPr>
        <w:t xml:space="preserve">Biodiversity </w:t>
      </w:r>
      <w:del w:id="0" w:author="Manuel" w:date="2020-05-06T06:32:00Z">
        <w:r w:rsidRPr="00A0236E" w:rsidDel="008D51F0">
          <w:rPr>
            <w:lang w:val="en-GB"/>
          </w:rPr>
          <w:delText xml:space="preserve">is </w:delText>
        </w:r>
      </w:del>
      <w:ins w:id="1" w:author="Manuel" w:date="2020-05-06T06:32:00Z">
        <w:r w:rsidR="008D51F0">
          <w:rPr>
            <w:lang w:val="en-GB"/>
          </w:rPr>
          <w:t>dynamics are</w:t>
        </w:r>
        <w:r w:rsidR="008D51F0" w:rsidRPr="00A0236E">
          <w:rPr>
            <w:lang w:val="en-GB"/>
          </w:rPr>
          <w:t xml:space="preserve"> </w:t>
        </w:r>
      </w:ins>
      <w:r w:rsidRPr="00A0236E">
        <w:rPr>
          <w:lang w:val="en-GB"/>
        </w:rPr>
        <w:t xml:space="preserve">shaped by </w:t>
      </w:r>
      <w:del w:id="2" w:author="Manuel" w:date="2020-05-06T06:32:00Z">
        <w:r w:rsidRPr="00A0236E" w:rsidDel="008D51F0">
          <w:rPr>
            <w:lang w:val="en-GB"/>
          </w:rPr>
          <w:delText xml:space="preserve">the </w:delText>
        </w:r>
      </w:del>
      <w:ins w:id="3" w:author="Manuel" w:date="2020-05-06T06:32:00Z">
        <w:r w:rsidR="008D51F0">
          <w:rPr>
            <w:lang w:val="en-GB"/>
          </w:rPr>
          <w:t>a complex</w:t>
        </w:r>
        <w:r w:rsidR="008D51F0" w:rsidRPr="00A0236E">
          <w:rPr>
            <w:lang w:val="en-GB"/>
          </w:rPr>
          <w:t xml:space="preserve"> </w:t>
        </w:r>
      </w:ins>
      <w:r w:rsidRPr="00A0236E">
        <w:rPr>
          <w:lang w:val="en-GB"/>
        </w:rPr>
        <w:t xml:space="preserve">interplay </w:t>
      </w:r>
      <w:del w:id="4" w:author="Manuel" w:date="2020-05-06T06:33:00Z">
        <w:r w:rsidRPr="00A0236E" w:rsidDel="008D51F0">
          <w:rPr>
            <w:lang w:val="en-GB"/>
          </w:rPr>
          <w:delText xml:space="preserve">of </w:delText>
        </w:r>
      </w:del>
      <w:ins w:id="5" w:author="Manuel" w:date="2020-05-06T06:33:00Z">
        <w:r w:rsidR="008D51F0">
          <w:rPr>
            <w:lang w:val="en-GB"/>
          </w:rPr>
          <w:t xml:space="preserve">between current conditions and historic legacy. </w:t>
        </w:r>
      </w:ins>
      <w:ins w:id="6" w:author="Manuel" w:date="2020-05-06T07:08:00Z">
        <w:r w:rsidR="00C45687">
          <w:rPr>
            <w:lang w:val="en-GB"/>
          </w:rPr>
          <w:t>While</w:t>
        </w:r>
      </w:ins>
      <w:ins w:id="7" w:author="Manuel" w:date="2020-05-06T07:09:00Z">
        <w:r w:rsidR="004810C1">
          <w:rPr>
            <w:lang w:val="en-GB"/>
          </w:rPr>
          <w:t xml:space="preserve"> a si</w:t>
        </w:r>
      </w:ins>
      <w:ins w:id="8" w:author="Manuel" w:date="2020-05-06T07:10:00Z">
        <w:r w:rsidR="004810C1">
          <w:rPr>
            <w:lang w:val="en-GB"/>
          </w:rPr>
          <w:t xml:space="preserve">mple relationship is often used to </w:t>
        </w:r>
      </w:ins>
      <w:ins w:id="9" w:author="Manuel" w:date="2020-05-06T07:11:00Z">
        <w:r w:rsidR="004810C1">
          <w:rPr>
            <w:lang w:val="en-GB"/>
          </w:rPr>
          <w:t>link</w:t>
        </w:r>
      </w:ins>
      <w:ins w:id="10" w:author="Manuel" w:date="2020-05-06T07:10:00Z">
        <w:r w:rsidR="004810C1">
          <w:rPr>
            <w:lang w:val="en-GB"/>
          </w:rPr>
          <w:t xml:space="preserve"> </w:t>
        </w:r>
      </w:ins>
      <w:ins w:id="11" w:author="Manuel" w:date="2020-05-06T06:34:00Z">
        <w:r w:rsidR="008D51F0">
          <w:rPr>
            <w:lang w:val="en-GB"/>
          </w:rPr>
          <w:t xml:space="preserve">evolution </w:t>
        </w:r>
      </w:ins>
      <w:ins w:id="12" w:author="Manuel" w:date="2020-05-06T07:10:00Z">
        <w:r w:rsidR="004810C1">
          <w:rPr>
            <w:lang w:val="en-GB"/>
          </w:rPr>
          <w:t>with</w:t>
        </w:r>
      </w:ins>
      <w:ins w:id="13" w:author="Manuel" w:date="2020-05-06T06:35:00Z">
        <w:r w:rsidR="008D51F0">
          <w:rPr>
            <w:lang w:val="en-GB"/>
          </w:rPr>
          <w:t xml:space="preserve"> temperature change, </w:t>
        </w:r>
      </w:ins>
      <w:ins w:id="14" w:author="Manuel" w:date="2020-05-06T07:12:00Z">
        <w:r w:rsidR="004810C1" w:rsidRPr="00A0236E">
          <w:rPr>
            <w:lang w:val="en-GB"/>
          </w:rPr>
          <w:t>short-term climate change</w:t>
        </w:r>
        <w:r w:rsidR="004810C1">
          <w:rPr>
            <w:lang w:val="en-GB"/>
          </w:rPr>
          <w:t xml:space="preserve"> likely interacts with the previous </w:t>
        </w:r>
        <w:r w:rsidR="004810C1" w:rsidRPr="00A0236E">
          <w:rPr>
            <w:lang w:val="en-GB"/>
          </w:rPr>
          <w:t>temperature trends</w:t>
        </w:r>
        <w:r w:rsidR="004810C1">
          <w:rPr>
            <w:lang w:val="en-GB"/>
          </w:rPr>
          <w:t xml:space="preserve"> when </w:t>
        </w:r>
      </w:ins>
      <w:ins w:id="15" w:author="Manuel" w:date="2020-05-06T07:13:00Z">
        <w:r w:rsidR="004810C1">
          <w:rPr>
            <w:lang w:val="en-GB"/>
          </w:rPr>
          <w:t>influencing</w:t>
        </w:r>
      </w:ins>
      <w:ins w:id="16" w:author="Manuel" w:date="2020-05-06T07:12:00Z">
        <w:r w:rsidR="004810C1">
          <w:rPr>
            <w:lang w:val="en-GB"/>
          </w:rPr>
          <w:t xml:space="preserve"> the pace of </w:t>
        </w:r>
      </w:ins>
      <w:ins w:id="17" w:author="Manuel" w:date="2020-05-06T07:13:00Z">
        <w:r w:rsidR="004810C1">
          <w:rPr>
            <w:lang w:val="en-GB"/>
          </w:rPr>
          <w:t xml:space="preserve">origination. </w:t>
        </w:r>
      </w:ins>
      <w:ins w:id="18" w:author="Manuel" w:date="2020-05-06T06:35:00Z">
        <w:r w:rsidR="008D51F0">
          <w:rPr>
            <w:lang w:val="en-GB"/>
          </w:rPr>
          <w:t xml:space="preserve">Such a </w:t>
        </w:r>
        <w:proofErr w:type="spellStart"/>
        <w:r w:rsidR="008D51F0" w:rsidRPr="00A0236E">
          <w:rPr>
            <w:lang w:val="en-GB"/>
          </w:rPr>
          <w:t>palaeoclimate</w:t>
        </w:r>
        <w:proofErr w:type="spellEnd"/>
        <w:r w:rsidR="008D51F0" w:rsidRPr="00A0236E">
          <w:rPr>
            <w:lang w:val="en-GB"/>
          </w:rPr>
          <w:t xml:space="preserve"> interactions</w:t>
        </w:r>
      </w:ins>
      <w:ins w:id="19" w:author="Manuel" w:date="2020-05-06T06:36:00Z">
        <w:r w:rsidR="008D51F0">
          <w:rPr>
            <w:lang w:val="en-GB"/>
          </w:rPr>
          <w:t xml:space="preserve"> has been demonstrated for e</w:t>
        </w:r>
      </w:ins>
      <w:del w:id="20" w:author="Manuel" w:date="2020-05-06T06:36:00Z">
        <w:r w:rsidRPr="00A0236E" w:rsidDel="008D51F0">
          <w:rPr>
            <w:lang w:val="en-GB"/>
          </w:rPr>
          <w:delText xml:space="preserve">origination and </w:delText>
        </w:r>
        <w:r w:rsidR="00A0236E" w:rsidRPr="00A0236E" w:rsidDel="008D51F0">
          <w:rPr>
            <w:lang w:val="en-GB"/>
          </w:rPr>
          <w:delText>extinction</w:delText>
        </w:r>
        <w:r w:rsidRPr="00A0236E" w:rsidDel="008D51F0">
          <w:rPr>
            <w:lang w:val="en-GB"/>
          </w:rPr>
          <w:delText xml:space="preserve">. </w:delText>
        </w:r>
        <w:commentRangeStart w:id="21"/>
        <w:r w:rsidRPr="00A0236E" w:rsidDel="008D51F0">
          <w:rPr>
            <w:lang w:val="en-GB"/>
          </w:rPr>
          <w:delText>E</w:delText>
        </w:r>
      </w:del>
      <w:r w:rsidRPr="00A0236E">
        <w:rPr>
          <w:lang w:val="en-GB"/>
        </w:rPr>
        <w:t xml:space="preserve">xtinction risk </w:t>
      </w:r>
      <w:del w:id="22" w:author="Manuel" w:date="2020-05-06T06:36:00Z">
        <w:r w:rsidRPr="00A0236E" w:rsidDel="008D51F0">
          <w:rPr>
            <w:lang w:val="en-GB"/>
          </w:rPr>
          <w:delText xml:space="preserve">has been shown to be </w:delText>
        </w:r>
        <w:r w:rsidR="00CA7533" w:rsidRPr="00A0236E" w:rsidDel="008D51F0">
          <w:rPr>
            <w:lang w:val="en-GB"/>
          </w:rPr>
          <w:delText>driven</w:delText>
        </w:r>
        <w:r w:rsidRPr="00A0236E" w:rsidDel="008D51F0">
          <w:rPr>
            <w:lang w:val="en-GB"/>
          </w:rPr>
          <w:delText xml:space="preserve"> by </w:delText>
        </w:r>
        <w:r w:rsidR="00320087" w:rsidRPr="00A0236E" w:rsidDel="008D51F0">
          <w:rPr>
            <w:lang w:val="en-GB"/>
          </w:rPr>
          <w:delText>interactions of past temperature trends with short-term climate change</w:delText>
        </w:r>
        <w:r w:rsidRPr="00A0236E" w:rsidDel="008D51F0">
          <w:rPr>
            <w:lang w:val="en-GB"/>
          </w:rPr>
          <w:delText xml:space="preserve">. </w:delText>
        </w:r>
        <w:commentRangeEnd w:id="21"/>
        <w:r w:rsidR="008D51F0" w:rsidDel="008D51F0">
          <w:rPr>
            <w:rStyle w:val="Kommentarzeichen"/>
          </w:rPr>
          <w:commentReference w:id="21"/>
        </w:r>
        <w:r w:rsidRPr="00A0236E" w:rsidDel="008D51F0">
          <w:rPr>
            <w:lang w:val="en-GB"/>
          </w:rPr>
          <w:delText>T</w:delText>
        </w:r>
      </w:del>
      <w:ins w:id="23" w:author="Manuel" w:date="2020-05-06T06:36:00Z">
        <w:r w:rsidR="008D51F0">
          <w:rPr>
            <w:lang w:val="en-GB"/>
          </w:rPr>
          <w:t>but t</w:t>
        </w:r>
      </w:ins>
      <w:r w:rsidRPr="00A0236E">
        <w:rPr>
          <w:lang w:val="en-GB"/>
        </w:rPr>
        <w:t xml:space="preserve">he effect </w:t>
      </w:r>
      <w:del w:id="24" w:author="Manuel" w:date="2020-05-06T06:36:00Z">
        <w:r w:rsidRPr="00A0236E" w:rsidDel="008D51F0">
          <w:rPr>
            <w:lang w:val="en-GB"/>
          </w:rPr>
          <w:delText xml:space="preserve">of </w:delText>
        </w:r>
        <w:r w:rsidR="00320087" w:rsidRPr="00A0236E" w:rsidDel="008D51F0">
          <w:rPr>
            <w:lang w:val="en-GB"/>
          </w:rPr>
          <w:delText xml:space="preserve">these </w:delText>
        </w:r>
        <w:r w:rsidRPr="00A0236E" w:rsidDel="008D51F0">
          <w:rPr>
            <w:lang w:val="en-GB"/>
          </w:rPr>
          <w:delText xml:space="preserve">palaeoclimate interactions </w:delText>
        </w:r>
      </w:del>
      <w:r w:rsidRPr="00A0236E">
        <w:rPr>
          <w:lang w:val="en-GB"/>
        </w:rPr>
        <w:t xml:space="preserve">on </w:t>
      </w:r>
      <w:del w:id="25" w:author="Manuel" w:date="2020-05-06T07:15:00Z">
        <w:r w:rsidRPr="00A0236E" w:rsidDel="004810C1">
          <w:rPr>
            <w:lang w:val="en-GB"/>
          </w:rPr>
          <w:delText>origination</w:delText>
        </w:r>
      </w:del>
      <w:del w:id="26" w:author="Manuel" w:date="2020-05-06T06:36:00Z">
        <w:r w:rsidRPr="00A0236E" w:rsidDel="008D51F0">
          <w:rPr>
            <w:lang w:val="en-GB"/>
          </w:rPr>
          <w:delText>, however,</w:delText>
        </w:r>
      </w:del>
      <w:ins w:id="27" w:author="Manuel" w:date="2020-05-06T07:15:00Z">
        <w:r w:rsidR="004810C1">
          <w:rPr>
            <w:lang w:val="en-GB"/>
          </w:rPr>
          <w:t>evolutionary dynamics</w:t>
        </w:r>
      </w:ins>
      <w:r w:rsidRPr="00A0236E">
        <w:rPr>
          <w:lang w:val="en-GB"/>
        </w:rPr>
        <w:t xml:space="preserve"> is untested. </w:t>
      </w:r>
      <w:r w:rsidR="00AD6364" w:rsidRPr="00A0236E">
        <w:rPr>
          <w:lang w:val="en-GB"/>
        </w:rPr>
        <w:t xml:space="preserve">Here we show that origination probability </w:t>
      </w:r>
      <w:r w:rsidR="00CA7533" w:rsidRPr="00A0236E">
        <w:rPr>
          <w:lang w:val="en-GB"/>
        </w:rPr>
        <w:t xml:space="preserve">in marine fossil groups </w:t>
      </w:r>
      <w:r w:rsidR="00AD6364" w:rsidRPr="00A0236E">
        <w:rPr>
          <w:lang w:val="en-GB"/>
        </w:rPr>
        <w:t xml:space="preserve">is largely affected </w:t>
      </w:r>
      <w:r w:rsidRPr="00A0236E">
        <w:rPr>
          <w:lang w:val="en-GB"/>
        </w:rPr>
        <w:t xml:space="preserve">by </w:t>
      </w:r>
      <w:proofErr w:type="spellStart"/>
      <w:r w:rsidRPr="00A0236E">
        <w:rPr>
          <w:lang w:val="en-GB"/>
        </w:rPr>
        <w:t>palaeoclimate</w:t>
      </w:r>
      <w:proofErr w:type="spellEnd"/>
      <w:r w:rsidRPr="00A0236E">
        <w:rPr>
          <w:lang w:val="en-GB"/>
        </w:rPr>
        <w:t xml:space="preserve"> interactions. </w:t>
      </w:r>
      <w:r w:rsidR="00CA7533" w:rsidRPr="00A0236E">
        <w:rPr>
          <w:lang w:val="en-GB"/>
        </w:rPr>
        <w:t xml:space="preserve">Short-term cooling adding to a long-term cooling trend increases the origination probability by 23.7%. This large effect is consistent through time and all studied groups. </w:t>
      </w:r>
      <w:commentRangeStart w:id="28"/>
      <w:r w:rsidR="00320087" w:rsidRPr="00A0236E">
        <w:rPr>
          <w:lang w:val="en-GB"/>
        </w:rPr>
        <w:t>Our results demonstrate that biodiversity is controlled by a complex array of ecological and evolutionary factors, with mutual interactions.</w:t>
      </w:r>
      <w:r w:rsidR="003C6F52" w:rsidRPr="00A0236E">
        <w:rPr>
          <w:lang w:val="en-GB"/>
        </w:rPr>
        <w:t xml:space="preserve"> </w:t>
      </w:r>
      <w:r w:rsidR="00320087" w:rsidRPr="00A0236E">
        <w:rPr>
          <w:lang w:val="en-GB"/>
        </w:rPr>
        <w:t>Accounting for these interactions</w:t>
      </w:r>
      <w:r w:rsidR="00D16E88" w:rsidRPr="00A0236E">
        <w:rPr>
          <w:lang w:val="en-GB"/>
        </w:rPr>
        <w:t xml:space="preserve"> using a more flexible modelling approach</w:t>
      </w:r>
      <w:r w:rsidR="00320087" w:rsidRPr="00A0236E">
        <w:rPr>
          <w:lang w:val="en-GB"/>
        </w:rPr>
        <w:t xml:space="preserve"> improves existing models and enables a better mechanistic discernment of </w:t>
      </w:r>
      <w:r w:rsidR="00DA3272" w:rsidRPr="00A0236E">
        <w:rPr>
          <w:lang w:val="en-GB"/>
        </w:rPr>
        <w:t>processes that control biodiversity</w:t>
      </w:r>
      <w:r w:rsidR="00D16E88" w:rsidRPr="00A0236E">
        <w:rPr>
          <w:lang w:val="en-GB"/>
        </w:rPr>
        <w:t xml:space="preserve">. </w:t>
      </w:r>
      <w:commentRangeEnd w:id="28"/>
      <w:r w:rsidR="00A01EE0">
        <w:rPr>
          <w:rStyle w:val="Kommentarzeichen"/>
        </w:rPr>
        <w:commentReference w:id="28"/>
      </w:r>
    </w:p>
    <w:p w14:paraId="1ABDC079" w14:textId="17F051CC" w:rsidR="009332E0" w:rsidRPr="00A0236E" w:rsidRDefault="009332E0" w:rsidP="009C2A9A">
      <w:pPr>
        <w:rPr>
          <w:b/>
          <w:bCs/>
          <w:lang w:val="en-GB"/>
        </w:rPr>
      </w:pPr>
      <w:r w:rsidRPr="00A0236E">
        <w:rPr>
          <w:b/>
          <w:bCs/>
          <w:lang w:val="en-GB"/>
        </w:rPr>
        <w:t>Introduction</w:t>
      </w:r>
    </w:p>
    <w:p w14:paraId="135B9F9B" w14:textId="2C4A340A" w:rsidR="003A1F61" w:rsidRPr="00A0236E" w:rsidRDefault="009C2A9A" w:rsidP="009C2A9A">
      <w:pPr>
        <w:rPr>
          <w:lang w:val="en-GB"/>
        </w:rPr>
      </w:pPr>
      <w:r w:rsidRPr="00A0236E">
        <w:rPr>
          <w:lang w:val="en-GB"/>
        </w:rPr>
        <w:t xml:space="preserve">Deciphering the relationship between temperature and </w:t>
      </w:r>
      <w:r w:rsidR="00582584" w:rsidRPr="00A0236E">
        <w:rPr>
          <w:lang w:val="en-GB"/>
        </w:rPr>
        <w:t>the history of life on Earth on multiple</w:t>
      </w:r>
      <w:r w:rsidRPr="00A0236E">
        <w:rPr>
          <w:lang w:val="en-GB"/>
        </w:rPr>
        <w:t xml:space="preserve"> scales is a major goal of </w:t>
      </w:r>
      <w:r w:rsidR="00074CE9" w:rsidRPr="00A0236E">
        <w:rPr>
          <w:lang w:val="en-GB"/>
        </w:rPr>
        <w:t xml:space="preserve">nature </w:t>
      </w:r>
      <w:r w:rsidRPr="00A0236E">
        <w:rPr>
          <w:lang w:val="en-GB"/>
        </w:rPr>
        <w:t>science</w:t>
      </w:r>
      <w:r w:rsidR="00074CE9" w:rsidRPr="00A0236E">
        <w:rPr>
          <w:lang w:val="en-GB"/>
        </w:rPr>
        <w:t>s</w:t>
      </w:r>
      <w:r w:rsidR="00582584" w:rsidRPr="00A0236E">
        <w:rPr>
          <w:lang w:val="en-GB"/>
        </w:rPr>
        <w:t xml:space="preserve"> </w:t>
      </w:r>
      <w:sdt>
        <w:sdtPr>
          <w:rPr>
            <w:lang w:val="en-GB"/>
          </w:rPr>
          <w:alias w:val="Don't edit this field"/>
          <w:tag w:val="CitaviPlaceholder#5bd4b684-817f-4ab8-b3a8-843c2740bfb8"/>
          <w:id w:val="244777848"/>
          <w:placeholder>
            <w:docPart w:val="DefaultPlaceholder_-1854013440"/>
          </w:placeholder>
        </w:sdtPr>
        <w:sdtEndPr/>
        <w:sdtContent>
          <w:r w:rsidR="00074CE9" w:rsidRPr="00A0236E">
            <w:rPr>
              <w:lang w:val="en-GB"/>
            </w:rPr>
            <w:fldChar w:fldCharType="begin"/>
          </w:r>
          <w:r w:rsidR="00D0128F" w:rsidRPr="00A0236E">
            <w:rPr>
              <w:lang w:val="en-GB"/>
            </w:rPr>
            <w:instrText>ADDIN CitaviPlaceholder{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0seyIkaWQiOiIxMS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}</w:instrText>
          </w:r>
          <w:r w:rsidR="00074CE9" w:rsidRPr="00A0236E">
            <w:rPr>
              <w:lang w:val="en-GB"/>
            </w:rPr>
            <w:fldChar w:fldCharType="separate"/>
          </w:r>
          <w:r w:rsidR="00D0128F" w:rsidRPr="00A0236E">
            <w:rPr>
              <w:lang w:val="en-GB"/>
            </w:rPr>
            <w:t>(Dietl et al. 2015; Humboldt 1808)</w:t>
          </w:r>
          <w:r w:rsidR="00074CE9" w:rsidRPr="00A0236E">
            <w:rPr>
              <w:lang w:val="en-GB"/>
            </w:rPr>
            <w:fldChar w:fldCharType="end"/>
          </w:r>
        </w:sdtContent>
      </w:sdt>
      <w:r w:rsidRPr="00A0236E">
        <w:rPr>
          <w:lang w:val="en-GB"/>
        </w:rPr>
        <w:t xml:space="preserve">. </w:t>
      </w:r>
      <w:r w:rsidR="00BC5F42" w:rsidRPr="00A0236E">
        <w:rPr>
          <w:lang w:val="en-GB"/>
        </w:rPr>
        <w:t>While biodiversity consistently decreases with latitude beyond small geographic scales</w:t>
      </w:r>
      <w:r w:rsidR="00303B60" w:rsidRPr="00A0236E">
        <w:rPr>
          <w:lang w:val="en-GB"/>
        </w:rPr>
        <w:t xml:space="preserve"> </w:t>
      </w:r>
      <w:sdt>
        <w:sdtPr>
          <w:rPr>
            <w:lang w:val="en-GB"/>
          </w:rPr>
          <w:alias w:val="Don't edit this field"/>
          <w:tag w:val="CitaviPlaceholder#07004bc0-ab1c-4f8a-bf50-a5e01c974874"/>
          <w:id w:val="2143919718"/>
          <w:placeholder>
            <w:docPart w:val="DefaultPlaceholder_-1854013440"/>
          </w:placeholder>
        </w:sdtPr>
        <w:sdtEndPr/>
        <w:sdtContent>
          <w:r w:rsidR="00303B60" w:rsidRPr="00A0236E">
            <w:rPr>
              <w:lang w:val="en-GB"/>
            </w:rPr>
            <w:fldChar w:fldCharType="begin"/>
          </w:r>
          <w:r w:rsidR="00D0128F" w:rsidRPr="00A0236E">
            <w:rPr>
              <w:lang w:val="en-GB"/>
            </w:rPr>
            <w:instrText>ADDIN CitaviPlaceholder{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czPC9uPlxyXG4gIDxpbj50cnVlPC9pbj5cclxuICA8b3M+MjczPC9vcz5cclxuICA8cHM+MjczPC9wcz5cclxuPC9zcD5cclxuPGVwPlxyXG4gIDxuPjMwOTwvbj5cclxuICA8aW4+dHJ1ZTwvaW4+XHJcbiAgPG9zPjMwOTwvb3M+XHJcbiAgPHBzPjMwOTwvcHM+XHJcbjwvZXA+XHJcbjxvcz4yNzMtMzA5PC9vcz4iLCJQYWdlUmFuZ2VOdW1iZXIiOjI3MywiUGFnZVJhbmdlTnVtYmVyaW5nVHlwZSI6IlBhZ2UiLCJQYWdlUmFuZ2VOdW1lcmFsU3lzdGVtIjoiQXJhYmljIiwiUGVyaW9kaWNhbCI6eyIkaWQiOiI4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}</w:instrText>
          </w:r>
          <w:r w:rsidR="00303B60" w:rsidRPr="00A0236E">
            <w:rPr>
              <w:lang w:val="en-GB"/>
            </w:rPr>
            <w:fldChar w:fldCharType="separate"/>
          </w:r>
          <w:r w:rsidR="00D0128F" w:rsidRPr="00A0236E">
            <w:rPr>
              <w:lang w:val="en-GB"/>
            </w:rPr>
            <w:t>(Willig et al. 2003; Krug et al. 2009; Hillebrand 2004)</w:t>
          </w:r>
          <w:r w:rsidR="00303B60" w:rsidRPr="00A0236E">
            <w:rPr>
              <w:lang w:val="en-GB"/>
            </w:rPr>
            <w:fldChar w:fldCharType="end"/>
          </w:r>
        </w:sdtContent>
      </w:sdt>
      <w:r w:rsidR="00BC5F42" w:rsidRPr="00A0236E">
        <w:rPr>
          <w:lang w:val="en-GB"/>
        </w:rPr>
        <w:t>, no such general pattern seems to occur through time</w:t>
      </w:r>
      <w:r w:rsidR="00303B60" w:rsidRPr="00A0236E">
        <w:rPr>
          <w:lang w:val="en-GB"/>
        </w:rPr>
        <w:t xml:space="preserve"> </w:t>
      </w:r>
      <w:sdt>
        <w:sdtPr>
          <w:rPr>
            <w:lang w:val="en-GB"/>
          </w:rPr>
          <w:alias w:val="Don't edit this field"/>
          <w:tag w:val="CitaviPlaceholder#a1adb83c-9683-4451-8bef-66d396814bf8"/>
          <w:id w:val="-876535194"/>
          <w:placeholder>
            <w:docPart w:val="DefaultPlaceholder_-1854013440"/>
          </w:placeholder>
        </w:sdtPr>
        <w:sdtEndPr/>
        <w:sdtContent>
          <w:r w:rsidR="00303B60" w:rsidRPr="00A0236E">
            <w:rPr>
              <w:lang w:val="en-GB"/>
            </w:rPr>
            <w:fldChar w:fldCharType="begin"/>
          </w:r>
          <w:r w:rsidR="00D0128F" w:rsidRPr="00A0236E">
            <w:rPr>
              <w:lang w:val="en-GB"/>
            </w:rPr>
            <w:instrText>ADDIN CitaviPlaceholder{eyIkaWQiOiIxIiwiRW50cmllcyI6W3siJGlkIjoiMiIsIklkIjoiYTIzMzNlZjAtZDk4OS00ZDZmLWJmNzYtY2VkNWRmYTJmODEzIiwiUmFuZ2VMZW5ndGgiOjE5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0VDEwOjM2OjMyIiwiUHJvamVjdCI6eyIkcmVmIjoiNSJ9fSwiVXNlTnVtYmVyaW5nVHlwZU9mUGFyZW50RG9jdW1lbnQiOmZhbHNlfSx7IiRpZCI6IjEwIiwiSWQiOiI2NjliNTA2OS00YmVlLTQxZmEtYjA0OS00NDk2YjdiNmZmOTAiLCJSYW5nZVN0YXJ0IjoxOSwiUmFuZ2VMZW5ndGgiOjIwLCJSZWZlcmVuY2VJZCI6IjY3NmQwM2FiLTY3ODctNGVjZi1hZjlkLTNlODQ3ZDJmNmM5ZiIsIlJlZmVyZW5jZSI6eyIkaWQiOiIxMSIsIkFic3RyYWN0Q29tcGxleGl0eSI6MCwiQWJzdHJhY3RTb3VyY2VUZXh0Rm9ybWF0IjowLCJBdXRob3JzIjpbeyIkcmVmIjoiNCJ9LHsiJGlkIjoiMT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cmVmIjoiNyJ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XSwiTnVtYmVyIjoiMTYzMCIsIk9yZ2FuaXphdGlvbnMiOltdLCJPdGhlcnNJbnZvbHZlZCI6W10sIlBhZ2VSYW5nZSI6IjxzcD5cclxuICA8bj40Nzwvbj5cclxuICA8aW4+dHJ1ZTwvaW4+XHJcbiAgPG9zPjQ3PC9vcz5cclxuICA8cHM+NDc8L3BzPlxyXG48L3NwPlxyXG48ZXA+XHJcbiAgPG4+NTM8L24+XHJcbiAgPGluPnRydWU8L2luPlxyXG4gIDxvcz41Mzwvb3M+XHJcbiAgPHBzPjUzPC9wcz5cclxuPC9lcD5cclxuPG9zPjQ3LTUzPC9vcz4iLCJQYWdlUmFuZ2VOdW1iZXIiOjQ3LCJQYWdlUmFuZ2VOdW1iZXJpbmdUeXBlIjoiUGFnZSIsIlBhZ2VSYW5nZU51bWVyYWxTeXN0ZW0iOiJBcmFiaWMiLCJQZXJpb2RpY2FsIjp7IiRpZCI6IjEz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}</w:instrText>
          </w:r>
          <w:r w:rsidR="00303B60" w:rsidRPr="00A0236E">
            <w:rPr>
              <w:lang w:val="en-GB"/>
            </w:rPr>
            <w:fldChar w:fldCharType="separate"/>
          </w:r>
          <w:r w:rsidR="00D0128F" w:rsidRPr="00A0236E">
            <w:rPr>
              <w:lang w:val="en-GB"/>
            </w:rPr>
            <w:t>(Mayhew et al. 2012; Mayhew et al. 2008; Erwin 2009)</w:t>
          </w:r>
          <w:r w:rsidR="00303B60" w:rsidRPr="00A0236E">
            <w:rPr>
              <w:lang w:val="en-GB"/>
            </w:rPr>
            <w:fldChar w:fldCharType="end"/>
          </w:r>
        </w:sdtContent>
      </w:sdt>
      <w:r w:rsidR="00F378BA" w:rsidRPr="00A0236E">
        <w:rPr>
          <w:lang w:val="en-GB"/>
        </w:rPr>
        <w:t xml:space="preserve">. </w:t>
      </w:r>
      <w:r w:rsidR="003A1F61" w:rsidRPr="00A0236E">
        <w:rPr>
          <w:lang w:val="en-GB"/>
        </w:rPr>
        <w:t>Current analyses show that fossil biodiversity interacts with temperature by complex cascading effects (</w:t>
      </w:r>
      <w:proofErr w:type="spellStart"/>
      <w:r w:rsidR="003A1F61" w:rsidRPr="00A0236E">
        <w:rPr>
          <w:lang w:val="en-GB"/>
        </w:rPr>
        <w:t>Mathes</w:t>
      </w:r>
      <w:proofErr w:type="spellEnd"/>
      <w:r w:rsidR="00D51815" w:rsidRPr="00A0236E">
        <w:rPr>
          <w:lang w:val="en-GB"/>
        </w:rPr>
        <w:t xml:space="preserve"> et al.</w:t>
      </w:r>
      <w:r w:rsidR="003A1F61" w:rsidRPr="00A0236E">
        <w:rPr>
          <w:lang w:val="en-GB"/>
        </w:rPr>
        <w:t xml:space="preserve"> 2020, van </w:t>
      </w:r>
      <w:proofErr w:type="spellStart"/>
      <w:r w:rsidR="003A1F61" w:rsidRPr="00A0236E">
        <w:rPr>
          <w:lang w:val="en-GB"/>
        </w:rPr>
        <w:t>Dyik</w:t>
      </w:r>
      <w:proofErr w:type="spellEnd"/>
      <w:r w:rsidR="003A1F61" w:rsidRPr="00A0236E">
        <w:rPr>
          <w:lang w:val="en-GB"/>
        </w:rPr>
        <w:t xml:space="preserve"> </w:t>
      </w:r>
      <w:r w:rsidR="00D51815" w:rsidRPr="00A0236E">
        <w:rPr>
          <w:lang w:val="en-GB"/>
        </w:rPr>
        <w:t xml:space="preserve">et al. </w:t>
      </w:r>
      <w:r w:rsidR="003A1F61" w:rsidRPr="00A0236E">
        <w:rPr>
          <w:lang w:val="en-GB"/>
        </w:rPr>
        <w:t>2020), which could blur general patterns.</w:t>
      </w:r>
      <w:r w:rsidR="00303B60" w:rsidRPr="00A0236E">
        <w:rPr>
          <w:lang w:val="en-GB"/>
        </w:rPr>
        <w:t xml:space="preserve"> While these</w:t>
      </w:r>
      <w:r w:rsidR="006442F3" w:rsidRPr="00A0236E">
        <w:rPr>
          <w:lang w:val="en-GB"/>
        </w:rPr>
        <w:t xml:space="preserve"> </w:t>
      </w:r>
      <w:r w:rsidR="00303B60" w:rsidRPr="00A0236E">
        <w:rPr>
          <w:lang w:val="en-GB"/>
        </w:rPr>
        <w:t>interactions</w:t>
      </w:r>
      <w:r w:rsidR="005E3961" w:rsidRPr="00A0236E">
        <w:rPr>
          <w:lang w:val="en-GB"/>
        </w:rPr>
        <w:t xml:space="preserve"> of past temperature trends with short-term climate change</w:t>
      </w:r>
      <w:r w:rsidR="00303B60" w:rsidRPr="00A0236E">
        <w:rPr>
          <w:lang w:val="en-GB"/>
        </w:rPr>
        <w:t xml:space="preserve"> have shown to </w:t>
      </w:r>
      <w:r w:rsidR="00074CE9" w:rsidRPr="00A0236E">
        <w:rPr>
          <w:lang w:val="en-GB"/>
        </w:rPr>
        <w:t xml:space="preserve">be </w:t>
      </w:r>
      <w:r w:rsidR="00303B60" w:rsidRPr="00A0236E">
        <w:rPr>
          <w:lang w:val="en-GB"/>
        </w:rPr>
        <w:t xml:space="preserve">major drivers of extinction events in </w:t>
      </w:r>
      <w:r w:rsidR="00A0236E" w:rsidRPr="00A0236E">
        <w:rPr>
          <w:lang w:val="en-GB"/>
        </w:rPr>
        <w:t>Earth’s</w:t>
      </w:r>
      <w:r w:rsidR="00303B60" w:rsidRPr="00A0236E">
        <w:rPr>
          <w:lang w:val="en-GB"/>
        </w:rPr>
        <w:t xml:space="preserve"> history</w:t>
      </w:r>
      <w:r w:rsidR="00074CE9" w:rsidRPr="00A0236E">
        <w:rPr>
          <w:lang w:val="en-GB"/>
        </w:rPr>
        <w:t xml:space="preserve"> (</w:t>
      </w:r>
      <w:proofErr w:type="spellStart"/>
      <w:r w:rsidR="00074CE9" w:rsidRPr="00A0236E">
        <w:rPr>
          <w:lang w:val="en-GB"/>
        </w:rPr>
        <w:t>Mathes</w:t>
      </w:r>
      <w:proofErr w:type="spellEnd"/>
      <w:r w:rsidR="00074CE9" w:rsidRPr="00A0236E">
        <w:rPr>
          <w:lang w:val="en-GB"/>
        </w:rPr>
        <w:t xml:space="preserve"> </w:t>
      </w:r>
      <w:r w:rsidR="00D51815" w:rsidRPr="00A0236E">
        <w:rPr>
          <w:lang w:val="en-GB"/>
        </w:rPr>
        <w:t xml:space="preserve">et al. </w:t>
      </w:r>
      <w:r w:rsidR="00074CE9" w:rsidRPr="00A0236E">
        <w:rPr>
          <w:lang w:val="en-GB"/>
        </w:rPr>
        <w:t>2020)</w:t>
      </w:r>
      <w:r w:rsidR="00303B60" w:rsidRPr="00A0236E">
        <w:rPr>
          <w:lang w:val="en-GB"/>
        </w:rPr>
        <w:t xml:space="preserve">, their effect on </w:t>
      </w:r>
      <w:r w:rsidR="00074CE9" w:rsidRPr="00A0236E">
        <w:rPr>
          <w:lang w:val="en-GB"/>
        </w:rPr>
        <w:t xml:space="preserve">origination is untested. </w:t>
      </w:r>
    </w:p>
    <w:p w14:paraId="04001B83" w14:textId="6678B639" w:rsidR="0022046A" w:rsidRPr="00A0236E" w:rsidRDefault="00CE3E81" w:rsidP="00FD31DE">
      <w:pPr>
        <w:rPr>
          <w:lang w:val="en-GB"/>
        </w:rPr>
      </w:pPr>
      <w:proofErr w:type="spellStart"/>
      <w:r w:rsidRPr="00A0236E">
        <w:rPr>
          <w:lang w:val="en-GB"/>
        </w:rPr>
        <w:t>Palaeobiological</w:t>
      </w:r>
      <w:proofErr w:type="spellEnd"/>
      <w:r w:rsidRPr="00A0236E">
        <w:rPr>
          <w:lang w:val="en-GB"/>
        </w:rPr>
        <w:t xml:space="preserve"> models</w:t>
      </w:r>
      <w:r w:rsidR="002A22AC" w:rsidRPr="00A0236E">
        <w:rPr>
          <w:lang w:val="en-GB"/>
        </w:rPr>
        <w:t xml:space="preserve"> generally test first-</w:t>
      </w:r>
      <w:r w:rsidR="00A13AA2" w:rsidRPr="00A0236E">
        <w:rPr>
          <w:lang w:val="en-GB"/>
        </w:rPr>
        <w:t xml:space="preserve"> or second-</w:t>
      </w:r>
      <w:r w:rsidR="002A22AC" w:rsidRPr="00A0236E">
        <w:rPr>
          <w:lang w:val="en-GB"/>
        </w:rPr>
        <w:t xml:space="preserve">order relationships between Phanerozoic marine diversity and climate </w:t>
      </w:r>
      <w:sdt>
        <w:sdtPr>
          <w:rPr>
            <w:lang w:val="en-GB"/>
          </w:rPr>
          <w:alias w:val="Don't edit this field"/>
          <w:tag w:val="CitaviPlaceholder#f09230fb-8968-4a24-8937-800491d8eb1b"/>
          <w:id w:val="-1359963401"/>
          <w:placeholder>
            <w:docPart w:val="DefaultPlaceholder_-1854013440"/>
          </w:placeholder>
        </w:sdtPr>
        <w:sdtEndPr/>
        <w:sdtContent>
          <w:r w:rsidR="002A22AC" w:rsidRPr="00A0236E">
            <w:rPr>
              <w:lang w:val="en-GB"/>
            </w:rPr>
            <w:fldChar w:fldCharType="begin"/>
          </w:r>
          <w:r w:rsidR="00D0128F" w:rsidRPr="00A0236E">
            <w:rPr>
              <w:lang w:val="en-GB"/>
            </w:rPr>
            <w:instrText>ADDIN CitaviPlaceholder{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ExMzwvbj5cclxuICA8aW4+dHJ1ZTwvaW4+XHJcbiAgPG9zPjExMzwvb3M+XHJcbiAgPHBzPjExMzwvcHM+XHJcbjwvc3A+XHJcbjxlcD5cclxuICA8bj4xMjQ8L24+XHJcbiAgPGluPnRydWU8L2luPlxyXG4gIDxvcz4xMjQ8L29zPlxyXG4gIDxwcz4xMjQ8L3BzPlxyXG48L2VwPlxyXG48b3M+MTEzLTEyNDwvb3M+IiwiUGFnZVJhbmdlTnVtYmVyIjoxMTMsIlBhZ2VSYW5nZU51bWJlcmluZ1R5cGUiOiJQYWdlIiwiUGFnZVJhbmdlTnVtZXJhbFN5c3RlbSI6IkFyYWJpYyIsIlBlcmlvZGljYWwiOnsiJGlkIjoiOS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S0wNFQxMDozNjozMiIsIlByb2plY3QiOnsiJHJlZiI6IjUifX0sIlVzZU51bWJlcmluZ1R5cGVPZlBhcmVudERvY3VtZW50IjpmYWxzZX0seyIkaWQiOiIxMCIsIklkIjoiZTNlZjMyZjYtMDIzYS00YTI0LTg3YzEtODA4NTVlMjRlNjE4IiwiUmFuZ2VTdGFydCI6MTcsIlJhbmdlTGVuZ3RoIjoyMCwiUmVmZXJlbmNlSWQiOiI2NzZkMDNhYi02Nzg3LTRlY2YtYWY5ZC0zZTg0N2QyZjZjOWYiLCJSZWZlcmVuY2UiOnsiJGlkIjoiMTEiLCJBYnN0cmFjdENvbXBsZXhpdHkiOjAsIkFic3RyYWN0U291cmNlVGV4dEZvcm1hdCI6MCwiQXV0aG9ycyI6W3siJGlkIjoiMTI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TM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xNC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xNS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S0wNFQxMDozNjozMiIsIlByb2plY3QiOnsiJHJlZiI6IjUifX0sIlVzZU51bWJlcmluZ1R5cGVPZlBhcmVudERvY3VtZW50IjpmYWxzZX0seyIkaWQiOiIxNiIsIklkIjoiNDRjODY4YzMtYWMzMi00YzFlLTg0NmUtY2U5YmM1Yjg0OGI3IiwiUmFuZ2VTdGFydCI6MzcsIlJhbmdlTGVuZ3RoIjoxMiwiUmVmZXJlbmNlSWQiOiJhZWViMTFhNS1lMzg5LTQ5NjMtODViOS1kOTA3MjNmMjExZDAiLCJSZWZlcmVuY2UiOnsiJGlkIjoiMTciLCJBYnN0cmFjdENvbXBsZXhpdHkiOjAsIkFic3RyYWN0U291cmNlVGV4dEZvcm1hdCI6MCwiQXV0aG9ycyI6W3siJGlkIjoiMTg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5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I0IiwiSXNzbiI6IjE3NTItMDkwOCIsIk5hbWUiOiJOYXR1cmUgR2Vvc2NpZW5jZSIsIlBhZ2luYXRpb24iOjAsIlByb3RlY3RlZCI6ZmFsc2UsIkNyZWF0ZWRCeSI6Il9HbWF0aCIsIkNyZWF0ZWRPbiI6IjIwMjAtMDQtMjNUMTQ6NTE6NTIiLCJNb2RpZmllZEJ5IjoiX0dtYXRoIiwiSWQiOiI4NjM4MjdhNy0zOTNkLTQ3ODgtOTBlYy0zZTQ4ODhhZDg2NmYiLCJNb2RpZmllZE9uIjoiMjAyMC0wNC0yM1QxNDo1MTo1NSIsIlByb2plY3QiOnsiJHJlZiI6IjUifX0sIlB1Ymxpc2hlcnMiOl</w:instrText>
          </w:r>
          <w:r w:rsidR="00D0128F" w:rsidRPr="008D51F0">
            <w:rPr>
              <w:lang w:val="da-DK"/>
              <w:rPrChange w:id="30" w:author="Manuel" w:date="2020-05-06T06:29:00Z">
                <w:rPr>
                  <w:lang w:val="en-GB"/>
                </w:rPr>
              </w:rPrChange>
            </w:rPr>
            <w:instrText>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}</w:instrText>
          </w:r>
          <w:r w:rsidR="002A22AC" w:rsidRPr="00A0236E">
            <w:rPr>
              <w:lang w:val="en-GB"/>
            </w:rPr>
            <w:fldChar w:fldCharType="separate"/>
          </w:r>
          <w:r w:rsidR="00D0128F" w:rsidRPr="008D51F0">
            <w:rPr>
              <w:lang w:val="da-DK"/>
              <w:rPrChange w:id="31" w:author="Manuel" w:date="2020-05-06T06:29:00Z">
                <w:rPr>
                  <w:lang w:val="en-GB"/>
                </w:rPr>
              </w:rPrChange>
            </w:rPr>
            <w:t>(</w:t>
          </w:r>
          <w:proofErr w:type="spellStart"/>
          <w:r w:rsidR="00D0128F" w:rsidRPr="008D51F0">
            <w:rPr>
              <w:lang w:val="da-DK"/>
              <w:rPrChange w:id="32" w:author="Manuel" w:date="2020-05-06T06:29:00Z">
                <w:rPr>
                  <w:lang w:val="en-GB"/>
                </w:rPr>
              </w:rPrChange>
            </w:rPr>
            <w:t>Krug</w:t>
          </w:r>
          <w:proofErr w:type="spellEnd"/>
          <w:r w:rsidR="00D0128F" w:rsidRPr="008D51F0">
            <w:rPr>
              <w:lang w:val="da-DK"/>
              <w:rPrChange w:id="33" w:author="Manuel" w:date="2020-05-06T06:29:00Z">
                <w:rPr>
                  <w:lang w:val="en-GB"/>
                </w:rPr>
              </w:rPrChange>
            </w:rPr>
            <w:t xml:space="preserve"> et al. 2009; </w:t>
          </w:r>
          <w:proofErr w:type="spellStart"/>
          <w:r w:rsidR="00D0128F" w:rsidRPr="008D51F0">
            <w:rPr>
              <w:lang w:val="da-DK"/>
              <w:rPrChange w:id="34" w:author="Manuel" w:date="2020-05-06T06:29:00Z">
                <w:rPr>
                  <w:lang w:val="en-GB"/>
                </w:rPr>
              </w:rPrChange>
            </w:rPr>
            <w:t>Mayhew</w:t>
          </w:r>
          <w:proofErr w:type="spellEnd"/>
          <w:r w:rsidR="00D0128F" w:rsidRPr="008D51F0">
            <w:rPr>
              <w:lang w:val="da-DK"/>
              <w:rPrChange w:id="35" w:author="Manuel" w:date="2020-05-06T06:29:00Z">
                <w:rPr>
                  <w:lang w:val="en-GB"/>
                </w:rPr>
              </w:rPrChange>
            </w:rPr>
            <w:t xml:space="preserve"> et al. 2008; Erwin 2009; </w:t>
          </w:r>
          <w:proofErr w:type="spellStart"/>
          <w:r w:rsidR="00D0128F" w:rsidRPr="008D51F0">
            <w:rPr>
              <w:lang w:val="da-DK"/>
              <w:rPrChange w:id="36" w:author="Manuel" w:date="2020-05-06T06:29:00Z">
                <w:rPr>
                  <w:lang w:val="en-GB"/>
                </w:rPr>
              </w:rPrChange>
            </w:rPr>
            <w:t>Cárdenas</w:t>
          </w:r>
          <w:proofErr w:type="spellEnd"/>
          <w:r w:rsidR="00D0128F" w:rsidRPr="008D51F0">
            <w:rPr>
              <w:lang w:val="da-DK"/>
              <w:rPrChange w:id="37" w:author="Manuel" w:date="2020-05-06T06:29:00Z">
                <w:rPr>
                  <w:lang w:val="en-GB"/>
                </w:rPr>
              </w:rPrChange>
            </w:rPr>
            <w:t xml:space="preserve"> und </w:t>
          </w:r>
          <w:proofErr w:type="spellStart"/>
          <w:r w:rsidR="00D0128F" w:rsidRPr="008D51F0">
            <w:rPr>
              <w:lang w:val="da-DK"/>
              <w:rPrChange w:id="38" w:author="Manuel" w:date="2020-05-06T06:29:00Z">
                <w:rPr>
                  <w:lang w:val="en-GB"/>
                </w:rPr>
              </w:rPrChange>
            </w:rPr>
            <w:t>Harries</w:t>
          </w:r>
          <w:proofErr w:type="spellEnd"/>
          <w:r w:rsidR="00D0128F" w:rsidRPr="008D51F0">
            <w:rPr>
              <w:lang w:val="da-DK"/>
              <w:rPrChange w:id="39" w:author="Manuel" w:date="2020-05-06T06:29:00Z">
                <w:rPr>
                  <w:lang w:val="en-GB"/>
                </w:rPr>
              </w:rPrChange>
            </w:rPr>
            <w:t xml:space="preserve"> 2010)</w:t>
          </w:r>
          <w:r w:rsidR="002A22AC" w:rsidRPr="00A0236E">
            <w:rPr>
              <w:lang w:val="en-GB"/>
            </w:rPr>
            <w:fldChar w:fldCharType="end"/>
          </w:r>
        </w:sdtContent>
      </w:sdt>
      <w:r w:rsidR="002A22AC" w:rsidRPr="008D51F0">
        <w:rPr>
          <w:lang w:val="da-DK"/>
          <w:rPrChange w:id="40" w:author="Manuel" w:date="2020-05-06T06:29:00Z">
            <w:rPr>
              <w:lang w:val="en-GB"/>
            </w:rPr>
          </w:rPrChange>
        </w:rPr>
        <w:t xml:space="preserve">. </w:t>
      </w:r>
      <w:r w:rsidR="002A22AC" w:rsidRPr="00A0236E">
        <w:rPr>
          <w:lang w:val="en-GB"/>
        </w:rPr>
        <w:t xml:space="preserve">Recent models </w:t>
      </w:r>
      <w:r w:rsidR="00131151" w:rsidRPr="00A0236E">
        <w:rPr>
          <w:lang w:val="en-GB"/>
        </w:rPr>
        <w:t xml:space="preserve">additionally </w:t>
      </w:r>
      <w:r w:rsidR="002A22AC" w:rsidRPr="00A0236E">
        <w:rPr>
          <w:lang w:val="en-GB"/>
        </w:rPr>
        <w:t>allow for static interactions of</w:t>
      </w:r>
      <w:r w:rsidRPr="00A0236E">
        <w:rPr>
          <w:lang w:val="en-GB"/>
        </w:rPr>
        <w:t xml:space="preserve"> global temperature</w:t>
      </w:r>
      <w:r w:rsidR="002A22AC" w:rsidRPr="00A0236E">
        <w:rPr>
          <w:lang w:val="en-GB"/>
        </w:rPr>
        <w:t xml:space="preserve"> estimates</w:t>
      </w:r>
      <w:r w:rsidRPr="00A0236E">
        <w:rPr>
          <w:lang w:val="en-GB"/>
        </w:rPr>
        <w:t xml:space="preserve"> at a given time frame</w:t>
      </w:r>
      <w:r w:rsidR="001B710B" w:rsidRPr="00A0236E">
        <w:rPr>
          <w:lang w:val="en-GB"/>
        </w:rPr>
        <w:t xml:space="preserve"> </w:t>
      </w:r>
      <w:r w:rsidR="002A22AC" w:rsidRPr="00A0236E">
        <w:rPr>
          <w:lang w:val="en-GB"/>
        </w:rPr>
        <w:t>and their</w:t>
      </w:r>
      <w:r w:rsidR="001B710B" w:rsidRPr="00A0236E">
        <w:rPr>
          <w:lang w:val="en-GB"/>
        </w:rPr>
        <w:t xml:space="preserve"> focal temporal lags</w:t>
      </w:r>
      <w:r w:rsidR="00131151" w:rsidRPr="00A0236E">
        <w:rPr>
          <w:lang w:val="en-GB"/>
        </w:rPr>
        <w:t xml:space="preserve"> </w:t>
      </w:r>
      <w:sdt>
        <w:sdtPr>
          <w:rPr>
            <w:lang w:val="en-GB"/>
          </w:rPr>
          <w:alias w:val="Don't edit this field"/>
          <w:tag w:val="CitaviPlaceholder#ffbd4e4c-19cb-49a6-a0db-6de5d24aa7d4"/>
          <w:id w:val="-492258910"/>
          <w:placeholder>
            <w:docPart w:val="DefaultPlaceholder_-1854013440"/>
          </w:placeholder>
        </w:sdtPr>
        <w:sdtEndPr/>
        <w:sdtContent>
          <w:r w:rsidR="00131151" w:rsidRPr="00A0236E">
            <w:rPr>
              <w:lang w:val="en-GB"/>
            </w:rPr>
            <w:fldChar w:fldCharType="begin"/>
          </w:r>
          <w:r w:rsidR="00D0128F" w:rsidRPr="00A0236E">
            <w:rPr>
              <w:lang w:val="en-GB"/>
            </w:rPr>
            <w:instrText>ADDIN CitaviPlaceholder{eyIkaWQiOiIxIiwiRW50cmllcyI6W3siJGlkIjoiMiIsIklkIjoiNzVlY2I5ODMtZGIyYy00ZmYwLWE5N2ItODEwZmRjYjM2ZjRm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0VDEwOjM2OjMy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ZmYmQ0ZTRjLTE5Y2ItNDlhNi1hMGRiLTZkZTVkMjRhYTdkNCIsIlRleHQiOiIoTWF5aGV3IGV0IGFsLiAyMDEyKSIsIldBSVZlcnNpb24iOiI2LjEuMC4wIn0=}</w:instrText>
          </w:r>
          <w:r w:rsidR="00131151" w:rsidRPr="00A0236E">
            <w:rPr>
              <w:lang w:val="en-GB"/>
            </w:rPr>
            <w:fldChar w:fldCharType="separate"/>
          </w:r>
          <w:r w:rsidR="00D0128F" w:rsidRPr="00A0236E">
            <w:rPr>
              <w:lang w:val="en-GB"/>
            </w:rPr>
            <w:t>(Mayhew et al. 2012)</w:t>
          </w:r>
          <w:r w:rsidR="00131151" w:rsidRPr="00A0236E">
            <w:rPr>
              <w:lang w:val="en-GB"/>
            </w:rPr>
            <w:fldChar w:fldCharType="end"/>
          </w:r>
        </w:sdtContent>
      </w:sdt>
      <w:r w:rsidR="001B710B" w:rsidRPr="00A0236E">
        <w:rPr>
          <w:lang w:val="en-GB"/>
        </w:rPr>
        <w:t>.</w:t>
      </w:r>
      <w:r w:rsidR="00131151" w:rsidRPr="00A0236E">
        <w:rPr>
          <w:lang w:val="en-GB"/>
        </w:rPr>
        <w:t xml:space="preserve"> </w:t>
      </w:r>
      <w:r w:rsidR="0022046A" w:rsidRPr="00A0236E">
        <w:rPr>
          <w:lang w:val="en-GB"/>
        </w:rPr>
        <w:t>D</w:t>
      </w:r>
      <w:r w:rsidR="00131151" w:rsidRPr="00A0236E">
        <w:rPr>
          <w:lang w:val="en-GB"/>
        </w:rPr>
        <w:t xml:space="preserve">espite </w:t>
      </w:r>
      <w:r w:rsidR="0022046A" w:rsidRPr="00A0236E">
        <w:rPr>
          <w:lang w:val="en-GB"/>
        </w:rPr>
        <w:t>arguing</w:t>
      </w:r>
      <w:r w:rsidR="00131151" w:rsidRPr="00A0236E">
        <w:rPr>
          <w:lang w:val="en-GB"/>
        </w:rPr>
        <w:t xml:space="preserve"> that</w:t>
      </w:r>
      <w:r w:rsidR="0022046A" w:rsidRPr="00A0236E">
        <w:rPr>
          <w:lang w:val="en-GB"/>
        </w:rPr>
        <w:t xml:space="preserve"> cascading </w:t>
      </w:r>
      <w:r w:rsidR="00505AA9" w:rsidRPr="00A0236E">
        <w:rPr>
          <w:lang w:val="en-GB"/>
        </w:rPr>
        <w:t xml:space="preserve">evolutionary </w:t>
      </w:r>
      <w:r w:rsidR="0022046A" w:rsidRPr="00A0236E">
        <w:rPr>
          <w:lang w:val="en-GB"/>
        </w:rPr>
        <w:t xml:space="preserve">effects might be </w:t>
      </w:r>
      <w:r w:rsidR="00505AA9" w:rsidRPr="00A0236E">
        <w:rPr>
          <w:lang w:val="en-GB"/>
        </w:rPr>
        <w:t xml:space="preserve">exacerbated </w:t>
      </w:r>
      <w:r w:rsidR="0022046A" w:rsidRPr="00A0236E">
        <w:rPr>
          <w:lang w:val="en-GB"/>
        </w:rPr>
        <w:t xml:space="preserve">by the interaction of long-term temperature trends and short-term climate change </w:t>
      </w:r>
      <w:sdt>
        <w:sdtPr>
          <w:rPr>
            <w:lang w:val="en-GB"/>
          </w:rPr>
          <w:alias w:val="Don't edit this field"/>
          <w:tag w:val="CitaviPlaceholder#5be9809b-d512-4851-a467-50ba38806727"/>
          <w:id w:val="-1879541645"/>
          <w:placeholder>
            <w:docPart w:val="DefaultPlaceholder_-1854013440"/>
          </w:placeholder>
        </w:sdtPr>
        <w:sdtEndPr/>
        <w:sdtContent>
          <w:r w:rsidR="0022046A" w:rsidRPr="00A0236E">
            <w:rPr>
              <w:lang w:val="en-GB"/>
            </w:rPr>
            <w:fldChar w:fldCharType="begin"/>
          </w:r>
          <w:r w:rsidR="00D0128F" w:rsidRPr="00A0236E">
            <w:rPr>
              <w:lang w:val="en-GB"/>
            </w:rPr>
            <w:instrText>ADDIN CitaviPlaceholder{eyIkaWQiOiIxIiwiRW50cmllcyI6W3siJGlkIjoiMiIsIklkIjoiNzAzNzBjMDQtNDc5Yi00NDc1LTk5ZTMtMTFhOTJhNWZlMTJi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0VDEwOjM2OjMy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NWJlOTgwOWItZDUxMi00ODUxLWE0NjctNTBiYTM4ODA2NzI3IiwiVGV4dCI6IihNYXloZXcgZXQgYWwuIDIwMDgpIiwiV0FJVmVyc2lvbiI6IjYuMS4wLjAifQ==}</w:instrText>
          </w:r>
          <w:r w:rsidR="0022046A" w:rsidRPr="00A0236E">
            <w:rPr>
              <w:lang w:val="en-GB"/>
            </w:rPr>
            <w:fldChar w:fldCharType="separate"/>
          </w:r>
          <w:r w:rsidR="00D0128F" w:rsidRPr="00A0236E">
            <w:rPr>
              <w:lang w:val="en-GB"/>
            </w:rPr>
            <w:t>(Mayhew et al. 2008)</w:t>
          </w:r>
          <w:r w:rsidR="0022046A" w:rsidRPr="00A0236E">
            <w:rPr>
              <w:lang w:val="en-GB"/>
            </w:rPr>
            <w:fldChar w:fldCharType="end"/>
          </w:r>
        </w:sdtContent>
      </w:sdt>
      <w:r w:rsidR="0022046A" w:rsidRPr="00A0236E">
        <w:rPr>
          <w:lang w:val="en-GB"/>
        </w:rPr>
        <w:t xml:space="preserve">, </w:t>
      </w:r>
      <w:r w:rsidR="00505AA9" w:rsidRPr="00A0236E">
        <w:rPr>
          <w:lang w:val="en-GB"/>
        </w:rPr>
        <w:t>none of these approaches include the direction of temperature change through time or take advantage of a dynamic modelling framework</w:t>
      </w:r>
      <w:commentRangeStart w:id="41"/>
      <w:r w:rsidR="00505AA9" w:rsidRPr="00A0236E">
        <w:rPr>
          <w:lang w:val="en-GB"/>
        </w:rPr>
        <w:t>.</w:t>
      </w:r>
      <w:commentRangeEnd w:id="41"/>
      <w:r w:rsidR="00CC0A5B">
        <w:rPr>
          <w:rStyle w:val="Kommentarzeichen"/>
        </w:rPr>
        <w:commentReference w:id="41"/>
      </w:r>
    </w:p>
    <w:p w14:paraId="101DB1D1" w14:textId="1671DDC8" w:rsidR="00552139" w:rsidRPr="00A0236E" w:rsidRDefault="0022046A" w:rsidP="00FD31DE">
      <w:pPr>
        <w:rPr>
          <w:lang w:val="en-GB"/>
        </w:rPr>
      </w:pPr>
      <w:r w:rsidRPr="00A0236E">
        <w:rPr>
          <w:lang w:val="en-GB"/>
        </w:rPr>
        <w:t xml:space="preserve">Here we analyse how global trajectories of </w:t>
      </w:r>
      <w:proofErr w:type="spellStart"/>
      <w:r w:rsidRPr="00A0236E">
        <w:rPr>
          <w:lang w:val="en-GB"/>
        </w:rPr>
        <w:t>palaeoclimate</w:t>
      </w:r>
      <w:proofErr w:type="spellEnd"/>
      <w:r w:rsidRPr="00A0236E">
        <w:rPr>
          <w:lang w:val="en-GB"/>
        </w:rPr>
        <w:t xml:space="preserve"> can affect origination likelihoods of marine fossil groups in the last 485 </w:t>
      </w:r>
      <w:proofErr w:type="spellStart"/>
      <w:r w:rsidRPr="00A0236E">
        <w:rPr>
          <w:lang w:val="en-GB"/>
        </w:rPr>
        <w:t>myr</w:t>
      </w:r>
      <w:proofErr w:type="spellEnd"/>
      <w:r w:rsidRPr="00A0236E">
        <w:rPr>
          <w:lang w:val="en-GB"/>
        </w:rPr>
        <w:t>.</w:t>
      </w:r>
      <w:r w:rsidR="005E3961" w:rsidRPr="00A0236E">
        <w:rPr>
          <w:lang w:val="en-GB"/>
        </w:rPr>
        <w:t xml:space="preserve"> </w:t>
      </w:r>
      <w:r w:rsidR="00294503" w:rsidRPr="00A0236E">
        <w:rPr>
          <w:lang w:val="en-GB"/>
        </w:rPr>
        <w:t xml:space="preserve">We use </w:t>
      </w:r>
      <w:proofErr w:type="spellStart"/>
      <w:r w:rsidR="00294503" w:rsidRPr="00A0236E">
        <w:rPr>
          <w:lang w:val="en-GB"/>
        </w:rPr>
        <w:t>palaeoclimate</w:t>
      </w:r>
      <w:proofErr w:type="spellEnd"/>
      <w:r w:rsidR="00294503" w:rsidRPr="00A0236E">
        <w:rPr>
          <w:lang w:val="en-GB"/>
        </w:rPr>
        <w:t xml:space="preserve"> interactions as explanatory variables, which are defined as th</w:t>
      </w:r>
      <w:r w:rsidR="005E3961" w:rsidRPr="00A0236E">
        <w:rPr>
          <w:lang w:val="en-GB"/>
        </w:rPr>
        <w:t>e interaction of short-term climate change with long-term temperature trends.</w:t>
      </w:r>
      <w:r w:rsidR="00294503" w:rsidRPr="00A0236E">
        <w:rPr>
          <w:lang w:val="en-GB"/>
        </w:rPr>
        <w:t xml:space="preserve"> </w:t>
      </w:r>
      <w:r w:rsidR="006C5525" w:rsidRPr="00A0236E">
        <w:rPr>
          <w:lang w:val="en-GB"/>
        </w:rPr>
        <w:t>We</w:t>
      </w:r>
      <w:r w:rsidR="005C040E" w:rsidRPr="00A0236E">
        <w:rPr>
          <w:lang w:val="en-GB"/>
        </w:rPr>
        <w:t xml:space="preserve"> first</w:t>
      </w:r>
      <w:r w:rsidR="00FD31DE" w:rsidRPr="00A0236E">
        <w:rPr>
          <w:lang w:val="en-GB"/>
        </w:rPr>
        <w:t xml:space="preserve"> apply traditional model structures to sample-standardized </w:t>
      </w:r>
      <w:r w:rsidR="00FE4665" w:rsidRPr="00A0236E">
        <w:rPr>
          <w:lang w:val="en-GB"/>
        </w:rPr>
        <w:t>fossil data</w:t>
      </w:r>
      <w:r w:rsidR="00FD31DE" w:rsidRPr="00A0236E">
        <w:rPr>
          <w:lang w:val="en-GB"/>
        </w:rPr>
        <w:t xml:space="preserve"> and compare performance</w:t>
      </w:r>
      <w:r w:rsidR="0089451A" w:rsidRPr="00A0236E">
        <w:rPr>
          <w:lang w:val="en-GB"/>
        </w:rPr>
        <w:t>s</w:t>
      </w:r>
      <w:r w:rsidR="00FD31DE" w:rsidRPr="00A0236E">
        <w:rPr>
          <w:lang w:val="en-GB"/>
        </w:rPr>
        <w:t xml:space="preserve"> to </w:t>
      </w:r>
      <w:r w:rsidR="008F728D" w:rsidRPr="00A0236E">
        <w:rPr>
          <w:lang w:val="en-GB"/>
        </w:rPr>
        <w:t xml:space="preserve">our </w:t>
      </w:r>
      <w:r w:rsidR="00FD31DE" w:rsidRPr="00A0236E">
        <w:rPr>
          <w:lang w:val="en-GB"/>
        </w:rPr>
        <w:t xml:space="preserve">models including </w:t>
      </w:r>
      <w:proofErr w:type="spellStart"/>
      <w:r w:rsidR="00FD31DE" w:rsidRPr="00A0236E">
        <w:rPr>
          <w:lang w:val="en-GB"/>
        </w:rPr>
        <w:t>pal</w:t>
      </w:r>
      <w:r w:rsidR="0045701D" w:rsidRPr="00A0236E">
        <w:rPr>
          <w:lang w:val="en-GB"/>
        </w:rPr>
        <w:t>a</w:t>
      </w:r>
      <w:r w:rsidR="00FD31DE" w:rsidRPr="00A0236E">
        <w:rPr>
          <w:lang w:val="en-GB"/>
        </w:rPr>
        <w:t>eoclimate</w:t>
      </w:r>
      <w:proofErr w:type="spellEnd"/>
      <w:r w:rsidR="00FD31DE" w:rsidRPr="00A0236E">
        <w:rPr>
          <w:lang w:val="en-GB"/>
        </w:rPr>
        <w:t xml:space="preserve"> interactions</w:t>
      </w:r>
      <w:r w:rsidR="00131151" w:rsidRPr="00A0236E">
        <w:rPr>
          <w:lang w:val="en-GB"/>
        </w:rPr>
        <w:t xml:space="preserve"> within a dynamic modelling framework</w:t>
      </w:r>
      <w:r w:rsidR="00FD31DE" w:rsidRPr="00A0236E">
        <w:rPr>
          <w:lang w:val="en-GB"/>
        </w:rPr>
        <w:t>.</w:t>
      </w:r>
      <w:r w:rsidR="00F90CFE" w:rsidRPr="00A0236E">
        <w:rPr>
          <w:lang w:val="en-GB"/>
        </w:rPr>
        <w:t xml:space="preserve"> Considering</w:t>
      </w:r>
      <w:r w:rsidR="00FC22B6" w:rsidRPr="00A0236E">
        <w:rPr>
          <w:lang w:val="en-GB"/>
        </w:rPr>
        <w:t xml:space="preserve"> </w:t>
      </w:r>
      <w:r w:rsidR="008F728D" w:rsidRPr="00A0236E">
        <w:rPr>
          <w:lang w:val="en-GB"/>
        </w:rPr>
        <w:t xml:space="preserve">the </w:t>
      </w:r>
      <w:r w:rsidR="00F90CFE" w:rsidRPr="00A0236E">
        <w:rPr>
          <w:lang w:val="en-GB"/>
        </w:rPr>
        <w:t xml:space="preserve">general </w:t>
      </w:r>
      <w:r w:rsidR="00FC22B6" w:rsidRPr="00A0236E">
        <w:rPr>
          <w:lang w:val="en-GB"/>
        </w:rPr>
        <w:t>complexity of evolutionary processes</w:t>
      </w:r>
      <w:r w:rsidR="008F728D" w:rsidRPr="00A0236E">
        <w:rPr>
          <w:lang w:val="en-GB"/>
        </w:rPr>
        <w:t xml:space="preserve">, we </w:t>
      </w:r>
      <w:r w:rsidR="005C040E" w:rsidRPr="00A0236E">
        <w:rPr>
          <w:lang w:val="en-GB"/>
        </w:rPr>
        <w:t>hypothesize</w:t>
      </w:r>
      <w:r w:rsidR="008F728D" w:rsidRPr="00A0236E">
        <w:rPr>
          <w:lang w:val="en-GB"/>
        </w:rPr>
        <w:t xml:space="preserve"> that </w:t>
      </w:r>
      <w:r w:rsidR="00F90CFE" w:rsidRPr="00A0236E">
        <w:rPr>
          <w:lang w:val="en-GB"/>
        </w:rPr>
        <w:t>incorporating</w:t>
      </w:r>
      <w:r w:rsidR="008F728D" w:rsidRPr="00A0236E">
        <w:rPr>
          <w:lang w:val="en-GB"/>
        </w:rPr>
        <w:t xml:space="preserve"> dynamic interactions </w:t>
      </w:r>
      <w:r w:rsidR="00F90CFE" w:rsidRPr="00A0236E">
        <w:rPr>
          <w:lang w:val="en-GB"/>
        </w:rPr>
        <w:t xml:space="preserve">can lead to an improved mechanistic understanding of evolutionary patterns. </w:t>
      </w:r>
      <w:r w:rsidR="005C040E" w:rsidRPr="00A0236E">
        <w:rPr>
          <w:lang w:val="en-GB"/>
        </w:rPr>
        <w:t>Second, we</w:t>
      </w:r>
      <w:r w:rsidR="00505AA9" w:rsidRPr="00A0236E">
        <w:rPr>
          <w:lang w:val="en-GB"/>
        </w:rPr>
        <w:t xml:space="preserve"> test whether</w:t>
      </w:r>
      <w:r w:rsidR="008A06BF" w:rsidRPr="00A0236E">
        <w:rPr>
          <w:lang w:val="en-GB"/>
        </w:rPr>
        <w:t xml:space="preserve"> </w:t>
      </w:r>
      <w:r w:rsidR="00EB4BE2" w:rsidRPr="00A0236E">
        <w:rPr>
          <w:lang w:val="en-GB"/>
        </w:rPr>
        <w:t>cumulati</w:t>
      </w:r>
      <w:r w:rsidR="00043FAC" w:rsidRPr="00A0236E">
        <w:rPr>
          <w:lang w:val="en-GB"/>
        </w:rPr>
        <w:t>v</w:t>
      </w:r>
      <w:r w:rsidR="00EB4BE2" w:rsidRPr="00A0236E">
        <w:rPr>
          <w:lang w:val="en-GB"/>
        </w:rPr>
        <w:t xml:space="preserve">e </w:t>
      </w:r>
      <w:proofErr w:type="spellStart"/>
      <w:r w:rsidR="005C040E" w:rsidRPr="00A0236E">
        <w:rPr>
          <w:lang w:val="en-GB"/>
        </w:rPr>
        <w:t>palaeoclimate</w:t>
      </w:r>
      <w:proofErr w:type="spellEnd"/>
      <w:r w:rsidR="005C040E" w:rsidRPr="00A0236E">
        <w:rPr>
          <w:lang w:val="en-GB"/>
        </w:rPr>
        <w:t xml:space="preserve"> interactions </w:t>
      </w:r>
      <w:r w:rsidR="008A06BF" w:rsidRPr="00A0236E">
        <w:rPr>
          <w:lang w:val="en-GB"/>
        </w:rPr>
        <w:t>increase the origination probability of fossil taxa</w:t>
      </w:r>
      <w:r w:rsidR="00F90CFE" w:rsidRPr="00A0236E">
        <w:rPr>
          <w:lang w:val="en-GB"/>
        </w:rPr>
        <w:t xml:space="preserve">, </w:t>
      </w:r>
      <w:bookmarkStart w:id="42" w:name="_Hlk38637451"/>
      <w:r w:rsidR="00505AA9" w:rsidRPr="00A0236E">
        <w:rPr>
          <w:lang w:val="en-GB"/>
        </w:rPr>
        <w:t xml:space="preserve">which might explain the perceived ambiguity of existing studies on the relationship of temperature and biodiversity in </w:t>
      </w:r>
      <w:r w:rsidR="00A0236E" w:rsidRPr="00A0236E">
        <w:rPr>
          <w:lang w:val="en-GB"/>
        </w:rPr>
        <w:t>Earth’s</w:t>
      </w:r>
      <w:r w:rsidR="00505AA9" w:rsidRPr="00A0236E">
        <w:rPr>
          <w:lang w:val="en-GB"/>
        </w:rPr>
        <w:t xml:space="preserve"> history</w:t>
      </w:r>
      <w:bookmarkEnd w:id="42"/>
      <w:r w:rsidR="00505AA9" w:rsidRPr="00A0236E">
        <w:rPr>
          <w:lang w:val="en-GB"/>
        </w:rPr>
        <w:t>.</w:t>
      </w:r>
    </w:p>
    <w:p w14:paraId="4CB8FA63" w14:textId="40DA2744" w:rsidR="009332E0" w:rsidRPr="00A0236E" w:rsidRDefault="009332E0" w:rsidP="00FD31DE">
      <w:pPr>
        <w:rPr>
          <w:b/>
          <w:bCs/>
          <w:lang w:val="en-GB"/>
        </w:rPr>
      </w:pPr>
      <w:r w:rsidRPr="00A0236E">
        <w:rPr>
          <w:b/>
          <w:bCs/>
          <w:lang w:val="en-GB"/>
        </w:rPr>
        <w:t>Results</w:t>
      </w:r>
    </w:p>
    <w:p w14:paraId="0C212463" w14:textId="42B40C94" w:rsidR="00BB0CA9" w:rsidRPr="00A0236E" w:rsidRDefault="00BB0CA9" w:rsidP="00FD31DE">
      <w:pPr>
        <w:rPr>
          <w:i/>
          <w:iCs/>
          <w:lang w:val="en-GB"/>
        </w:rPr>
      </w:pPr>
      <w:r w:rsidRPr="00A0236E">
        <w:rPr>
          <w:i/>
          <w:iCs/>
          <w:lang w:val="en-GB"/>
        </w:rPr>
        <w:t>Model comparison</w:t>
      </w:r>
    </w:p>
    <w:p w14:paraId="26C69878" w14:textId="682ABCF3" w:rsidR="007D3222" w:rsidRPr="00A0236E" w:rsidRDefault="001F3E28" w:rsidP="00FD31DE">
      <w:pPr>
        <w:rPr>
          <w:lang w:val="en-GB"/>
        </w:rPr>
      </w:pPr>
      <w:r w:rsidRPr="00A0236E">
        <w:rPr>
          <w:lang w:val="en-GB"/>
        </w:rPr>
        <w:lastRenderedPageBreak/>
        <w:t xml:space="preserve">Models including dynamic </w:t>
      </w:r>
      <w:proofErr w:type="spellStart"/>
      <w:r w:rsidRPr="00A0236E">
        <w:rPr>
          <w:lang w:val="en-GB"/>
        </w:rPr>
        <w:t>palae</w:t>
      </w:r>
      <w:r w:rsidR="00BB0CA9" w:rsidRPr="00A0236E">
        <w:rPr>
          <w:lang w:val="en-GB"/>
        </w:rPr>
        <w:t>o</w:t>
      </w:r>
      <w:r w:rsidRPr="00A0236E">
        <w:rPr>
          <w:lang w:val="en-GB"/>
        </w:rPr>
        <w:t>climate</w:t>
      </w:r>
      <w:proofErr w:type="spellEnd"/>
      <w:r w:rsidRPr="00A0236E">
        <w:rPr>
          <w:lang w:val="en-GB"/>
        </w:rPr>
        <w:t xml:space="preserve"> interactions performed better than their traditional counterparts in 6 out of 6 cases</w:t>
      </w:r>
      <w:r w:rsidR="00D94858" w:rsidRPr="00A0236E">
        <w:rPr>
          <w:lang w:val="en-GB"/>
        </w:rPr>
        <w:t xml:space="preserve"> (</w:t>
      </w:r>
      <w:r w:rsidR="00D94858" w:rsidRPr="00A0236E">
        <w:rPr>
          <w:lang w:val="en-GB"/>
        </w:rPr>
        <w:fldChar w:fldCharType="begin"/>
      </w:r>
      <w:r w:rsidR="00D94858" w:rsidRPr="00A0236E">
        <w:rPr>
          <w:lang w:val="en-GB"/>
        </w:rPr>
        <w:instrText xml:space="preserve"> REF _Ref38639065 \h </w:instrText>
      </w:r>
      <w:r w:rsidR="00D94858" w:rsidRPr="00A0236E">
        <w:rPr>
          <w:lang w:val="en-GB"/>
        </w:rPr>
      </w:r>
      <w:r w:rsidR="00D94858" w:rsidRPr="00A0236E">
        <w:rPr>
          <w:lang w:val="en-GB"/>
        </w:rPr>
        <w:fldChar w:fldCharType="separate"/>
      </w:r>
      <w:r w:rsidR="00D94858" w:rsidRPr="00A0236E">
        <w:rPr>
          <w:lang w:val="en-GB"/>
        </w:rPr>
        <w:t xml:space="preserve">Fig. </w:t>
      </w:r>
      <w:r w:rsidR="00D94858" w:rsidRPr="00A0236E">
        <w:rPr>
          <w:noProof/>
          <w:lang w:val="en-GB"/>
        </w:rPr>
        <w:t>1</w:t>
      </w:r>
      <w:r w:rsidR="00D94858" w:rsidRPr="00A0236E">
        <w:rPr>
          <w:lang w:val="en-GB"/>
        </w:rPr>
        <w:fldChar w:fldCharType="end"/>
      </w:r>
      <w:r w:rsidR="00D94858" w:rsidRPr="00A0236E">
        <w:rPr>
          <w:lang w:val="en-GB"/>
        </w:rPr>
        <w:t>)</w:t>
      </w:r>
      <w:r w:rsidR="000C2346" w:rsidRPr="00A0236E">
        <w:rPr>
          <w:lang w:val="en-GB"/>
        </w:rPr>
        <w:t>,</w:t>
      </w:r>
      <w:r w:rsidRPr="00A0236E">
        <w:rPr>
          <w:lang w:val="en-GB"/>
        </w:rPr>
        <w:t xml:space="preserve"> based on </w:t>
      </w:r>
      <w:r w:rsidR="00A0236E" w:rsidRPr="00A0236E">
        <w:rPr>
          <w:lang w:val="en-GB"/>
        </w:rPr>
        <w:t>Akaike’s</w:t>
      </w:r>
      <w:r w:rsidRPr="00A0236E">
        <w:rPr>
          <w:lang w:val="en-GB"/>
        </w:rPr>
        <w:t xml:space="preserve"> information criterion (AIC) and </w:t>
      </w:r>
      <w:r w:rsidR="00A0236E" w:rsidRPr="00A0236E">
        <w:rPr>
          <w:lang w:val="en-GB"/>
        </w:rPr>
        <w:t>Bayesian</w:t>
      </w:r>
      <w:r w:rsidRPr="00A0236E">
        <w:rPr>
          <w:lang w:val="en-GB"/>
        </w:rPr>
        <w:t xml:space="preserve"> information criterion (BIC). </w:t>
      </w:r>
      <w:r w:rsidR="00BB0CA9" w:rsidRPr="00A0236E">
        <w:rPr>
          <w:lang w:val="en-GB"/>
        </w:rPr>
        <w:t>Models covering short-term cooling improved on average by 586 AIC values (562 BIC values), and models covering short-term warming by 218 AIC values (194 BIC values).</w:t>
      </w:r>
      <w:r w:rsidR="000C2346" w:rsidRPr="00A0236E">
        <w:rPr>
          <w:lang w:val="en-GB"/>
        </w:rPr>
        <w:t xml:space="preserve"> Both AIC and BIC values indicate that </w:t>
      </w:r>
      <w:r w:rsidR="00F77BBC" w:rsidRPr="00A0236E">
        <w:rPr>
          <w:lang w:val="en-GB"/>
        </w:rPr>
        <w:t xml:space="preserve">all </w:t>
      </w:r>
      <w:r w:rsidR="000C2346" w:rsidRPr="00A0236E">
        <w:rPr>
          <w:lang w:val="en-GB"/>
        </w:rPr>
        <w:t xml:space="preserve">models including </w:t>
      </w:r>
      <w:proofErr w:type="spellStart"/>
      <w:r w:rsidR="000C2346" w:rsidRPr="00A0236E">
        <w:rPr>
          <w:lang w:val="en-GB"/>
        </w:rPr>
        <w:t>palaeoclimate</w:t>
      </w:r>
      <w:proofErr w:type="spellEnd"/>
      <w:r w:rsidR="000C2346" w:rsidRPr="00A0236E">
        <w:rPr>
          <w:lang w:val="en-GB"/>
        </w:rPr>
        <w:t xml:space="preserve"> interactions are more parsimonious than their counterparts, despite their increased complexity. </w:t>
      </w:r>
    </w:p>
    <w:p w14:paraId="6871D661" w14:textId="5820E74B" w:rsidR="00BB0CA9" w:rsidRPr="00A0236E" w:rsidRDefault="00BB0CA9" w:rsidP="00FD31DE">
      <w:pPr>
        <w:rPr>
          <w:i/>
          <w:iCs/>
          <w:lang w:val="en-GB"/>
        </w:rPr>
      </w:pPr>
      <w:r w:rsidRPr="00A0236E">
        <w:rPr>
          <w:i/>
          <w:iCs/>
          <w:lang w:val="en-GB"/>
        </w:rPr>
        <w:t>Origination probability</w:t>
      </w:r>
    </w:p>
    <w:p w14:paraId="01561040" w14:textId="40A7E64E" w:rsidR="00BB0CA9" w:rsidRPr="00A0236E" w:rsidRDefault="008D11D4" w:rsidP="00FD31DE">
      <w:pPr>
        <w:rPr>
          <w:lang w:val="en-GB"/>
        </w:rPr>
      </w:pPr>
      <w:r w:rsidRPr="00A0236E">
        <w:rPr>
          <w:lang w:val="en-GB"/>
        </w:rPr>
        <w:t xml:space="preserve">Cooling-cooling </w:t>
      </w:r>
      <w:proofErr w:type="spellStart"/>
      <w:r w:rsidRPr="00A0236E">
        <w:rPr>
          <w:lang w:val="en-GB"/>
        </w:rPr>
        <w:t>palaeoclimate</w:t>
      </w:r>
      <w:proofErr w:type="spellEnd"/>
      <w:r w:rsidRPr="00A0236E">
        <w:rPr>
          <w:lang w:val="en-GB"/>
        </w:rPr>
        <w:t xml:space="preserve"> interaction</w:t>
      </w:r>
      <w:r w:rsidR="00F77BBC" w:rsidRPr="00A0236E">
        <w:rPr>
          <w:lang w:val="en-GB"/>
        </w:rPr>
        <w:t>s</w:t>
      </w:r>
      <w:r w:rsidRPr="00A0236E">
        <w:rPr>
          <w:lang w:val="en-GB"/>
        </w:rPr>
        <w:t xml:space="preserve"> result</w:t>
      </w:r>
      <w:r w:rsidR="00FF4660" w:rsidRPr="00A0236E">
        <w:rPr>
          <w:lang w:val="en-GB"/>
        </w:rPr>
        <w:t>ed</w:t>
      </w:r>
      <w:r w:rsidRPr="00A0236E">
        <w:rPr>
          <w:lang w:val="en-GB"/>
        </w:rPr>
        <w:t xml:space="preserve"> in</w:t>
      </w:r>
      <w:r w:rsidR="00F77BBC" w:rsidRPr="00A0236E">
        <w:rPr>
          <w:lang w:val="en-GB"/>
        </w:rPr>
        <w:t xml:space="preserve"> an</w:t>
      </w:r>
      <w:r w:rsidRPr="00A0236E">
        <w:rPr>
          <w:lang w:val="en-GB"/>
        </w:rPr>
        <w:t xml:space="preserve"> increased origination probability</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_Ref38639513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2</w:t>
      </w:r>
      <w:r w:rsidR="00E6453A" w:rsidRPr="00A0236E">
        <w:rPr>
          <w:lang w:val="en-GB"/>
        </w:rPr>
        <w:fldChar w:fldCharType="end"/>
      </w:r>
      <w:r w:rsidR="00E6453A" w:rsidRPr="00A0236E">
        <w:rPr>
          <w:lang w:val="en-GB"/>
        </w:rPr>
        <w:t>)</w:t>
      </w:r>
      <w:r w:rsidRPr="00A0236E">
        <w:rPr>
          <w:lang w:val="en-GB"/>
        </w:rPr>
        <w:t xml:space="preserve">. We compared the origination probability for marine groups per </w:t>
      </w:r>
      <w:proofErr w:type="spellStart"/>
      <w:r w:rsidRPr="00A0236E">
        <w:rPr>
          <w:lang w:val="en-GB"/>
        </w:rPr>
        <w:t>palaeoclimate</w:t>
      </w:r>
      <w:proofErr w:type="spellEnd"/>
      <w:r w:rsidRPr="00A0236E">
        <w:rPr>
          <w:lang w:val="en-GB"/>
        </w:rPr>
        <w:t xml:space="preserve"> interaction, based on the output of our models. The overall origination response was on average lower after cooling-warming, warming-cooling and warming-warming </w:t>
      </w:r>
      <w:proofErr w:type="spellStart"/>
      <w:r w:rsidRPr="00A0236E">
        <w:rPr>
          <w:lang w:val="en-GB"/>
        </w:rPr>
        <w:t>palaeoclimate</w:t>
      </w:r>
      <w:proofErr w:type="spellEnd"/>
      <w:r w:rsidRPr="00A0236E">
        <w:rPr>
          <w:lang w:val="en-GB"/>
        </w:rPr>
        <w:t xml:space="preserve"> interactions compared to the </w:t>
      </w:r>
      <w:r w:rsidR="00CE173B" w:rsidRPr="00A0236E">
        <w:rPr>
          <w:lang w:val="en-GB"/>
        </w:rPr>
        <w:t>average</w:t>
      </w:r>
      <w:r w:rsidRPr="00A0236E">
        <w:rPr>
          <w:lang w:val="en-GB"/>
        </w:rPr>
        <w:t xml:space="preserve"> origination probability</w:t>
      </w:r>
      <w:r w:rsidR="00FF4660" w:rsidRPr="00A0236E">
        <w:rPr>
          <w:lang w:val="en-GB"/>
        </w:rPr>
        <w:t xml:space="preserve"> of 13.2%</w:t>
      </w:r>
      <w:r w:rsidRPr="00A0236E">
        <w:rPr>
          <w:lang w:val="en-GB"/>
        </w:rPr>
        <w:t xml:space="preserve"> (p &lt; 0.001, Wilcoxon rank sum test</w:t>
      </w:r>
      <w:r w:rsidR="00FF4660" w:rsidRPr="00A0236E">
        <w:rPr>
          <w:lang w:val="en-GB"/>
        </w:rPr>
        <w:t xml:space="preserve">). On the contrary, cooling-cooling </w:t>
      </w:r>
      <w:proofErr w:type="spellStart"/>
      <w:r w:rsidR="00FF4660" w:rsidRPr="00A0236E">
        <w:rPr>
          <w:lang w:val="en-GB"/>
        </w:rPr>
        <w:t>palaeoclimate</w:t>
      </w:r>
      <w:proofErr w:type="spellEnd"/>
      <w:r w:rsidR="00FF4660" w:rsidRPr="00A0236E">
        <w:rPr>
          <w:lang w:val="en-GB"/>
        </w:rPr>
        <w:t xml:space="preserve"> interactions resulted in a</w:t>
      </w:r>
      <w:r w:rsidR="00CE173B" w:rsidRPr="00A0236E">
        <w:rPr>
          <w:lang w:val="en-GB"/>
        </w:rPr>
        <w:t xml:space="preserve"> mean </w:t>
      </w:r>
      <w:r w:rsidR="00FF4660" w:rsidRPr="00A0236E">
        <w:rPr>
          <w:lang w:val="en-GB"/>
        </w:rPr>
        <w:t xml:space="preserve">origination response of 14.8%, significantly above the </w:t>
      </w:r>
      <w:r w:rsidR="00CE173B" w:rsidRPr="00A0236E">
        <w:rPr>
          <w:lang w:val="en-GB"/>
        </w:rPr>
        <w:t xml:space="preserve">average </w:t>
      </w:r>
      <w:r w:rsidR="00FF4660" w:rsidRPr="00A0236E">
        <w:rPr>
          <w:lang w:val="en-GB"/>
        </w:rPr>
        <w:t xml:space="preserve">origination probability (p &lt; 0.001, Wilcoxon rank sum test). </w:t>
      </w:r>
    </w:p>
    <w:p w14:paraId="71E8C1A5" w14:textId="450F3C81" w:rsidR="00FF4660" w:rsidRPr="00A0236E" w:rsidRDefault="00FF4660" w:rsidP="00FD31DE">
      <w:pPr>
        <w:rPr>
          <w:i/>
          <w:iCs/>
          <w:lang w:val="en-GB"/>
        </w:rPr>
      </w:pPr>
      <w:r w:rsidRPr="00A0236E">
        <w:rPr>
          <w:i/>
          <w:iCs/>
          <w:lang w:val="en-GB"/>
        </w:rPr>
        <w:t>Effect size</w:t>
      </w:r>
    </w:p>
    <w:p w14:paraId="12B4EBBA" w14:textId="1C6576CA" w:rsidR="00985164" w:rsidRPr="00A0236E" w:rsidRDefault="009F3F4D" w:rsidP="00FD31DE">
      <w:pPr>
        <w:rPr>
          <w:lang w:val="en-GB"/>
        </w:rPr>
      </w:pPr>
      <w:r w:rsidRPr="00A0236E">
        <w:rPr>
          <w:lang w:val="en-GB"/>
        </w:rPr>
        <w:t>The effect</w:t>
      </w:r>
      <w:r w:rsidR="00192463" w:rsidRPr="00A0236E">
        <w:rPr>
          <w:lang w:val="en-GB"/>
        </w:rPr>
        <w:t xml:space="preserve"> of</w:t>
      </w:r>
      <w:r w:rsidRPr="00A0236E">
        <w:rPr>
          <w:lang w:val="en-GB"/>
        </w:rPr>
        <w:t xml:space="preserve"> cooling-cooling </w:t>
      </w:r>
      <w:proofErr w:type="spellStart"/>
      <w:r w:rsidRPr="00A0236E">
        <w:rPr>
          <w:lang w:val="en-GB"/>
        </w:rPr>
        <w:t>palaeoclimate</w:t>
      </w:r>
      <w:proofErr w:type="spellEnd"/>
      <w:r w:rsidRPr="00A0236E">
        <w:rPr>
          <w:lang w:val="en-GB"/>
        </w:rPr>
        <w:t xml:space="preserve"> interactions on origination probability is large</w:t>
      </w:r>
      <w:r w:rsidR="00E6453A" w:rsidRPr="00A0236E">
        <w:rPr>
          <w:lang w:val="en-GB"/>
        </w:rPr>
        <w:t xml:space="preserve"> (</w:t>
      </w:r>
      <w:r w:rsidR="00E6453A" w:rsidRPr="00A0236E">
        <w:rPr>
          <w:lang w:val="en-GB"/>
        </w:rPr>
        <w:fldChar w:fldCharType="begin"/>
      </w:r>
      <w:r w:rsidR="00E6453A" w:rsidRPr="00A0236E">
        <w:rPr>
          <w:lang w:val="en-GB"/>
        </w:rPr>
        <w:instrText xml:space="preserve"> REF _Ref38640251 \h </w:instrText>
      </w:r>
      <w:r w:rsidR="00E6453A" w:rsidRPr="00A0236E">
        <w:rPr>
          <w:lang w:val="en-GB"/>
        </w:rPr>
      </w:r>
      <w:r w:rsidR="00E6453A" w:rsidRPr="00A0236E">
        <w:rPr>
          <w:lang w:val="en-GB"/>
        </w:rPr>
        <w:fldChar w:fldCharType="separate"/>
      </w:r>
      <w:r w:rsidR="00E6453A" w:rsidRPr="00A0236E">
        <w:rPr>
          <w:lang w:val="en-GB"/>
        </w:rPr>
        <w:t xml:space="preserve">Fig. </w:t>
      </w:r>
      <w:r w:rsidR="00E6453A" w:rsidRPr="00A0236E">
        <w:rPr>
          <w:noProof/>
          <w:lang w:val="en-GB"/>
        </w:rPr>
        <w:t>3</w:t>
      </w:r>
      <w:r w:rsidR="00E6453A" w:rsidRPr="00A0236E">
        <w:rPr>
          <w:lang w:val="en-GB"/>
        </w:rPr>
        <w:fldChar w:fldCharType="end"/>
      </w:r>
      <w:r w:rsidR="00E6453A" w:rsidRPr="00A0236E">
        <w:rPr>
          <w:lang w:val="en-GB"/>
        </w:rPr>
        <w:t>)</w:t>
      </w:r>
      <w:r w:rsidR="00985164" w:rsidRPr="00A0236E">
        <w:rPr>
          <w:lang w:val="en-GB"/>
        </w:rPr>
        <w:t xml:space="preserve">. </w:t>
      </w:r>
      <w:r w:rsidR="00CA3401" w:rsidRPr="00A0236E">
        <w:rPr>
          <w:lang w:val="en-GB"/>
        </w:rPr>
        <w:t xml:space="preserve">The absolute difference between the mean origination probability of cooling-cooling compared to all other </w:t>
      </w:r>
      <w:proofErr w:type="spellStart"/>
      <w:r w:rsidR="00CA3401" w:rsidRPr="00A0236E">
        <w:rPr>
          <w:lang w:val="en-GB"/>
        </w:rPr>
        <w:t>palaeoclimate</w:t>
      </w:r>
      <w:proofErr w:type="spellEnd"/>
      <w:r w:rsidR="00CA3401" w:rsidRPr="00A0236E">
        <w:rPr>
          <w:lang w:val="en-GB"/>
        </w:rPr>
        <w:t xml:space="preserve"> interactions was 3.2 (</w:t>
      </w:r>
      <w:r w:rsidR="00A0236E" w:rsidRPr="00A0236E">
        <w:rPr>
          <w:lang w:val="en-GB"/>
        </w:rPr>
        <w:t>Bayesian</w:t>
      </w:r>
      <w:r w:rsidR="00CA3401" w:rsidRPr="00A0236E">
        <w:rPr>
          <w:lang w:val="en-GB"/>
        </w:rPr>
        <w:t xml:space="preserve"> estimation, 95% CI [3.1, 3.2]). This difference represents a 23.</w:t>
      </w:r>
      <w:r w:rsidR="00985164" w:rsidRPr="00A0236E">
        <w:rPr>
          <w:lang w:val="en-GB"/>
        </w:rPr>
        <w:t>7</w:t>
      </w:r>
      <w:r w:rsidR="00CA3401" w:rsidRPr="00A0236E">
        <w:rPr>
          <w:lang w:val="en-GB"/>
        </w:rPr>
        <w:t xml:space="preserve">% increase </w:t>
      </w:r>
      <w:r w:rsidR="00985164" w:rsidRPr="00A0236E">
        <w:rPr>
          <w:lang w:val="en-GB"/>
        </w:rPr>
        <w:t xml:space="preserve">compared to </w:t>
      </w:r>
      <w:r w:rsidR="00E20C64" w:rsidRPr="00A0236E">
        <w:rPr>
          <w:lang w:val="en-GB"/>
        </w:rPr>
        <w:t>all</w:t>
      </w:r>
      <w:r w:rsidR="00985164" w:rsidRPr="00A0236E">
        <w:rPr>
          <w:lang w:val="en-GB"/>
        </w:rPr>
        <w:t xml:space="preserve"> </w:t>
      </w:r>
      <w:r w:rsidR="005C0D45" w:rsidRPr="00A0236E">
        <w:rPr>
          <w:lang w:val="en-GB"/>
        </w:rPr>
        <w:t>other interactions</w:t>
      </w:r>
      <w:r w:rsidR="00985164" w:rsidRPr="00A0236E">
        <w:rPr>
          <w:lang w:val="en-GB"/>
        </w:rPr>
        <w:t xml:space="preserve"> (</w:t>
      </w:r>
      <w:r w:rsidR="00A0236E" w:rsidRPr="00A0236E">
        <w:rPr>
          <w:lang w:val="en-GB"/>
        </w:rPr>
        <w:t>Bayesian</w:t>
      </w:r>
      <w:r w:rsidR="00985164" w:rsidRPr="00A0236E">
        <w:rPr>
          <w:lang w:val="en-GB"/>
        </w:rPr>
        <w:t xml:space="preserve"> estimation, 95% CI [23.2</w:t>
      </w:r>
      <w:r w:rsidR="00192463" w:rsidRPr="00A0236E">
        <w:rPr>
          <w:lang w:val="en-GB"/>
        </w:rPr>
        <w:t>%</w:t>
      </w:r>
      <w:r w:rsidR="00985164" w:rsidRPr="00A0236E">
        <w:rPr>
          <w:lang w:val="en-GB"/>
        </w:rPr>
        <w:t>, 24.2</w:t>
      </w:r>
      <w:r w:rsidR="00192463" w:rsidRPr="00A0236E">
        <w:rPr>
          <w:lang w:val="en-GB"/>
        </w:rPr>
        <w:t>%</w:t>
      </w:r>
      <w:r w:rsidR="00985164" w:rsidRPr="00A0236E">
        <w:rPr>
          <w:lang w:val="en-GB"/>
        </w:rPr>
        <w:t xml:space="preserve">]). Cohen’s d statistic for cooling-cooling was greater than 1, indicating a large effect size (following the classification scheme of </w:t>
      </w:r>
      <w:sdt>
        <w:sdtPr>
          <w:rPr>
            <w:lang w:val="en-GB"/>
          </w:rPr>
          <w:alias w:val="Don't edit this field"/>
          <w:tag w:val="CitaviPlaceholder#429ff4e9-0359-4f59-98d3-7bad5f136ad1"/>
          <w:id w:val="1898780177"/>
          <w:placeholder>
            <w:docPart w:val="8077607A4F3D41E1A266EFFA095C4AC2"/>
          </w:placeholder>
        </w:sdtPr>
        <w:sdtEndPr/>
        <w:sdtContent>
          <w:r w:rsidR="00985164" w:rsidRPr="00A0236E">
            <w:rPr>
              <w:lang w:val="en-GB"/>
            </w:rPr>
            <w:fldChar w:fldCharType="begin"/>
          </w:r>
          <w:r w:rsidR="00D0128F" w:rsidRPr="00A0236E">
            <w:rPr>
              <w:lang w:val="en-GB"/>
            </w:rPr>
            <w:instrText>ADDIN CitaviPlaceholder{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}</w:instrText>
          </w:r>
          <w:r w:rsidR="00985164" w:rsidRPr="00A0236E">
            <w:rPr>
              <w:lang w:val="en-GB"/>
            </w:rPr>
            <w:fldChar w:fldCharType="separate"/>
          </w:r>
          <w:r w:rsidR="00D0128F" w:rsidRPr="00A0236E">
            <w:rPr>
              <w:lang w:val="en-GB"/>
            </w:rPr>
            <w:t>Sawilowsky 2009</w:t>
          </w:r>
          <w:r w:rsidR="00985164" w:rsidRPr="00A0236E">
            <w:rPr>
              <w:lang w:val="en-GB"/>
            </w:rPr>
            <w:fldChar w:fldCharType="end"/>
          </w:r>
        </w:sdtContent>
      </w:sdt>
      <w:r w:rsidR="00985164" w:rsidRPr="00A0236E">
        <w:rPr>
          <w:lang w:val="en-GB"/>
        </w:rPr>
        <w:t xml:space="preserve">, </w:t>
      </w:r>
      <w:r w:rsidR="00A0236E" w:rsidRPr="00A0236E">
        <w:rPr>
          <w:lang w:val="en-GB"/>
        </w:rPr>
        <w:t>Bayesian</w:t>
      </w:r>
      <w:r w:rsidR="00985164" w:rsidRPr="00A0236E">
        <w:rPr>
          <w:lang w:val="en-GB"/>
        </w:rPr>
        <w:t xml:space="preserve"> estimation, 95% CI [1.0, 1.1]). </w:t>
      </w:r>
      <w:r w:rsidR="00D73E6A" w:rsidRPr="00A0236E">
        <w:rPr>
          <w:lang w:val="en-GB"/>
        </w:rPr>
        <w:t xml:space="preserve">All results are consistent with bootstrapping resampling and raw output from generalised linear mixed effect models. </w:t>
      </w:r>
    </w:p>
    <w:p w14:paraId="76F34282" w14:textId="4D8428C9" w:rsidR="008D11D4" w:rsidRPr="00A0236E" w:rsidRDefault="0040217F" w:rsidP="00FD31DE">
      <w:pPr>
        <w:rPr>
          <w:i/>
          <w:iCs/>
          <w:lang w:val="en-GB"/>
        </w:rPr>
      </w:pPr>
      <w:r w:rsidRPr="00A0236E">
        <w:rPr>
          <w:i/>
          <w:iCs/>
          <w:lang w:val="en-GB"/>
        </w:rPr>
        <w:t>Group differences</w:t>
      </w:r>
    </w:p>
    <w:p w14:paraId="534A6D9F" w14:textId="5A0BF107" w:rsidR="009636EC" w:rsidRPr="00A0236E" w:rsidRDefault="0040217F" w:rsidP="00FD31DE">
      <w:pPr>
        <w:rPr>
          <w:lang w:val="en-GB"/>
        </w:rPr>
      </w:pPr>
      <w:r w:rsidRPr="00A0236E">
        <w:rPr>
          <w:lang w:val="en-GB"/>
        </w:rPr>
        <w:t xml:space="preserve">We additionally tested whether cooling-cooling </w:t>
      </w:r>
      <w:proofErr w:type="spellStart"/>
      <w:r w:rsidRPr="00A0236E">
        <w:rPr>
          <w:lang w:val="en-GB"/>
        </w:rPr>
        <w:t>palaeoclimate</w:t>
      </w:r>
      <w:proofErr w:type="spellEnd"/>
      <w:r w:rsidRPr="00A0236E">
        <w:rPr>
          <w:lang w:val="en-GB"/>
        </w:rPr>
        <w:t xml:space="preserve"> interactions raised the origination probability of all marine groups studied and if the signal remains robust through time</w:t>
      </w:r>
      <w:r w:rsidR="00E6453A" w:rsidRPr="00A0236E">
        <w:rPr>
          <w:lang w:val="en-GB"/>
        </w:rPr>
        <w:t xml:space="preserve"> (</w:t>
      </w:r>
      <w:r w:rsidR="00131C99" w:rsidRPr="00A0236E">
        <w:rPr>
          <w:lang w:val="en-GB"/>
        </w:rPr>
        <w:fldChar w:fldCharType="begin"/>
      </w:r>
      <w:r w:rsidR="00131C99" w:rsidRPr="00A0236E">
        <w:rPr>
          <w:lang w:val="en-GB"/>
        </w:rPr>
        <w:instrText xml:space="preserve"> REF _Ref38640982 \h </w:instrText>
      </w:r>
      <w:r w:rsidR="00131C99" w:rsidRPr="00A0236E">
        <w:rPr>
          <w:lang w:val="en-GB"/>
        </w:rPr>
      </w:r>
      <w:r w:rsidR="00131C99" w:rsidRPr="00A0236E">
        <w:rPr>
          <w:lang w:val="en-GB"/>
        </w:rPr>
        <w:fldChar w:fldCharType="separate"/>
      </w:r>
      <w:r w:rsidR="00131C99" w:rsidRPr="00A0236E">
        <w:rPr>
          <w:lang w:val="en-GB"/>
        </w:rPr>
        <w:t xml:space="preserve">Fig. </w:t>
      </w:r>
      <w:r w:rsidR="00131C99" w:rsidRPr="00A0236E">
        <w:rPr>
          <w:noProof/>
          <w:lang w:val="en-GB"/>
        </w:rPr>
        <w:t>4</w:t>
      </w:r>
      <w:r w:rsidR="00131C99" w:rsidRPr="00A0236E">
        <w:rPr>
          <w:lang w:val="en-GB"/>
        </w:rPr>
        <w:fldChar w:fldCharType="end"/>
      </w:r>
      <w:r w:rsidR="00E6453A" w:rsidRPr="00A0236E">
        <w:rPr>
          <w:lang w:val="en-GB"/>
        </w:rPr>
        <w:t>)</w:t>
      </w:r>
      <w:r w:rsidRPr="00A0236E">
        <w:rPr>
          <w:lang w:val="en-GB"/>
        </w:rPr>
        <w:t xml:space="preserve">. This was the case for all 10 major groups and throughout all 94 geologic stages. Within the groups, hemichordates, bryozoans, brachiopods, and arthropods showed a higher than average response to </w:t>
      </w:r>
      <w:r w:rsidR="002420A5" w:rsidRPr="00A0236E">
        <w:rPr>
          <w:lang w:val="en-GB"/>
        </w:rPr>
        <w:t xml:space="preserve">cooling-cooling </w:t>
      </w:r>
      <w:proofErr w:type="spellStart"/>
      <w:r w:rsidR="002420A5" w:rsidRPr="00A0236E">
        <w:rPr>
          <w:lang w:val="en-GB"/>
        </w:rPr>
        <w:t>palaeoclimate</w:t>
      </w:r>
      <w:proofErr w:type="spellEnd"/>
      <w:r w:rsidR="002420A5" w:rsidRPr="00A0236E">
        <w:rPr>
          <w:lang w:val="en-GB"/>
        </w:rPr>
        <w:t xml:space="preserve"> interactions. Throug</w:t>
      </w:r>
      <w:r w:rsidR="00A03E8D" w:rsidRPr="00A0236E">
        <w:rPr>
          <w:lang w:val="en-GB"/>
        </w:rPr>
        <w:t>h</w:t>
      </w:r>
      <w:r w:rsidR="002420A5" w:rsidRPr="00A0236E">
        <w:rPr>
          <w:lang w:val="en-GB"/>
        </w:rPr>
        <w:t xml:space="preserve"> time, the youngest and oldest periods (stage 78 to 94, and 14 to 29) showed the highest likelihoods. </w:t>
      </w:r>
      <w:r w:rsidR="00192463" w:rsidRPr="00A0236E">
        <w:rPr>
          <w:lang w:val="en-GB"/>
        </w:rPr>
        <w:t xml:space="preserve">We hence found a large effect size of cooling-cooling </w:t>
      </w:r>
      <w:proofErr w:type="spellStart"/>
      <w:r w:rsidR="00192463" w:rsidRPr="00A0236E">
        <w:rPr>
          <w:lang w:val="en-GB"/>
        </w:rPr>
        <w:t>palaeoclimate</w:t>
      </w:r>
      <w:proofErr w:type="spellEnd"/>
      <w:r w:rsidR="00192463" w:rsidRPr="00A0236E">
        <w:rPr>
          <w:lang w:val="en-GB"/>
        </w:rPr>
        <w:t xml:space="preserve"> on origination probability, which remained consistent throughout all studied groups and throughout the whole Phanerozoic.</w:t>
      </w:r>
    </w:p>
    <w:p w14:paraId="14917FC0" w14:textId="43926F1C" w:rsidR="008D11D4" w:rsidRPr="00A0236E" w:rsidRDefault="00582584" w:rsidP="00552139">
      <w:pPr>
        <w:rPr>
          <w:b/>
          <w:bCs/>
          <w:lang w:val="en-GB"/>
        </w:rPr>
      </w:pPr>
      <w:r w:rsidRPr="00A0236E">
        <w:rPr>
          <w:b/>
          <w:bCs/>
          <w:lang w:val="en-GB"/>
        </w:rPr>
        <w:t>Discu</w:t>
      </w:r>
      <w:r w:rsidR="007D3222" w:rsidRPr="00A0236E">
        <w:rPr>
          <w:b/>
          <w:bCs/>
          <w:lang w:val="en-GB"/>
        </w:rPr>
        <w:t>s</w:t>
      </w:r>
      <w:r w:rsidRPr="00A0236E">
        <w:rPr>
          <w:b/>
          <w:bCs/>
          <w:lang w:val="en-GB"/>
        </w:rPr>
        <w:t>sion</w:t>
      </w:r>
    </w:p>
    <w:p w14:paraId="1AD134B6" w14:textId="788C3B2F" w:rsidR="00F343D8" w:rsidRPr="00A0236E" w:rsidRDefault="00192463" w:rsidP="00F343D8">
      <w:pPr>
        <w:rPr>
          <w:lang w:val="en-GB"/>
        </w:rPr>
      </w:pPr>
      <w:r w:rsidRPr="00A0236E">
        <w:rPr>
          <w:lang w:val="en-GB"/>
        </w:rPr>
        <w:t>Using a novel model framework to describe the relationship between temperature and the history of life on Earth, we found a</w:t>
      </w:r>
      <w:r w:rsidR="004D36EC" w:rsidRPr="00A0236E">
        <w:rPr>
          <w:lang w:val="en-GB"/>
        </w:rPr>
        <w:t xml:space="preserve"> </w:t>
      </w:r>
      <w:r w:rsidRPr="00A0236E">
        <w:rPr>
          <w:lang w:val="en-GB"/>
        </w:rPr>
        <w:t xml:space="preserve">large </w:t>
      </w:r>
      <w:r w:rsidR="00555713" w:rsidRPr="00A0236E">
        <w:rPr>
          <w:lang w:val="en-GB"/>
        </w:rPr>
        <w:t xml:space="preserve">and previously unknown response of marine groups to </w:t>
      </w:r>
      <w:r w:rsidR="00DE1484" w:rsidRPr="00A0236E">
        <w:rPr>
          <w:lang w:val="en-GB"/>
        </w:rPr>
        <w:t xml:space="preserve">global </w:t>
      </w:r>
      <w:r w:rsidR="00555713" w:rsidRPr="00A0236E">
        <w:rPr>
          <w:lang w:val="en-GB"/>
        </w:rPr>
        <w:t xml:space="preserve">climate trajectories. Specifically, the interplay of short-term climate cooling adding to a long-term average global cooling resulted in a sharp increase of origination probability. We found this effect to be consistent through time and all studied groups. </w:t>
      </w:r>
      <w:r w:rsidR="002F6DDC" w:rsidRPr="00A0236E">
        <w:rPr>
          <w:lang w:val="en-GB"/>
        </w:rPr>
        <w:t xml:space="preserve">Previous studies on the relationship between temperature and </w:t>
      </w:r>
      <w:r w:rsidR="00CD56CB" w:rsidRPr="00A0236E">
        <w:rPr>
          <w:lang w:val="en-GB"/>
        </w:rPr>
        <w:t xml:space="preserve">origination </w:t>
      </w:r>
      <w:r w:rsidR="00016D98" w:rsidRPr="00A0236E">
        <w:rPr>
          <w:lang w:val="en-GB"/>
        </w:rPr>
        <w:t xml:space="preserve">came to </w:t>
      </w:r>
      <w:r w:rsidR="00A0236E" w:rsidRPr="00A0236E">
        <w:rPr>
          <w:lang w:val="en-GB"/>
        </w:rPr>
        <w:t>ambiguous</w:t>
      </w:r>
      <w:r w:rsidR="00016D98" w:rsidRPr="00A0236E">
        <w:rPr>
          <w:lang w:val="en-GB"/>
        </w:rPr>
        <w:t xml:space="preserve"> conclusions, ranging from a negative relationship </w:t>
      </w:r>
      <w:sdt>
        <w:sdtPr>
          <w:rPr>
            <w:lang w:val="en-GB"/>
          </w:rPr>
          <w:alias w:val="Don't edit this field"/>
          <w:tag w:val="CitaviPlaceholder#146734c4-9e1f-4186-ac28-8aef88c162de"/>
          <w:id w:val="357016386"/>
          <w:placeholder>
            <w:docPart w:val="DefaultPlaceholder_-1854013440"/>
          </w:placeholder>
        </w:sdtPr>
        <w:sdtEndPr/>
        <w:sdtContent>
          <w:r w:rsidR="00016D98" w:rsidRPr="00A0236E">
            <w:rPr>
              <w:lang w:val="en-GB"/>
            </w:rPr>
            <w:fldChar w:fldCharType="begin"/>
          </w:r>
          <w:r w:rsidR="00D0128F" w:rsidRPr="00A0236E">
            <w:rPr>
              <w:lang w:val="en-GB"/>
            </w:rPr>
            <w:instrText>ADDIN CitaviPlaceholder{eyIkaWQiOiIxIiwiRW50cmllcyI6W3siJGlkIjoiMiIsIklkIjoiYzIxZTRkODgtMTE5NC00ZWVkLWE4ZTctZTg5NGU5NDM5NDdlIiwiUmFuZ2VMZW5ndGgiOjIwLCJSZWZlcmVuY2VJZCI6IjY3NmQwM2FiLTY3ODctNGVjZi1hZjlkLTNlODQ3ZDJmNmM5Zi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R2FyZXRoIiwiTGFzdE5hbWUiOiJKZW5raW5zIiwiTWlkZGxlTmFtZSI6IkIuIiwiUHJvdGVjdGVkIjpmYWxzZSwiU2V4IjoyLCJDcmVhdGVkQnkiOiJfR21hdGgiLCJDcmVhdGVkT24iOiIyMDIwLTAyLTAzVDE5OjQ2OjI1IiwiTW9kaWZpZWRCeSI6Il9HbWF0aCIsIklkIjoiYjM4OTU1NDItNTA0OC00ZWZhLTk2NzEtMGQ1YzhjOWE4NDhhIiwiTW9kaWZpZWRPbiI6IjIwMjAtMDItMDNUMTk6NDY6MjkiLCJQcm9qZWN0Ijp7IiRyZWYiOiI1In19LHsiJGlkIjoiN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}</w:instrText>
          </w:r>
          <w:r w:rsidR="00016D98" w:rsidRPr="00A0236E">
            <w:rPr>
              <w:lang w:val="en-GB"/>
            </w:rPr>
            <w:fldChar w:fldCharType="separate"/>
          </w:r>
          <w:r w:rsidR="00D0128F" w:rsidRPr="00A0236E">
            <w:rPr>
              <w:lang w:val="en-GB"/>
            </w:rPr>
            <w:t>(Mayhew et al. 2008)</w:t>
          </w:r>
          <w:r w:rsidR="00016D98" w:rsidRPr="00A0236E">
            <w:rPr>
              <w:lang w:val="en-GB"/>
            </w:rPr>
            <w:fldChar w:fldCharType="end"/>
          </w:r>
        </w:sdtContent>
      </w:sdt>
      <w:r w:rsidR="00016D98" w:rsidRPr="00A0236E">
        <w:rPr>
          <w:lang w:val="en-GB"/>
        </w:rPr>
        <w:t xml:space="preserve">, no relationship </w:t>
      </w:r>
      <w:sdt>
        <w:sdtPr>
          <w:rPr>
            <w:lang w:val="en-GB"/>
          </w:rPr>
          <w:alias w:val="Don't edit this field"/>
          <w:tag w:val="CitaviPlaceholder#cc14168b-a39d-4c18-9032-ee2076cb3ad0"/>
          <w:id w:val="-2126000245"/>
          <w:placeholder>
            <w:docPart w:val="DefaultPlaceholder_-1854013440"/>
          </w:placeholder>
        </w:sdtPr>
        <w:sdtEndPr/>
        <w:sdtContent>
          <w:r w:rsidR="00016D98" w:rsidRPr="00A0236E">
            <w:rPr>
              <w:lang w:val="en-GB"/>
            </w:rPr>
            <w:fldChar w:fldCharType="begin"/>
          </w:r>
          <w:r w:rsidR="00D0128F" w:rsidRPr="00A0236E">
            <w:rPr>
              <w:lang w:val="en-GB"/>
            </w:rPr>
            <w:instrText>ADDIN CitaviPlaceholder{eyIkaWQiOiIxIiwiRW50cmllcyI6W3siJGlkIjoiMiIsIklkIjoiZTE5OWFmM2EtYTMwZi00MGJkLWE0YjMtMTI2M2YxOWFiMGQ5IiwiUmFuZ2VMZW5ndGgiOjE4LCJSZWZlcmVuY2VJZCI6ImEwZjAxZGYyLTI0OTQtNDAyYS05OGFjLTRmOTU2MzBiODBlZ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UzQiLCJPcmdhbml6YXRpb25zIjpbXSwiT3RoZXJzSW52b2x2ZWQiOltdLCJQYWdlUmFuZ2UiOiI8c3A+XHJcbiAgPG4+MjU5PC9uPlxyXG4gIDxpbj50cnVlPC9pbj5cclxuICA8b3M+MjU5PC9vcz5cclxuICA8cHM+MjU5PC9wcz5cclxuPC9zcD5cclxuPGVwPlxyXG4gIDxuPjI4ODwvbj5cclxuICA8aW4+dHJ1ZTwvaW4+XHJcbiAgPG9zPjI4ODwvb3M+XHJcbiAgPHBzPjI4ODwvcHM+XHJcbjwvZXA+XHJcbjxvcz4yNTktMjg4PC9vcz4iLCJQYWdlUmFuZ2VOdW1iZXIiOjI1OSwiUGFnZVJhbmdlTnVtYmVyaW5nVHlwZSI6IlBhZ2UiLCJQYWdlUmFuZ2VOdW1lcmFsU3lzdGVtIjoiQXJhYmljIiwiUGVyaW9kaWNhbCI6eyIkaWQiOiI4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SI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}</w:instrText>
          </w:r>
          <w:r w:rsidR="00016D98" w:rsidRPr="00A0236E">
            <w:rPr>
              <w:lang w:val="en-GB"/>
            </w:rPr>
            <w:fldChar w:fldCharType="separate"/>
          </w:r>
          <w:r w:rsidR="00D0128F" w:rsidRPr="00A0236E">
            <w:rPr>
              <w:lang w:val="en-GB"/>
            </w:rPr>
            <w:t>(Alroy et al. 2000; Prothero 1999)</w:t>
          </w:r>
          <w:r w:rsidR="00016D98" w:rsidRPr="00A0236E">
            <w:rPr>
              <w:lang w:val="en-GB"/>
            </w:rPr>
            <w:fldChar w:fldCharType="end"/>
          </w:r>
        </w:sdtContent>
      </w:sdt>
      <w:r w:rsidR="00016D98" w:rsidRPr="00A0236E">
        <w:rPr>
          <w:lang w:val="en-GB"/>
        </w:rPr>
        <w:t xml:space="preserve">, to a positive one </w:t>
      </w:r>
      <w:sdt>
        <w:sdtPr>
          <w:rPr>
            <w:lang w:val="en-GB"/>
          </w:rPr>
          <w:alias w:val="Don't edit this field"/>
          <w:tag w:val="CitaviPlaceholder#add067c4-697e-4b27-b194-f317845646bf"/>
          <w:id w:val="310290409"/>
          <w:placeholder>
            <w:docPart w:val="DefaultPlaceholder_-1854013440"/>
          </w:placeholder>
        </w:sdtPr>
        <w:sdtEndPr/>
        <w:sdtContent>
          <w:r w:rsidR="00016D98" w:rsidRPr="00A0236E">
            <w:rPr>
              <w:lang w:val="en-GB"/>
            </w:rPr>
            <w:fldChar w:fldCharType="begin"/>
          </w:r>
          <w:r w:rsidR="00D0128F" w:rsidRPr="00A0236E">
            <w:rPr>
              <w:lang w:val="en-GB"/>
            </w:rPr>
            <w:instrText>ADDIN CitaviPlaceholder{eyIkaWQiOiIxIiwiRW50cmllcyI6W3siJGlkIjoiMiIsIklkIjoiMmNjNmNlN2UtZmM0Mi00OTQwLWFmOGYtNTljZjczMTk3ZTRhIiwiUmFuZ2VMZW5ndGgiOjIwLCJSZWZlcmVuY2VJZCI6IjI0ZTRhZDhlLTkxMWQtNDBiYy1hNTJlLTA5NjhkNjRkNWQwMSIsIlJlZmVyZW5jZSI6eyIkaWQiOiIzIiwiQWJzdHJhY3RDb21wbGV4aXR5IjowLCJBYnN0cmFjdFNvdXJjZVRleHRGb3JtYXQiOjAsIkF1dGhvcnMiOlt7IiRpZCI6IjQ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}</w:instrText>
          </w:r>
          <w:r w:rsidR="00016D98" w:rsidRPr="00A0236E">
            <w:rPr>
              <w:lang w:val="en-GB"/>
            </w:rPr>
            <w:fldChar w:fldCharType="separate"/>
          </w:r>
          <w:r w:rsidR="00D0128F" w:rsidRPr="00A0236E">
            <w:rPr>
              <w:lang w:val="en-GB"/>
            </w:rPr>
            <w:t>(Mayhew et al. 2012)</w:t>
          </w:r>
          <w:r w:rsidR="00016D98" w:rsidRPr="00A0236E">
            <w:rPr>
              <w:lang w:val="en-GB"/>
            </w:rPr>
            <w:fldChar w:fldCharType="end"/>
          </w:r>
        </w:sdtContent>
      </w:sdt>
      <w:r w:rsidR="00016D98" w:rsidRPr="00A0236E">
        <w:rPr>
          <w:lang w:val="en-GB"/>
        </w:rPr>
        <w:t>.</w:t>
      </w:r>
      <w:r w:rsidR="00D73E6A" w:rsidRPr="00A0236E">
        <w:rPr>
          <w:lang w:val="en-GB"/>
        </w:rPr>
        <w:t xml:space="preserve"> Our results show that including dynamic </w:t>
      </w:r>
      <w:proofErr w:type="spellStart"/>
      <w:r w:rsidR="00D73E6A" w:rsidRPr="00A0236E">
        <w:rPr>
          <w:lang w:val="en-GB"/>
        </w:rPr>
        <w:t>palaeoclimate</w:t>
      </w:r>
      <w:proofErr w:type="spellEnd"/>
      <w:r w:rsidR="00D73E6A" w:rsidRPr="00A0236E">
        <w:rPr>
          <w:lang w:val="en-GB"/>
        </w:rPr>
        <w:t xml:space="preserve"> interactions improves the relative quality of these existing models. The large effect size and the cascading nature of </w:t>
      </w:r>
      <w:proofErr w:type="spellStart"/>
      <w:r w:rsidR="00D73E6A" w:rsidRPr="00A0236E">
        <w:rPr>
          <w:lang w:val="en-GB"/>
        </w:rPr>
        <w:t>palaeoclimate</w:t>
      </w:r>
      <w:proofErr w:type="spellEnd"/>
      <w:r w:rsidR="00D73E6A" w:rsidRPr="00A0236E">
        <w:rPr>
          <w:lang w:val="en-GB"/>
        </w:rPr>
        <w:t xml:space="preserve"> interactions might have </w:t>
      </w:r>
      <w:r w:rsidR="00A0236E" w:rsidRPr="00A0236E">
        <w:rPr>
          <w:lang w:val="en-GB"/>
        </w:rPr>
        <w:t>obscured</w:t>
      </w:r>
      <w:r w:rsidR="00D73E6A" w:rsidRPr="00A0236E">
        <w:rPr>
          <w:lang w:val="en-GB"/>
        </w:rPr>
        <w:t xml:space="preserve"> or even </w:t>
      </w:r>
      <w:r w:rsidR="004F0379" w:rsidRPr="00A0236E">
        <w:rPr>
          <w:lang w:val="en-GB"/>
        </w:rPr>
        <w:t>inverted the apparent relationship between temperature and origination, as it has been shown for other interactions</w:t>
      </w:r>
      <w:r w:rsidR="00BB1770" w:rsidRPr="00A0236E">
        <w:rPr>
          <w:lang w:val="en-GB"/>
        </w:rPr>
        <w:t xml:space="preserve"> in the fossil record</w:t>
      </w:r>
      <w:r w:rsidR="004F0379" w:rsidRPr="00A0236E">
        <w:rPr>
          <w:lang w:val="en-GB"/>
        </w:rPr>
        <w:t xml:space="preserve"> </w:t>
      </w:r>
      <w:sdt>
        <w:sdtPr>
          <w:rPr>
            <w:lang w:val="en-GB"/>
          </w:rPr>
          <w:alias w:val="Don't edit this field"/>
          <w:tag w:val="CitaviPlaceholder#591d34dd-1f21-4b3f-95db-48b57562eb08"/>
          <w:id w:val="-1955705363"/>
          <w:placeholder>
            <w:docPart w:val="DefaultPlaceholder_-1854013440"/>
          </w:placeholder>
        </w:sdtPr>
        <w:sdtEndPr/>
        <w:sdtContent>
          <w:r w:rsidR="004F0379" w:rsidRPr="00A0236E">
            <w:rPr>
              <w:lang w:val="en-GB"/>
            </w:rPr>
            <w:fldChar w:fldCharType="begin"/>
          </w:r>
          <w:r w:rsidR="00D0128F" w:rsidRPr="00A0236E">
            <w:rPr>
              <w:lang w:val="en-GB"/>
            </w:rPr>
            <w:instrText>ADDIN CitaviPlaceholder{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}</w:instrText>
          </w:r>
          <w:r w:rsidR="004F0379" w:rsidRPr="00A0236E">
            <w:rPr>
              <w:lang w:val="en-GB"/>
            </w:rPr>
            <w:fldChar w:fldCharType="separate"/>
          </w:r>
          <w:r w:rsidR="00D0128F" w:rsidRPr="00A0236E">
            <w:rPr>
              <w:lang w:val="en-GB"/>
            </w:rPr>
            <w:t xml:space="preserve">(Stigall </w:t>
          </w:r>
          <w:r w:rsidR="00D0128F" w:rsidRPr="00A0236E">
            <w:rPr>
              <w:lang w:val="en-GB"/>
            </w:rPr>
            <w:lastRenderedPageBreak/>
            <w:t>2013; Ritterbush und Foote 2017)</w:t>
          </w:r>
          <w:r w:rsidR="004F0379" w:rsidRPr="00A0236E">
            <w:rPr>
              <w:lang w:val="en-GB"/>
            </w:rPr>
            <w:fldChar w:fldCharType="end"/>
          </w:r>
        </w:sdtContent>
      </w:sdt>
      <w:r w:rsidR="004F0379" w:rsidRPr="00A0236E">
        <w:rPr>
          <w:lang w:val="en-GB"/>
        </w:rPr>
        <w:t xml:space="preserve">. </w:t>
      </w:r>
      <w:r w:rsidR="00A0236E" w:rsidRPr="00A0236E">
        <w:rPr>
          <w:lang w:val="en-GB"/>
        </w:rPr>
        <w:t>Explicitly</w:t>
      </w:r>
      <w:r w:rsidR="00BB1770" w:rsidRPr="00A0236E">
        <w:rPr>
          <w:lang w:val="en-GB"/>
        </w:rPr>
        <w:t xml:space="preserve"> accounting for dynamic interactions within a </w:t>
      </w:r>
      <w:del w:id="43" w:author="Manuel" w:date="2020-05-06T06:41:00Z">
        <w:r w:rsidR="00BB1770" w:rsidRPr="00A0236E" w:rsidDel="00CC0A5B">
          <w:rPr>
            <w:lang w:val="en-GB"/>
          </w:rPr>
          <w:delText xml:space="preserve">more </w:delText>
        </w:r>
      </w:del>
      <w:r w:rsidR="00BB1770" w:rsidRPr="00A0236E">
        <w:rPr>
          <w:lang w:val="en-GB"/>
        </w:rPr>
        <w:t xml:space="preserve">flexible modelling framework will </w:t>
      </w:r>
      <w:r w:rsidR="006248CA" w:rsidRPr="00A0236E">
        <w:rPr>
          <w:lang w:val="en-GB"/>
        </w:rPr>
        <w:t xml:space="preserve">hence </w:t>
      </w:r>
      <w:r w:rsidR="00BB1770" w:rsidRPr="00A0236E">
        <w:rPr>
          <w:lang w:val="en-GB"/>
        </w:rPr>
        <w:t>provide a</w:t>
      </w:r>
      <w:r w:rsidR="006248CA" w:rsidRPr="00A0236E">
        <w:rPr>
          <w:lang w:val="en-GB"/>
        </w:rPr>
        <w:t xml:space="preserve"> more</w:t>
      </w:r>
      <w:r w:rsidR="00BB1770" w:rsidRPr="00A0236E">
        <w:rPr>
          <w:lang w:val="en-GB"/>
        </w:rPr>
        <w:t xml:space="preserve"> robust foundation to assess the relationship between Phanerozoic marine diversity and climate. </w:t>
      </w:r>
    </w:p>
    <w:p w14:paraId="58FDD592" w14:textId="1D213CE1" w:rsidR="00F343D8" w:rsidRPr="00A0236E" w:rsidRDefault="00F343D8" w:rsidP="00F343D8">
      <w:pPr>
        <w:rPr>
          <w:lang w:val="en-GB"/>
        </w:rPr>
      </w:pPr>
      <w:r w:rsidRPr="00A0236E">
        <w:rPr>
          <w:lang w:val="en-GB"/>
        </w:rPr>
        <w:t xml:space="preserve">We emphasize that our results can only provide statistical conclusions, but no causal inferences. Causes for the detected effect might be manifold, but are likely connected to eustatic sea level subsidence caused by global cooling. A drop in sea level due to glaciation results in reduced continental shelf area, which is the main habitat for the majority of the studied fossil groups </w:t>
      </w:r>
      <w:sdt>
        <w:sdtPr>
          <w:rPr>
            <w:lang w:val="en-GB"/>
          </w:rPr>
          <w:alias w:val="Don't edit this field"/>
          <w:tag w:val="CitaviPlaceholder#ee166733-9399-465c-afb1-93a09785449a"/>
          <w:id w:val="1771041208"/>
          <w:placeholder>
            <w:docPart w:val="395E0E6FBAA941B0935E8947C2E7703E"/>
          </w:placeholder>
        </w:sdtPr>
        <w:sdtEndPr/>
        <w:sdtContent>
          <w:r w:rsidRPr="00A0236E">
            <w:rPr>
              <w:lang w:val="en-GB"/>
            </w:rPr>
            <w:fldChar w:fldCharType="begin"/>
          </w:r>
          <w:r w:rsidR="00D0128F" w:rsidRPr="00A0236E">
            <w:rPr>
              <w:lang w:val="en-GB"/>
            </w:rPr>
            <w:instrText>ADDIN CitaviPlaceholder{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}</w:instrText>
          </w:r>
          <w:r w:rsidRPr="00A0236E">
            <w:rPr>
              <w:lang w:val="en-GB"/>
            </w:rPr>
            <w:fldChar w:fldCharType="separate"/>
          </w:r>
          <w:r w:rsidR="00D0128F" w:rsidRPr="00A0236E">
            <w:rPr>
              <w:lang w:val="en-GB"/>
            </w:rPr>
            <w:t>(Sepkoski 2002)</w:t>
          </w:r>
          <w:r w:rsidRPr="00A0236E">
            <w:rPr>
              <w:lang w:val="en-GB"/>
            </w:rPr>
            <w:fldChar w:fldCharType="end"/>
          </w:r>
        </w:sdtContent>
      </w:sdt>
      <w:r w:rsidRPr="00A0236E">
        <w:rPr>
          <w:lang w:val="en-GB"/>
        </w:rPr>
        <w:t>. Increased habitat fragmentation and loss is correlated</w:t>
      </w:r>
      <w:r w:rsidR="0027772E" w:rsidRPr="00A0236E">
        <w:rPr>
          <w:lang w:val="en-GB"/>
        </w:rPr>
        <w:t xml:space="preserve"> to</w:t>
      </w:r>
      <w:r w:rsidRPr="00A0236E">
        <w:rPr>
          <w:lang w:val="en-GB"/>
        </w:rPr>
        <w:t xml:space="preserve"> the rate of ecological interactions </w:t>
      </w:r>
      <w:sdt>
        <w:sdtPr>
          <w:rPr>
            <w:lang w:val="en-GB"/>
          </w:rPr>
          <w:alias w:val="Don't edit this field"/>
          <w:tag w:val="CitaviPlaceholder#46a1e782-56eb-443a-a5fe-2a8135b50127"/>
          <w:id w:val="1488817874"/>
          <w:placeholder>
            <w:docPart w:val="395E0E6FBAA941B0935E8947C2E7703E"/>
          </w:placeholder>
        </w:sdtPr>
        <w:sdtEndPr/>
        <w:sdtContent>
          <w:r w:rsidRPr="00A0236E">
            <w:rPr>
              <w:lang w:val="en-GB"/>
            </w:rPr>
            <w:fldChar w:fldCharType="begin"/>
          </w:r>
          <w:r w:rsidR="00D0128F" w:rsidRPr="00A0236E">
            <w:rPr>
              <w:lang w:val="en-GB"/>
            </w:rPr>
            <w:instrText>ADDIN CitaviPlaceholder{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}</w:instrText>
          </w:r>
          <w:r w:rsidRPr="00A0236E">
            <w:rPr>
              <w:lang w:val="en-GB"/>
            </w:rPr>
            <w:fldChar w:fldCharType="separate"/>
          </w:r>
          <w:r w:rsidR="00D0128F" w:rsidRPr="00A0236E">
            <w:rPr>
              <w:lang w:val="en-GB"/>
            </w:rPr>
            <w:t>(Tilman 1994; Valentine 1968; Schuler et al. 2017)</w:t>
          </w:r>
          <w:r w:rsidRPr="00A0236E">
            <w:rPr>
              <w:lang w:val="en-GB"/>
            </w:rPr>
            <w:fldChar w:fldCharType="end"/>
          </w:r>
        </w:sdtContent>
      </w:sdt>
      <w:r w:rsidRPr="00A0236E">
        <w:rPr>
          <w:lang w:val="en-GB"/>
        </w:rPr>
        <w:t xml:space="preserve"> and speciation rates </w:t>
      </w:r>
      <w:sdt>
        <w:sdtPr>
          <w:rPr>
            <w:lang w:val="en-GB"/>
          </w:rPr>
          <w:alias w:val="Don't edit this field"/>
          <w:tag w:val="CitaviPlaceholder#83934a7d-6f1b-4627-a8f9-511a0bc2ba4f"/>
          <w:id w:val="1768892808"/>
          <w:placeholder>
            <w:docPart w:val="395E0E6FBAA941B0935E8947C2E7703E"/>
          </w:placeholder>
        </w:sdtPr>
        <w:sdtEndPr/>
        <w:sdtContent>
          <w:r w:rsidRPr="00A0236E">
            <w:rPr>
              <w:lang w:val="en-GB"/>
            </w:rPr>
            <w:fldChar w:fldCharType="begin"/>
          </w:r>
          <w:r w:rsidR="00D0128F" w:rsidRPr="00A0236E">
            <w:rPr>
              <w:lang w:val="en-GB"/>
            </w:rPr>
            <w:instrText>ADDIN CitaviPlaceholder{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}</w:instrText>
          </w:r>
          <w:r w:rsidRPr="00A0236E">
            <w:rPr>
              <w:lang w:val="en-GB"/>
            </w:rPr>
            <w:fldChar w:fldCharType="separate"/>
          </w:r>
          <w:r w:rsidR="00D0128F" w:rsidRPr="00A0236E">
            <w:rPr>
              <w:lang w:val="en-GB"/>
            </w:rPr>
            <w:t>(Mayr und O'Hara 1986; Alroy 2008)</w:t>
          </w:r>
          <w:r w:rsidRPr="00A0236E">
            <w:rPr>
              <w:lang w:val="en-GB"/>
            </w:rPr>
            <w:fldChar w:fldCharType="end"/>
          </w:r>
        </w:sdtContent>
      </w:sdt>
      <w:r w:rsidRPr="00A0236E">
        <w:rPr>
          <w:lang w:val="en-GB"/>
        </w:rPr>
        <w:t>. Low sea levels lead to increased nutrient availability in the marine realm through exposure of continental shelf area to weathering</w:t>
      </w:r>
      <w:r w:rsidR="00F86EB7" w:rsidRPr="00A0236E">
        <w:rPr>
          <w:lang w:val="en-GB"/>
        </w:rPr>
        <w:t xml:space="preserve"> </w:t>
      </w:r>
      <w:sdt>
        <w:sdtPr>
          <w:rPr>
            <w:lang w:val="en-GB"/>
          </w:rPr>
          <w:alias w:val="Don't edit this field"/>
          <w:tag w:val="CitaviPlaceholder#0cd94d3b-6d6b-48af-9098-396b072ccf13"/>
          <w:id w:val="1142775406"/>
          <w:placeholder>
            <w:docPart w:val="DefaultPlaceholder_-1854013440"/>
          </w:placeholder>
        </w:sdtPr>
        <w:sdtEndPr/>
        <w:sdtContent>
          <w:r w:rsidR="00F86EB7" w:rsidRPr="00A0236E">
            <w:rPr>
              <w:lang w:val="en-GB"/>
            </w:rPr>
            <w:fldChar w:fldCharType="begin"/>
          </w:r>
          <w:r w:rsidR="00D0128F" w:rsidRPr="00A0236E">
            <w:rPr>
              <w:lang w:val="en-GB"/>
            </w:rPr>
            <w:instrText>ADDIN CitaviPlaceholder{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}</w:instrText>
          </w:r>
          <w:r w:rsidR="00F86EB7" w:rsidRPr="00A0236E">
            <w:rPr>
              <w:lang w:val="en-GB"/>
            </w:rPr>
            <w:fldChar w:fldCharType="separate"/>
          </w:r>
          <w:r w:rsidR="00D0128F" w:rsidRPr="00A0236E">
            <w:rPr>
              <w:lang w:val="en-GB"/>
            </w:rPr>
            <w:t>(Broecker und Peng 1982)</w:t>
          </w:r>
          <w:r w:rsidR="00F86EB7" w:rsidRPr="00A0236E">
            <w:rPr>
              <w:lang w:val="en-GB"/>
            </w:rPr>
            <w:fldChar w:fldCharType="end"/>
          </w:r>
        </w:sdtContent>
      </w:sdt>
      <w:r w:rsidRPr="00A0236E">
        <w:rPr>
          <w:lang w:val="en-GB"/>
        </w:rPr>
        <w:t xml:space="preserve">, a process known to drive genus origination rates </w:t>
      </w:r>
      <w:sdt>
        <w:sdtPr>
          <w:rPr>
            <w:lang w:val="en-GB"/>
          </w:rPr>
          <w:alias w:val="Don't edit this field"/>
          <w:tag w:val="CitaviPlaceholder#492be36e-1b69-4b47-ae0c-a5f55c4d0f3f"/>
          <w:id w:val="-1949776203"/>
          <w:placeholder>
            <w:docPart w:val="395E0E6FBAA941B0935E8947C2E7703E"/>
          </w:placeholder>
        </w:sdtPr>
        <w:sdtEndPr/>
        <w:sdtContent>
          <w:r w:rsidRPr="00A0236E">
            <w:rPr>
              <w:lang w:val="en-GB"/>
            </w:rPr>
            <w:fldChar w:fldCharType="begin"/>
          </w:r>
          <w:r w:rsidR="00D0128F" w:rsidRPr="00A0236E">
            <w:rPr>
              <w:lang w:val="en-GB"/>
            </w:rPr>
            <w:instrText>ADDIN CitaviPlaceholder{eyIkaWQiOiIxIiwiRW50cmllcyI6W3siJGlkIjoiMiIsIklkIjoiZjZhYWVhYzQtNTFhMy00ZWRlLWEwMmEtY2U2ZDc3ZWEwZmNiIiwiUmFuZ2VMZW5ndGgiOjI3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1LTA0VDEwOjM2OjMyIiwiUHJvamVjdCI6eyIkcmVmIjoiNSJ9fSwiVXNlTnVtYmVyaW5nVHlwZU9mUGFyZW50RG9jdW1lbnQiOmZhbHNlfV0sIkZvcm1hdHRlZFRleHQiOnsiJGlkIjoiOCIsIkNvdW50IjoxLCJUZXh0VW5pdHMiOlt7IiRpZCI6IjkiLCJGb250U3R5bGUiOnsiJGlkIjoiMTAiLCJOZXV0cmFsIjp0cnVlfSwiUmVhZGluZ09yZGVyIjoxLCJUZXh0IjoiKEPDoXJkZW5hcyB1bmQgSGFycmllcyAyMDEwKSJ9XX0sIlRhZyI6IkNpdGF2aVBsYWNlaG9sZGVyIzQ5MmJlMzZlLTFiNjktNGI0Ny1hZTBjLWE1ZjU1YzRkMGYzZiIsIlRleHQiOiIoQ8OhcmRlbmFzIHVuZCBIYXJyaWVzIDIwMTApIiwiV0FJVmVyc2lvbiI6IjYuMS4wLjAifQ==}</w:instrText>
          </w:r>
          <w:r w:rsidRPr="00A0236E">
            <w:rPr>
              <w:lang w:val="en-GB"/>
            </w:rPr>
            <w:fldChar w:fldCharType="separate"/>
          </w:r>
          <w:r w:rsidR="00D0128F" w:rsidRPr="00A0236E">
            <w:rPr>
              <w:lang w:val="en-GB"/>
            </w:rPr>
            <w:t>(Cárdenas und Harries 2010)</w:t>
          </w:r>
          <w:r w:rsidRPr="00A0236E">
            <w:rPr>
              <w:lang w:val="en-GB"/>
            </w:rPr>
            <w:fldChar w:fldCharType="end"/>
          </w:r>
        </w:sdtContent>
      </w:sdt>
      <w:r w:rsidRPr="00A0236E">
        <w:rPr>
          <w:lang w:val="en-GB"/>
        </w:rPr>
        <w:t xml:space="preserve">. The combination of short-term cooling on top of a long-term cooling trend exacerbates eustatic sea level subsidence, </w:t>
      </w:r>
      <w:r w:rsidR="00573963" w:rsidRPr="00A0236E">
        <w:rPr>
          <w:lang w:val="en-GB"/>
        </w:rPr>
        <w:t xml:space="preserve">thus </w:t>
      </w:r>
      <w:r w:rsidRPr="00A0236E">
        <w:rPr>
          <w:lang w:val="en-GB"/>
        </w:rPr>
        <w:t>potentially reinforcing the ecological mechanism</w:t>
      </w:r>
      <w:r w:rsidR="0027772E" w:rsidRPr="00A0236E">
        <w:rPr>
          <w:lang w:val="en-GB"/>
        </w:rPr>
        <w:t xml:space="preserve"> leading to increased origination rates. </w:t>
      </w:r>
    </w:p>
    <w:p w14:paraId="6EEABADB" w14:textId="6B30900A" w:rsidR="00932E30" w:rsidRPr="00A0236E" w:rsidRDefault="00C8720A" w:rsidP="00F343D8">
      <w:pPr>
        <w:rPr>
          <w:lang w:val="en-GB"/>
        </w:rPr>
      </w:pPr>
      <w:r w:rsidRPr="00A0236E">
        <w:rPr>
          <w:lang w:val="en-GB"/>
        </w:rPr>
        <w:t xml:space="preserve">Our results are insofar remarkably as we expected to </w:t>
      </w:r>
      <w:r w:rsidR="00FB78FE" w:rsidRPr="00A0236E">
        <w:rPr>
          <w:lang w:val="en-GB"/>
        </w:rPr>
        <w:t xml:space="preserve">detect a weakened origination signal after cooling-cooling </w:t>
      </w:r>
      <w:proofErr w:type="spellStart"/>
      <w:r w:rsidR="00FB78FE" w:rsidRPr="00A0236E">
        <w:rPr>
          <w:lang w:val="en-GB"/>
        </w:rPr>
        <w:t>palaeoclimate</w:t>
      </w:r>
      <w:proofErr w:type="spellEnd"/>
      <w:r w:rsidR="00FB78FE" w:rsidRPr="00A0236E">
        <w:rPr>
          <w:lang w:val="en-GB"/>
        </w:rPr>
        <w:t xml:space="preserve"> interactions due to the “common cause” hypothesis </w:t>
      </w:r>
      <w:sdt>
        <w:sdtPr>
          <w:rPr>
            <w:lang w:val="en-GB"/>
          </w:rPr>
          <w:alias w:val="Don't edit this field"/>
          <w:tag w:val="CitaviPlaceholder#973a5cf0-ebe4-4ba0-97ff-9181aa190275"/>
          <w:id w:val="-1358659179"/>
          <w:placeholder>
            <w:docPart w:val="DefaultPlaceholder_-1854013440"/>
          </w:placeholder>
        </w:sdtPr>
        <w:sdtEndPr/>
        <w:sdtContent>
          <w:r w:rsidR="00FB78FE" w:rsidRPr="00A0236E">
            <w:rPr>
              <w:lang w:val="en-GB"/>
            </w:rPr>
            <w:fldChar w:fldCharType="begin"/>
          </w:r>
          <w:r w:rsidR="00D0128F" w:rsidRPr="00A0236E">
            <w:rPr>
              <w:lang w:val="en-GB"/>
            </w:rPr>
            <w:instrText>ADDIN CitaviPlaceholder{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}</w:instrText>
          </w:r>
          <w:r w:rsidR="00FB78FE" w:rsidRPr="00A0236E">
            <w:rPr>
              <w:lang w:val="en-GB"/>
            </w:rPr>
            <w:fldChar w:fldCharType="separate"/>
          </w:r>
          <w:r w:rsidR="00D0128F" w:rsidRPr="00A0236E">
            <w:rPr>
              <w:lang w:val="en-GB"/>
            </w:rPr>
            <w:t>(Peters und Foote 2001; Peters 2006, 2005)</w:t>
          </w:r>
          <w:r w:rsidR="00FB78FE" w:rsidRPr="00A0236E">
            <w:rPr>
              <w:lang w:val="en-GB"/>
            </w:rPr>
            <w:fldChar w:fldCharType="end"/>
          </w:r>
        </w:sdtContent>
      </w:sdt>
      <w:r w:rsidR="00FB78FE" w:rsidRPr="00A0236E">
        <w:rPr>
          <w:lang w:val="en-GB"/>
        </w:rPr>
        <w:t xml:space="preserve">. Sampling biases caused by low sea levels </w:t>
      </w:r>
      <w:r w:rsidR="00946A10" w:rsidRPr="00A0236E">
        <w:rPr>
          <w:lang w:val="en-GB"/>
        </w:rPr>
        <w:t>arise from</w:t>
      </w:r>
      <w:r w:rsidR="00FB78FE" w:rsidRPr="00A0236E">
        <w:rPr>
          <w:lang w:val="en-GB"/>
        </w:rPr>
        <w:t xml:space="preserve"> </w:t>
      </w:r>
      <w:r w:rsidR="00946A10" w:rsidRPr="00A0236E">
        <w:rPr>
          <w:lang w:val="en-GB"/>
        </w:rPr>
        <w:t>the removal of</w:t>
      </w:r>
      <w:r w:rsidR="00FB78FE" w:rsidRPr="00A0236E">
        <w:rPr>
          <w:lang w:val="en-GB"/>
        </w:rPr>
        <w:t xml:space="preserve"> originating taxa from the fossil record or </w:t>
      </w:r>
      <w:r w:rsidR="00946A10" w:rsidRPr="00A0236E">
        <w:rPr>
          <w:lang w:val="en-GB"/>
        </w:rPr>
        <w:t>a shift</w:t>
      </w:r>
      <w:r w:rsidR="00FB78FE" w:rsidRPr="00A0236E">
        <w:rPr>
          <w:lang w:val="en-GB"/>
        </w:rPr>
        <w:t xml:space="preserve"> </w:t>
      </w:r>
      <w:r w:rsidR="00946A10" w:rsidRPr="00A0236E">
        <w:rPr>
          <w:lang w:val="en-GB"/>
        </w:rPr>
        <w:t xml:space="preserve">of </w:t>
      </w:r>
      <w:r w:rsidR="00FB78FE" w:rsidRPr="00A0236E">
        <w:rPr>
          <w:lang w:val="en-GB"/>
        </w:rPr>
        <w:t>their detection to a later origination datum</w:t>
      </w:r>
      <w:r w:rsidR="00932E30" w:rsidRPr="00A0236E">
        <w:rPr>
          <w:lang w:val="en-GB"/>
        </w:rPr>
        <w:t xml:space="preserve">, leading to an artificially reduced origination probability. The subsampling procedure applied to our data might reduce the bias but is unlikely to remove it entirely </w:t>
      </w:r>
      <w:sdt>
        <w:sdtPr>
          <w:rPr>
            <w:lang w:val="en-GB"/>
          </w:rPr>
          <w:alias w:val="Don't edit this field"/>
          <w:tag w:val="CitaviPlaceholder#cd67ddb5-4030-4a32-87b1-5c9e37d16a85"/>
          <w:id w:val="1530606701"/>
          <w:placeholder>
            <w:docPart w:val="DefaultPlaceholder_-1854013440"/>
          </w:placeholder>
        </w:sdtPr>
        <w:sdtEndPr/>
        <w:sdtContent>
          <w:r w:rsidR="00932E30" w:rsidRPr="00A0236E">
            <w:rPr>
              <w:lang w:val="en-GB"/>
            </w:rPr>
            <w:fldChar w:fldCharType="begin"/>
          </w:r>
          <w:r w:rsidR="00D0128F" w:rsidRPr="00A0236E">
            <w:rPr>
              <w:lang w:val="en-GB"/>
            </w:rPr>
            <w:instrText>ADDIN CitaviPlaceholder{eyIkaWQiOiIxIiwiRW50cmllcyI6W3siJGlkIjoiMiIsIklkIjoiYTY5N2MwNWUtYmM4Yy00NmNlLWJmOTItMDgyOTY3MjI0OTIwIiwiUmFuZ2VMZW5ndGgiOjE4LCJSZWZlcmVuY2VJZCI6ImVhODE3MTEzLWVkM2QtNDk0Ny05MWY1LWE1NTE5MzM1YzRlO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RC4iLCJMYXN0TmFtZSI6IkphYmxvbnNraSIsIlByb3RlY3RlZCI6ZmFsc2UsIlNleCI6MCwiQ3JlYXRlZEJ5IjoiX0dtYXRoIiwiQ3JlYXRlZE9uIjoiMjAyMC0wNC0yNFQxMzo1NzowOCIsIk1vZGlmaWVkQnkiOiJfR21hdGgiLCJJZCI6IjdmNjhjMmMwLTYyODYtNDNlMi05NDhlLTIyMGQyZDM1OTlmOSIsIk1vZGlmaWVkT24iOiIyMDIwLTA0LTI0VDEzOjU3OjE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}</w:instrText>
          </w:r>
          <w:r w:rsidR="00932E30" w:rsidRPr="00A0236E">
            <w:rPr>
              <w:lang w:val="en-GB"/>
            </w:rPr>
            <w:fldChar w:fldCharType="separate"/>
          </w:r>
          <w:r w:rsidR="00D0128F" w:rsidRPr="00A0236E">
            <w:rPr>
              <w:lang w:val="en-GB"/>
            </w:rPr>
            <w:t>(Alroy et al. 2001; Alroy 2020)</w:t>
          </w:r>
          <w:r w:rsidR="00932E30" w:rsidRPr="00A0236E">
            <w:rPr>
              <w:lang w:val="en-GB"/>
            </w:rPr>
            <w:fldChar w:fldCharType="end"/>
          </w:r>
        </w:sdtContent>
      </w:sdt>
      <w:r w:rsidR="00932E30" w:rsidRPr="00A0236E">
        <w:rPr>
          <w:lang w:val="en-GB"/>
        </w:rPr>
        <w:t xml:space="preserve">. The apparently large effect size of cooling-cooling </w:t>
      </w:r>
      <w:proofErr w:type="spellStart"/>
      <w:r w:rsidR="00932E30" w:rsidRPr="00A0236E">
        <w:rPr>
          <w:lang w:val="en-GB"/>
        </w:rPr>
        <w:t>palaeoclimate</w:t>
      </w:r>
      <w:proofErr w:type="spellEnd"/>
      <w:r w:rsidR="00932E30" w:rsidRPr="00A0236E">
        <w:rPr>
          <w:lang w:val="en-GB"/>
        </w:rPr>
        <w:t xml:space="preserve"> interactions might hence</w:t>
      </w:r>
      <w:r w:rsidR="00926262" w:rsidRPr="00A0236E">
        <w:rPr>
          <w:lang w:val="en-GB"/>
        </w:rPr>
        <w:t xml:space="preserve"> even</w:t>
      </w:r>
      <w:r w:rsidR="00932E30" w:rsidRPr="00A0236E">
        <w:rPr>
          <w:lang w:val="en-GB"/>
        </w:rPr>
        <w:t xml:space="preserve"> be an underestimation of the true effect size. </w:t>
      </w:r>
    </w:p>
    <w:p w14:paraId="70823F19" w14:textId="37745350" w:rsidR="002F6DDC" w:rsidRPr="00A0236E" w:rsidRDefault="00C06427" w:rsidP="00555713">
      <w:pPr>
        <w:rPr>
          <w:rFonts w:cs="Times New Roman"/>
          <w:szCs w:val="24"/>
          <w:lang w:val="en-GB"/>
        </w:rPr>
      </w:pPr>
      <w:r w:rsidRPr="00A0236E">
        <w:rPr>
          <w:lang w:val="en-GB"/>
        </w:rPr>
        <w:t>Cooling-cooling</w:t>
      </w:r>
      <w:r w:rsidR="00D51815" w:rsidRPr="00A0236E">
        <w:rPr>
          <w:lang w:val="en-GB"/>
        </w:rPr>
        <w:t xml:space="preserve"> </w:t>
      </w:r>
      <w:proofErr w:type="spellStart"/>
      <w:r w:rsidR="00D51815" w:rsidRPr="00A0236E">
        <w:rPr>
          <w:lang w:val="en-GB"/>
        </w:rPr>
        <w:t>palaeoclimate</w:t>
      </w:r>
      <w:proofErr w:type="spellEnd"/>
      <w:r w:rsidR="00D51815" w:rsidRPr="00A0236E">
        <w:rPr>
          <w:lang w:val="en-GB"/>
        </w:rPr>
        <w:t xml:space="preserve"> interactions</w:t>
      </w:r>
      <w:r w:rsidRPr="00A0236E">
        <w:rPr>
          <w:lang w:val="en-GB"/>
        </w:rPr>
        <w:t xml:space="preserve"> </w:t>
      </w:r>
      <w:r w:rsidR="00D51815" w:rsidRPr="00A0236E">
        <w:rPr>
          <w:lang w:val="en-GB"/>
        </w:rPr>
        <w:t>have been shown to be major driver of temperature related extinctions in the fossil record</w:t>
      </w:r>
      <w:r w:rsidRPr="00A0236E">
        <w:rPr>
          <w:lang w:val="en-GB"/>
        </w:rPr>
        <w:t xml:space="preserve">, with warming-warming interactions showing </w:t>
      </w:r>
      <w:r w:rsidR="009F404E" w:rsidRPr="00A0236E">
        <w:rPr>
          <w:lang w:val="en-GB"/>
        </w:rPr>
        <w:t>the same but</w:t>
      </w:r>
      <w:r w:rsidRPr="00A0236E">
        <w:rPr>
          <w:lang w:val="en-GB"/>
        </w:rPr>
        <w:t xml:space="preserve"> less severe signal </w:t>
      </w:r>
      <w:r w:rsidR="00D51815" w:rsidRPr="00A0236E">
        <w:rPr>
          <w:lang w:val="en-GB"/>
        </w:rPr>
        <w:t>(</w:t>
      </w:r>
      <w:proofErr w:type="spellStart"/>
      <w:r w:rsidR="00D51815" w:rsidRPr="00A0236E">
        <w:rPr>
          <w:lang w:val="en-GB"/>
        </w:rPr>
        <w:t>Mathes</w:t>
      </w:r>
      <w:proofErr w:type="spellEnd"/>
      <w:r w:rsidR="006248CA" w:rsidRPr="00A0236E">
        <w:rPr>
          <w:lang w:val="en-GB"/>
        </w:rPr>
        <w:t xml:space="preserve"> et al.</w:t>
      </w:r>
      <w:r w:rsidR="00D51815" w:rsidRPr="00A0236E">
        <w:rPr>
          <w:lang w:val="en-GB"/>
        </w:rPr>
        <w:t xml:space="preserve"> 2020).</w:t>
      </w:r>
      <w:r w:rsidR="00F86EB7" w:rsidRPr="00A0236E">
        <w:rPr>
          <w:lang w:val="en-GB"/>
        </w:rPr>
        <w:t xml:space="preserve"> The synergetic combination of same-directional temperature changes is thought to move </w:t>
      </w:r>
      <w:r w:rsidR="00F86EB7" w:rsidRPr="00A0236E">
        <w:rPr>
          <w:rFonts w:cs="Times New Roman"/>
          <w:szCs w:val="24"/>
          <w:lang w:val="en-GB"/>
        </w:rPr>
        <w:t xml:space="preserve">taxa out of their adaptation space, which is phylogenetically retained </w:t>
      </w:r>
      <w:sdt>
        <w:sdtPr>
          <w:rPr>
            <w:rFonts w:cs="Times New Roman"/>
            <w:szCs w:val="24"/>
            <w:lang w:val="en-GB"/>
          </w:rPr>
          <w:alias w:val="Don't edit this field"/>
          <w:tag w:val="CitaviPlaceholder#fe8789f3-c36c-469a-b370-5b9f2da6c252"/>
          <w:id w:val="242076140"/>
          <w:placeholder>
            <w:docPart w:val="DefaultPlaceholder_-1854013440"/>
          </w:placeholder>
        </w:sdtPr>
        <w:sdtEndPr/>
        <w:sdtContent>
          <w:r w:rsidR="00F86EB7" w:rsidRPr="00A0236E">
            <w:rPr>
              <w:rFonts w:cs="Times New Roman"/>
              <w:szCs w:val="24"/>
              <w:lang w:val="en-GB"/>
            </w:rPr>
            <w:fldChar w:fldCharType="begin"/>
          </w:r>
          <w:r w:rsidR="00D0128F" w:rsidRPr="00A0236E">
            <w:rPr>
              <w:rFonts w:cs="Times New Roman"/>
              <w:szCs w:val="24"/>
              <w:lang w:val="en-GB"/>
            </w:rPr>
            <w:instrText>ADDIN CitaviPlaceholder{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}</w:instrText>
          </w:r>
          <w:r w:rsidR="00F86EB7" w:rsidRPr="00A0236E">
            <w:rPr>
              <w:rFonts w:cs="Times New Roman"/>
              <w:szCs w:val="24"/>
              <w:lang w:val="en-GB"/>
            </w:rPr>
            <w:fldChar w:fldCharType="separate"/>
          </w:r>
          <w:r w:rsidR="00D0128F" w:rsidRPr="00A0236E">
            <w:rPr>
              <w:rFonts w:cs="Times New Roman"/>
              <w:szCs w:val="24"/>
              <w:lang w:val="en-GB"/>
            </w:rPr>
            <w:t>(Wiens und Graham 2005; Hopkins et al. 2014; Stigall 2014)</w:t>
          </w:r>
          <w:r w:rsidR="00F86EB7" w:rsidRPr="00A0236E">
            <w:rPr>
              <w:rFonts w:cs="Times New Roman"/>
              <w:szCs w:val="24"/>
              <w:lang w:val="en-GB"/>
            </w:rPr>
            <w:fldChar w:fldCharType="end"/>
          </w:r>
        </w:sdtContent>
      </w:sdt>
      <w:r w:rsidR="00F86EB7" w:rsidRPr="00A0236E">
        <w:rPr>
          <w:rFonts w:cs="Times New Roman"/>
          <w:szCs w:val="24"/>
          <w:lang w:val="en-GB"/>
        </w:rPr>
        <w:t xml:space="preserve">. </w:t>
      </w:r>
      <w:r w:rsidR="004B60E9" w:rsidRPr="00A0236E">
        <w:rPr>
          <w:rFonts w:cs="Times New Roman"/>
          <w:szCs w:val="24"/>
          <w:lang w:val="en-GB"/>
        </w:rPr>
        <w:t xml:space="preserve">When the environment changes so drastically that taxa are no longer adapted to it, they </w:t>
      </w:r>
      <w:commentRangeStart w:id="44"/>
      <w:r w:rsidR="004B60E9" w:rsidRPr="00A0236E">
        <w:rPr>
          <w:rFonts w:cs="Times New Roman"/>
          <w:szCs w:val="24"/>
          <w:lang w:val="en-GB"/>
        </w:rPr>
        <w:t xml:space="preserve">are forced to </w:t>
      </w:r>
      <w:commentRangeEnd w:id="44"/>
      <w:r w:rsidR="00CC0A5B">
        <w:rPr>
          <w:rStyle w:val="Kommentarzeichen"/>
        </w:rPr>
        <w:commentReference w:id="44"/>
      </w:r>
      <w:r w:rsidR="004B60E9" w:rsidRPr="00A0236E">
        <w:rPr>
          <w:rFonts w:cs="Times New Roman"/>
          <w:szCs w:val="24"/>
          <w:lang w:val="en-GB"/>
        </w:rPr>
        <w:t>respond through evolutionary change, migrati</w:t>
      </w:r>
      <w:r w:rsidR="006750B8" w:rsidRPr="00A0236E">
        <w:rPr>
          <w:rFonts w:cs="Times New Roman"/>
          <w:szCs w:val="24"/>
          <w:lang w:val="en-GB"/>
        </w:rPr>
        <w:t>on</w:t>
      </w:r>
      <w:r w:rsidR="004B60E9" w:rsidRPr="00A0236E">
        <w:rPr>
          <w:rFonts w:cs="Times New Roman"/>
          <w:szCs w:val="24"/>
          <w:lang w:val="en-GB"/>
        </w:rPr>
        <w:t xml:space="preserve"> or extinct</w:t>
      </w:r>
      <w:r w:rsidR="006750B8" w:rsidRPr="00A0236E">
        <w:rPr>
          <w:rFonts w:cs="Times New Roman"/>
          <w:szCs w:val="24"/>
          <w:lang w:val="en-GB"/>
        </w:rPr>
        <w:t>ion</w:t>
      </w:r>
      <w:r w:rsidR="004B60E9" w:rsidRPr="00A0236E">
        <w:rPr>
          <w:rFonts w:cs="Times New Roman"/>
          <w:szCs w:val="24"/>
          <w:lang w:val="en-GB"/>
        </w:rPr>
        <w:t xml:space="preserve"> </w:t>
      </w:r>
      <w:sdt>
        <w:sdtPr>
          <w:rPr>
            <w:rFonts w:cs="Times New Roman"/>
            <w:szCs w:val="24"/>
            <w:lang w:val="en-GB"/>
          </w:rPr>
          <w:alias w:val="Don't edit this field"/>
          <w:tag w:val="CitaviPlaceholder#344f34f7-2a6c-4247-bc8e-c5ce0c1a5bd0"/>
          <w:id w:val="1925838460"/>
          <w:placeholder>
            <w:docPart w:val="DefaultPlaceholder_-1854013440"/>
          </w:placeholder>
        </w:sdtPr>
        <w:sdtEndPr/>
        <w:sdtContent>
          <w:r w:rsidR="004B60E9" w:rsidRPr="00A0236E">
            <w:rPr>
              <w:rFonts w:cs="Times New Roman"/>
              <w:szCs w:val="24"/>
              <w:lang w:val="en-GB"/>
            </w:rPr>
            <w:fldChar w:fldCharType="begin"/>
          </w:r>
          <w:r w:rsidR="00D0128F" w:rsidRPr="00A0236E">
            <w:rPr>
              <w:rFonts w:cs="Times New Roman"/>
              <w:szCs w:val="24"/>
              <w:lang w:val="en-GB"/>
            </w:rPr>
            <w:instrText>ADDIN CitaviPlaceholder{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}</w:instrText>
          </w:r>
          <w:r w:rsidR="004B60E9" w:rsidRPr="00A0236E">
            <w:rPr>
              <w:rFonts w:cs="Times New Roman"/>
              <w:szCs w:val="24"/>
              <w:lang w:val="en-GB"/>
            </w:rPr>
            <w:fldChar w:fldCharType="separate"/>
          </w:r>
          <w:r w:rsidR="00D0128F" w:rsidRPr="00A0236E">
            <w:rPr>
              <w:rFonts w:cs="Times New Roman"/>
              <w:szCs w:val="24"/>
              <w:lang w:val="en-GB"/>
            </w:rPr>
            <w:t>(Nogués-Bravo et al. 2018)</w:t>
          </w:r>
          <w:r w:rsidR="004B60E9" w:rsidRPr="00A0236E">
            <w:rPr>
              <w:rFonts w:cs="Times New Roman"/>
              <w:szCs w:val="24"/>
              <w:lang w:val="en-GB"/>
            </w:rPr>
            <w:fldChar w:fldCharType="end"/>
          </w:r>
        </w:sdtContent>
      </w:sdt>
      <w:r w:rsidR="004B60E9" w:rsidRPr="00A0236E">
        <w:rPr>
          <w:rFonts w:cs="Times New Roman"/>
          <w:szCs w:val="24"/>
          <w:lang w:val="en-GB"/>
        </w:rPr>
        <w:t xml:space="preserve">. </w:t>
      </w:r>
      <w:r w:rsidRPr="00A0236E">
        <w:rPr>
          <w:rFonts w:cs="Times New Roman"/>
          <w:szCs w:val="24"/>
          <w:lang w:val="en-GB"/>
        </w:rPr>
        <w:t xml:space="preserve">During warming-warming </w:t>
      </w:r>
      <w:proofErr w:type="spellStart"/>
      <w:r w:rsidRPr="00A0236E">
        <w:rPr>
          <w:rFonts w:cs="Times New Roman"/>
          <w:szCs w:val="24"/>
          <w:lang w:val="en-GB"/>
        </w:rPr>
        <w:t>palaeoclimate</w:t>
      </w:r>
      <w:proofErr w:type="spellEnd"/>
      <w:r w:rsidRPr="00A0236E">
        <w:rPr>
          <w:rFonts w:cs="Times New Roman"/>
          <w:szCs w:val="24"/>
          <w:lang w:val="en-GB"/>
        </w:rPr>
        <w:t xml:space="preserve"> interactions, marine taxa could potentially escape adverse environment through range shifts</w:t>
      </w:r>
      <w:r w:rsidR="006248CA" w:rsidRPr="00A0236E">
        <w:rPr>
          <w:rFonts w:cs="Times New Roman"/>
          <w:szCs w:val="24"/>
          <w:lang w:val="en-GB"/>
        </w:rPr>
        <w:t xml:space="preserve"> </w:t>
      </w:r>
      <w:sdt>
        <w:sdtPr>
          <w:rPr>
            <w:rFonts w:cs="Times New Roman"/>
            <w:szCs w:val="24"/>
            <w:lang w:val="en-GB"/>
          </w:rPr>
          <w:alias w:val="Don't edit this field"/>
          <w:tag w:val="CitaviPlaceholder#464ebe5f-e3ea-4521-92af-d35a51703438"/>
          <w:id w:val="1395938593"/>
          <w:placeholder>
            <w:docPart w:val="DefaultPlaceholder_-1854013440"/>
          </w:placeholder>
        </w:sdtPr>
        <w:sdtEndPr/>
        <w:sdtContent>
          <w:r w:rsidR="006248CA" w:rsidRPr="00A0236E">
            <w:rPr>
              <w:rFonts w:cs="Times New Roman"/>
              <w:szCs w:val="24"/>
              <w:lang w:val="en-GB"/>
            </w:rPr>
            <w:fldChar w:fldCharType="begin"/>
          </w:r>
          <w:r w:rsidR="00D0128F" w:rsidRPr="00A0236E">
            <w:rPr>
              <w:rFonts w:cs="Times New Roman"/>
              <w:szCs w:val="24"/>
              <w:lang w:val="en-GB"/>
            </w:rPr>
            <w:instrText>ADDIN CitaviPlaceholder{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wNDUiLCJPcmdhbml6YXRpb25zIjpbXSwiT3RoZXJzSW52b2x2ZWQiOltdLCJQYWdlUmFuZ2UiOiI8c3A+XHJcbiAgPG4+MTAyNDwvbj5cclxuICA8aW4+dHJ1ZTwvaW4+XHJcbiAgPG9zPjEwMjQ8L29zPlxyXG4gIDxwcz4xMDI0PC9wcz5cclxuPC9zcD5cclxuPGVwPlxyXG4gIDxuPjEwMjY8L24+XHJcbiAgPGluPnRydWU8L2luPlxyXG4gIDxvcz4xMDI2PC9vcz5cclxuICA8cHM+MTAyNjwvcHM+XHJcbjwvZXA+XHJcbjxvcz4xMDI0LTEwMjY8L29zPiIsIlBhZ2VSYW5nZU51bWJlciI6MTAyNCwiUGFnZVJhbmdlTnVtYmVyaW5nVHlwZSI6IlBhZ2UiLCJQYWdlUmFuZ2VOdW1lcmFsU3lzdGVtIjoiQXJhYmljIiwiUGVyaW9kaWNhbCI6eyIkaWQiOiIxMC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}</w:instrText>
          </w:r>
          <w:r w:rsidR="006248CA" w:rsidRPr="00A0236E">
            <w:rPr>
              <w:rFonts w:cs="Times New Roman"/>
              <w:szCs w:val="24"/>
              <w:lang w:val="en-GB"/>
            </w:rPr>
            <w:fldChar w:fldCharType="separate"/>
          </w:r>
          <w:r w:rsidR="00D0128F" w:rsidRPr="00A0236E">
            <w:rPr>
              <w:rFonts w:cs="Times New Roman"/>
              <w:szCs w:val="24"/>
              <w:lang w:val="en-GB"/>
            </w:rPr>
            <w:t>(Chen et al. 2011)</w:t>
          </w:r>
          <w:r w:rsidR="006248CA" w:rsidRPr="00A0236E">
            <w:rPr>
              <w:rFonts w:cs="Times New Roman"/>
              <w:szCs w:val="24"/>
              <w:lang w:val="en-GB"/>
            </w:rPr>
            <w:fldChar w:fldCharType="end"/>
          </w:r>
        </w:sdtContent>
      </w:sdt>
      <w:r w:rsidRPr="00A0236E">
        <w:rPr>
          <w:rFonts w:cs="Times New Roman"/>
          <w:szCs w:val="24"/>
          <w:lang w:val="en-GB"/>
        </w:rPr>
        <w:t>. During cooling-cooling, however, geographic barriers resulting from sea level subsidence</w:t>
      </w:r>
      <w:r w:rsidR="006248CA" w:rsidRPr="00A0236E">
        <w:rPr>
          <w:rFonts w:cs="Times New Roman"/>
          <w:szCs w:val="24"/>
          <w:lang w:val="en-GB"/>
        </w:rPr>
        <w:t xml:space="preserve"> might</w:t>
      </w:r>
      <w:r w:rsidRPr="00A0236E">
        <w:rPr>
          <w:rFonts w:cs="Times New Roman"/>
          <w:szCs w:val="24"/>
          <w:lang w:val="en-GB"/>
        </w:rPr>
        <w:t xml:space="preserve"> </w:t>
      </w:r>
      <w:r w:rsidR="006248CA" w:rsidRPr="00A0236E">
        <w:rPr>
          <w:rFonts w:cs="Times New Roman"/>
          <w:szCs w:val="24"/>
          <w:lang w:val="en-GB"/>
        </w:rPr>
        <w:t>impede migration, resulting in the observed increased extinction risk (</w:t>
      </w:r>
      <w:proofErr w:type="spellStart"/>
      <w:r w:rsidR="006248CA" w:rsidRPr="00A0236E">
        <w:rPr>
          <w:rFonts w:cs="Times New Roman"/>
          <w:szCs w:val="24"/>
          <w:lang w:val="en-GB"/>
        </w:rPr>
        <w:t>Mathes</w:t>
      </w:r>
      <w:proofErr w:type="spellEnd"/>
      <w:r w:rsidR="006248CA" w:rsidRPr="00A0236E">
        <w:rPr>
          <w:rFonts w:cs="Times New Roman"/>
          <w:szCs w:val="24"/>
          <w:lang w:val="en-GB"/>
        </w:rPr>
        <w:t xml:space="preserve"> et al. 2020)</w:t>
      </w:r>
      <w:r w:rsidRPr="00A0236E">
        <w:rPr>
          <w:rFonts w:cs="Times New Roman"/>
          <w:szCs w:val="24"/>
          <w:lang w:val="en-GB"/>
        </w:rPr>
        <w:t xml:space="preserve"> </w:t>
      </w:r>
      <w:r w:rsidR="006248CA" w:rsidRPr="00A0236E">
        <w:rPr>
          <w:rFonts w:cs="Times New Roman"/>
          <w:szCs w:val="24"/>
          <w:lang w:val="en-GB"/>
        </w:rPr>
        <w:t>and origination probability (this study).</w:t>
      </w:r>
      <w:r w:rsidR="00FC4BBA" w:rsidRPr="00A0236E">
        <w:rPr>
          <w:rFonts w:cs="Times New Roman"/>
          <w:szCs w:val="24"/>
          <w:lang w:val="en-GB"/>
        </w:rPr>
        <w:t xml:space="preserve"> </w:t>
      </w:r>
    </w:p>
    <w:p w14:paraId="3784443C" w14:textId="4801F77F" w:rsidR="00BC01CF" w:rsidRPr="00A0236E" w:rsidRDefault="00BC01CF" w:rsidP="00BC01CF">
      <w:pPr>
        <w:rPr>
          <w:lang w:val="en-GB"/>
        </w:rPr>
      </w:pPr>
      <w:r w:rsidRPr="00A0236E">
        <w:rPr>
          <w:lang w:val="en-GB"/>
        </w:rPr>
        <w:t xml:space="preserve">Major biodiversity crises are often associated with </w:t>
      </w:r>
      <w:proofErr w:type="spellStart"/>
      <w:r w:rsidRPr="00A0236E">
        <w:rPr>
          <w:lang w:val="en-GB"/>
        </w:rPr>
        <w:t>hyperthermals</w:t>
      </w:r>
      <w:proofErr w:type="spellEnd"/>
      <w:r w:rsidRPr="00A0236E">
        <w:rPr>
          <w:lang w:val="en-GB"/>
        </w:rPr>
        <w:t xml:space="preserve"> </w:t>
      </w:r>
      <w:sdt>
        <w:sdtPr>
          <w:rPr>
            <w:lang w:val="en-GB"/>
          </w:rPr>
          <w:alias w:val="Don't edit this field"/>
          <w:tag w:val="CitaviPlaceholder#27f29b9f-a4be-4e26-b108-8e47ed68372b"/>
          <w:id w:val="-995957826"/>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}</w:instrText>
          </w:r>
          <w:r w:rsidRPr="00A0236E">
            <w:rPr>
              <w:lang w:val="en-GB"/>
            </w:rPr>
            <w:fldChar w:fldCharType="separate"/>
          </w:r>
          <w:r w:rsidR="00D0128F" w:rsidRPr="00A0236E">
            <w:rPr>
              <w:lang w:val="en-GB"/>
            </w:rPr>
            <w:t>(Foster et al. 2018)</w:t>
          </w:r>
          <w:r w:rsidRPr="00A0236E">
            <w:rPr>
              <w:lang w:val="en-GB"/>
            </w:rPr>
            <w:fldChar w:fldCharType="end"/>
          </w:r>
        </w:sdtContent>
      </w:sdt>
      <w:r w:rsidRPr="00A0236E">
        <w:rPr>
          <w:lang w:val="en-GB"/>
        </w:rPr>
        <w:t xml:space="preserve">. </w:t>
      </w:r>
      <w:proofErr w:type="spellStart"/>
      <w:r w:rsidRPr="00A0236E">
        <w:rPr>
          <w:lang w:val="en-GB"/>
        </w:rPr>
        <w:t>Hyperthermals</w:t>
      </w:r>
      <w:proofErr w:type="spellEnd"/>
      <w:r w:rsidRPr="00A0236E">
        <w:rPr>
          <w:lang w:val="en-GB"/>
        </w:rPr>
        <w:t xml:space="preserve"> adding to long-term warming often show even higher </w:t>
      </w:r>
      <w:r w:rsidR="002B1B49" w:rsidRPr="00A0236E">
        <w:rPr>
          <w:lang w:val="en-GB"/>
        </w:rPr>
        <w:t xml:space="preserve">biotic responses than </w:t>
      </w:r>
      <w:proofErr w:type="spellStart"/>
      <w:r w:rsidR="002B1B49" w:rsidRPr="00A0236E">
        <w:rPr>
          <w:lang w:val="en-GB"/>
        </w:rPr>
        <w:t>hyperthermals</w:t>
      </w:r>
      <w:proofErr w:type="spellEnd"/>
      <w:r w:rsidR="002B1B49" w:rsidRPr="00A0236E">
        <w:rPr>
          <w:lang w:val="en-GB"/>
        </w:rPr>
        <w:t xml:space="preserve"> adding to long-term cooling (</w:t>
      </w:r>
      <w:proofErr w:type="spellStart"/>
      <w:r w:rsidR="002B1B49" w:rsidRPr="00A0236E">
        <w:rPr>
          <w:lang w:val="en-GB"/>
        </w:rPr>
        <w:t>Mathes</w:t>
      </w:r>
      <w:proofErr w:type="spellEnd"/>
      <w:r w:rsidR="002B1B49" w:rsidRPr="00A0236E">
        <w:rPr>
          <w:lang w:val="en-GB"/>
        </w:rPr>
        <w:t xml:space="preserve"> et al. 2020). This pattern might emerge from the combined effects of </w:t>
      </w:r>
      <w:proofErr w:type="spellStart"/>
      <w:r w:rsidR="002B1B49" w:rsidRPr="00A0236E">
        <w:rPr>
          <w:lang w:val="en-GB"/>
        </w:rPr>
        <w:t>palaeoclimate</w:t>
      </w:r>
      <w:proofErr w:type="spellEnd"/>
      <w:r w:rsidR="002B1B49" w:rsidRPr="00A0236E">
        <w:rPr>
          <w:lang w:val="en-GB"/>
        </w:rPr>
        <w:t xml:space="preserve"> interactions on origination and extinction processes, with warming-warming </w:t>
      </w:r>
      <w:proofErr w:type="spellStart"/>
      <w:r w:rsidR="002B1B49" w:rsidRPr="00A0236E">
        <w:rPr>
          <w:lang w:val="en-GB"/>
        </w:rPr>
        <w:t>palaeoclimate</w:t>
      </w:r>
      <w:proofErr w:type="spellEnd"/>
      <w:r w:rsidR="002B1B49" w:rsidRPr="00A0236E">
        <w:rPr>
          <w:lang w:val="en-GB"/>
        </w:rPr>
        <w:t xml:space="preserve"> interactions resulting in increased extinction risk without increasing origination probability. </w:t>
      </w:r>
      <w:r w:rsidR="00E704FC" w:rsidRPr="00A0236E">
        <w:rPr>
          <w:lang w:val="en-GB"/>
        </w:rPr>
        <w:t xml:space="preserve">Again, testing this hypothesis of mass extinctions emerging from </w:t>
      </w:r>
      <w:proofErr w:type="spellStart"/>
      <w:r w:rsidR="00E704FC" w:rsidRPr="00A0236E">
        <w:rPr>
          <w:lang w:val="en-GB"/>
        </w:rPr>
        <w:t>palae</w:t>
      </w:r>
      <w:r w:rsidR="00E85B35" w:rsidRPr="00A0236E">
        <w:rPr>
          <w:lang w:val="en-GB"/>
        </w:rPr>
        <w:t>o</w:t>
      </w:r>
      <w:r w:rsidR="00E704FC" w:rsidRPr="00A0236E">
        <w:rPr>
          <w:lang w:val="en-GB"/>
        </w:rPr>
        <w:t>climate</w:t>
      </w:r>
      <w:proofErr w:type="spellEnd"/>
      <w:r w:rsidR="00E704FC" w:rsidRPr="00A0236E">
        <w:rPr>
          <w:lang w:val="en-GB"/>
        </w:rPr>
        <w:t xml:space="preserve"> interactions will require further work on the underlying causes of </w:t>
      </w:r>
      <w:proofErr w:type="spellStart"/>
      <w:r w:rsidR="00E704FC" w:rsidRPr="00A0236E">
        <w:rPr>
          <w:lang w:val="en-GB"/>
        </w:rPr>
        <w:t>palaeoclimate</w:t>
      </w:r>
      <w:proofErr w:type="spellEnd"/>
      <w:r w:rsidR="00E704FC" w:rsidRPr="00A0236E">
        <w:rPr>
          <w:lang w:val="en-GB"/>
        </w:rPr>
        <w:t xml:space="preserve"> interactions</w:t>
      </w:r>
      <w:r w:rsidR="00946A10" w:rsidRPr="00A0236E">
        <w:rPr>
          <w:lang w:val="en-GB"/>
        </w:rPr>
        <w:t xml:space="preserve">. This implies </w:t>
      </w:r>
      <w:r w:rsidR="00E85B35" w:rsidRPr="00A0236E">
        <w:rPr>
          <w:lang w:val="en-GB"/>
        </w:rPr>
        <w:t xml:space="preserve">progressing from a currently strict descriptive towards a more explanatory mechanistic approach. </w:t>
      </w:r>
      <w:r w:rsidR="00DD6730" w:rsidRPr="00A0236E">
        <w:rPr>
          <w:lang w:val="en-GB"/>
        </w:rPr>
        <w:t xml:space="preserve">The cause for </w:t>
      </w:r>
      <w:proofErr w:type="spellStart"/>
      <w:r w:rsidR="00DD6730" w:rsidRPr="00A0236E">
        <w:rPr>
          <w:lang w:val="en-GB"/>
        </w:rPr>
        <w:t>palaeoclimate</w:t>
      </w:r>
      <w:proofErr w:type="spellEnd"/>
      <w:r w:rsidR="00DD6730" w:rsidRPr="00A0236E">
        <w:rPr>
          <w:lang w:val="en-GB"/>
        </w:rPr>
        <w:t xml:space="preserve"> interactions offered here, a combination of niche conservatism and ecological effects arising from sea level subsidence, could be at least partially tested by comparing responses of terrestrial and marine fossil groups to </w:t>
      </w:r>
      <w:proofErr w:type="spellStart"/>
      <w:r w:rsidR="00DD6730" w:rsidRPr="00A0236E">
        <w:rPr>
          <w:lang w:val="en-GB"/>
        </w:rPr>
        <w:t>palaeoclimate</w:t>
      </w:r>
      <w:proofErr w:type="spellEnd"/>
      <w:r w:rsidR="00DD6730" w:rsidRPr="00A0236E">
        <w:rPr>
          <w:lang w:val="en-GB"/>
        </w:rPr>
        <w:t xml:space="preserve"> interactions. If sea level subsidence plays a key role, </w:t>
      </w:r>
      <w:r w:rsidR="00464475" w:rsidRPr="00A0236E">
        <w:rPr>
          <w:lang w:val="en-GB"/>
        </w:rPr>
        <w:t xml:space="preserve">terrestrial groups should show a significantly lower response to cooling-cooling than marine groups. </w:t>
      </w:r>
    </w:p>
    <w:p w14:paraId="47131DA6" w14:textId="218E4EE7" w:rsidR="00464475" w:rsidRPr="00A0236E" w:rsidRDefault="00FC538F" w:rsidP="00BC01CF">
      <w:pPr>
        <w:rPr>
          <w:lang w:val="en-GB"/>
        </w:rPr>
      </w:pPr>
      <w:r w:rsidRPr="00A0236E">
        <w:rPr>
          <w:lang w:val="en-GB"/>
        </w:rPr>
        <w:lastRenderedPageBreak/>
        <w:t xml:space="preserve">Our study shows that evolutionary processes interact with climate by complex cascading effects. </w:t>
      </w:r>
      <w:r w:rsidR="00A0236E" w:rsidRPr="00A0236E">
        <w:rPr>
          <w:lang w:val="en-GB"/>
        </w:rPr>
        <w:t>Explicitly</w:t>
      </w:r>
      <w:r w:rsidR="006C0803" w:rsidRPr="00A0236E">
        <w:rPr>
          <w:lang w:val="en-GB"/>
        </w:rPr>
        <w:t xml:space="preserve"> integrating these effects within a dynamic modelling framework leads to an improved </w:t>
      </w:r>
      <w:r w:rsidR="000452F1" w:rsidRPr="00A0236E">
        <w:rPr>
          <w:lang w:val="en-GB"/>
        </w:rPr>
        <w:t>discernment</w:t>
      </w:r>
      <w:r w:rsidR="006C0803" w:rsidRPr="00A0236E">
        <w:rPr>
          <w:lang w:val="en-GB"/>
        </w:rPr>
        <w:t xml:space="preserve"> of origination patterns in the fossil record. </w:t>
      </w:r>
      <w:r w:rsidRPr="00A0236E">
        <w:rPr>
          <w:lang w:val="en-GB"/>
        </w:rPr>
        <w:t xml:space="preserve">Previous studies on the relationship of temperature and biodiversity in </w:t>
      </w:r>
      <w:r w:rsidR="00A0236E" w:rsidRPr="00A0236E">
        <w:rPr>
          <w:lang w:val="en-GB"/>
        </w:rPr>
        <w:t>Earth’s</w:t>
      </w:r>
      <w:r w:rsidRPr="00A0236E">
        <w:rPr>
          <w:lang w:val="en-GB"/>
        </w:rPr>
        <w:t xml:space="preserve"> history came to </w:t>
      </w:r>
      <w:r w:rsidR="00A0236E" w:rsidRPr="00A0236E">
        <w:rPr>
          <w:lang w:val="en-GB"/>
        </w:rPr>
        <w:t>ambiguous</w:t>
      </w:r>
      <w:r w:rsidRPr="00A0236E">
        <w:rPr>
          <w:lang w:val="en-GB"/>
        </w:rPr>
        <w:t xml:space="preserve"> conclusions</w:t>
      </w:r>
      <w:r w:rsidR="006C0803" w:rsidRPr="00A0236E">
        <w:rPr>
          <w:lang w:val="en-GB"/>
        </w:rPr>
        <w:t xml:space="preserve">, a </w:t>
      </w:r>
      <w:r w:rsidR="00BB049B" w:rsidRPr="00A0236E">
        <w:rPr>
          <w:lang w:val="en-GB"/>
        </w:rPr>
        <w:t>non-conformance</w:t>
      </w:r>
      <w:r w:rsidR="006C0803" w:rsidRPr="00A0236E">
        <w:rPr>
          <w:lang w:val="en-GB"/>
        </w:rPr>
        <w:t xml:space="preserve"> </w:t>
      </w:r>
      <w:commentRangeStart w:id="45"/>
      <w:r w:rsidR="006C0803" w:rsidRPr="00A0236E">
        <w:rPr>
          <w:lang w:val="en-GB"/>
        </w:rPr>
        <w:t xml:space="preserve">we </w:t>
      </w:r>
      <w:r w:rsidR="00BB049B" w:rsidRPr="00A0236E">
        <w:rPr>
          <w:lang w:val="en-GB"/>
        </w:rPr>
        <w:t>are confident</w:t>
      </w:r>
      <w:r w:rsidR="006C0803" w:rsidRPr="00A0236E">
        <w:rPr>
          <w:lang w:val="en-GB"/>
        </w:rPr>
        <w:t xml:space="preserve"> </w:t>
      </w:r>
      <w:commentRangeEnd w:id="45"/>
      <w:r w:rsidR="00CC0A5B">
        <w:rPr>
          <w:rStyle w:val="Kommentarzeichen"/>
        </w:rPr>
        <w:commentReference w:id="45"/>
      </w:r>
      <w:r w:rsidR="006C0803" w:rsidRPr="00A0236E">
        <w:rPr>
          <w:lang w:val="en-GB"/>
        </w:rPr>
        <w:t xml:space="preserve">to be fixed in the future by accounting for </w:t>
      </w:r>
      <w:proofErr w:type="spellStart"/>
      <w:r w:rsidR="006C0803" w:rsidRPr="00A0236E">
        <w:rPr>
          <w:lang w:val="en-GB"/>
        </w:rPr>
        <w:t>palaeoclimate</w:t>
      </w:r>
      <w:proofErr w:type="spellEnd"/>
      <w:r w:rsidR="006C0803" w:rsidRPr="00A0236E">
        <w:rPr>
          <w:lang w:val="en-GB"/>
        </w:rPr>
        <w:t xml:space="preserve"> interactions. </w:t>
      </w:r>
      <w:r w:rsidR="00464475" w:rsidRPr="00A0236E">
        <w:rPr>
          <w:lang w:val="en-GB"/>
        </w:rPr>
        <w:t xml:space="preserve">However, the mechanisms underlying the </w:t>
      </w:r>
      <w:r w:rsidR="00BB049B" w:rsidRPr="00A0236E">
        <w:rPr>
          <w:lang w:val="en-GB"/>
        </w:rPr>
        <w:t xml:space="preserve">large </w:t>
      </w:r>
      <w:r w:rsidR="00464475" w:rsidRPr="00A0236E">
        <w:rPr>
          <w:lang w:val="en-GB"/>
        </w:rPr>
        <w:t>association</w:t>
      </w:r>
      <w:r w:rsidR="00BB049B" w:rsidRPr="00A0236E">
        <w:rPr>
          <w:lang w:val="en-GB"/>
        </w:rPr>
        <w:t xml:space="preserve"> between evolution and the observed effect</w:t>
      </w:r>
      <w:r w:rsidR="00464475" w:rsidRPr="00A0236E">
        <w:rPr>
          <w:lang w:val="en-GB"/>
        </w:rPr>
        <w:t xml:space="preserve"> are still unclear. </w:t>
      </w:r>
      <w:r w:rsidR="00FF3C97" w:rsidRPr="00A0236E">
        <w:rPr>
          <w:lang w:val="en-GB"/>
        </w:rPr>
        <w:t xml:space="preserve">Improving our mechanistic </w:t>
      </w:r>
      <w:r w:rsidR="000452F1" w:rsidRPr="00A0236E">
        <w:rPr>
          <w:lang w:val="en-GB"/>
        </w:rPr>
        <w:t>comprehension</w:t>
      </w:r>
      <w:r w:rsidR="00FF3C97" w:rsidRPr="00A0236E">
        <w:rPr>
          <w:lang w:val="en-GB"/>
        </w:rPr>
        <w:t xml:space="preserve"> of </w:t>
      </w:r>
      <w:proofErr w:type="spellStart"/>
      <w:r w:rsidR="00FF3C97" w:rsidRPr="00A0236E">
        <w:rPr>
          <w:lang w:val="en-GB"/>
        </w:rPr>
        <w:t>palaeoclimate</w:t>
      </w:r>
      <w:proofErr w:type="spellEnd"/>
      <w:r w:rsidR="00FF3C97" w:rsidRPr="00A0236E">
        <w:rPr>
          <w:lang w:val="en-GB"/>
        </w:rPr>
        <w:t xml:space="preserve"> interactions will facilitate the interpretation of biodiversity responses to climatic changes, and hence enable improved predictions of biotic responses to current climate change. </w:t>
      </w:r>
    </w:p>
    <w:p w14:paraId="1E5B8622" w14:textId="7BD669AD" w:rsidR="00A31A61" w:rsidRPr="00A0236E" w:rsidRDefault="00BC01CF">
      <w:pPr>
        <w:rPr>
          <w:lang w:val="en-GB"/>
        </w:rPr>
      </w:pPr>
      <w:r w:rsidRPr="00A0236E">
        <w:rPr>
          <w:lang w:val="en-GB"/>
        </w:rPr>
        <w:t xml:space="preserve"> </w:t>
      </w:r>
      <w:r w:rsidR="00A31A61" w:rsidRPr="00A0236E">
        <w:rPr>
          <w:lang w:val="en-GB"/>
        </w:rPr>
        <w:br w:type="page"/>
      </w:r>
    </w:p>
    <w:p w14:paraId="7D73638F" w14:textId="6CE58201" w:rsidR="00D94858" w:rsidRPr="00A0236E" w:rsidRDefault="00D94858">
      <w:pPr>
        <w:rPr>
          <w:lang w:val="en-GB"/>
        </w:rPr>
      </w:pPr>
      <w:r w:rsidRPr="00A0236E">
        <w:rPr>
          <w:noProof/>
          <w:lang w:val="en-GB"/>
        </w:rPr>
        <w:lastRenderedPageBreak/>
        <mc:AlternateContent>
          <mc:Choice Requires="wpg">
            <w:drawing>
              <wp:anchor distT="0" distB="0" distL="114300" distR="114300" simplePos="0" relativeHeight="251670528" behindDoc="0" locked="0" layoutInCell="1" allowOverlap="1" wp14:anchorId="0B50805C" wp14:editId="73047135">
                <wp:simplePos x="0" y="0"/>
                <wp:positionH relativeFrom="column">
                  <wp:posOffset>-3046</wp:posOffset>
                </wp:positionH>
                <wp:positionV relativeFrom="paragraph">
                  <wp:posOffset>381000</wp:posOffset>
                </wp:positionV>
                <wp:extent cx="5671186" cy="2517140"/>
                <wp:effectExtent l="0" t="0" r="5715" b="0"/>
                <wp:wrapTopAndBottom/>
                <wp:docPr id="2" name="Gruppieren 2"/>
                <wp:cNvGraphicFramePr/>
                <a:graphic xmlns:a="http://schemas.openxmlformats.org/drawingml/2006/main">
                  <a:graphicData uri="http://schemas.microsoft.com/office/word/2010/wordprocessingGroup">
                    <wpg:wgp>
                      <wpg:cNvGrpSpPr/>
                      <wpg:grpSpPr>
                        <a:xfrm>
                          <a:off x="0" y="0"/>
                          <a:ext cx="5671186" cy="2517140"/>
                          <a:chOff x="0" y="0"/>
                          <a:chExt cx="5671186" cy="2517140"/>
                        </a:xfrm>
                      </wpg:grpSpPr>
                      <pic:pic xmlns:pic="http://schemas.openxmlformats.org/drawingml/2006/picture">
                        <pic:nvPicPr>
                          <pic:cNvPr id="8" name="Grafik 8" descr="Ein Bild, das Screenshot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6595" cy="2517140"/>
                          </a:xfrm>
                          <a:prstGeom prst="rect">
                            <a:avLst/>
                          </a:prstGeom>
                        </pic:spPr>
                      </pic:pic>
                      <wps:wsp>
                        <wps:cNvPr id="1" name="Textfeld 1"/>
                        <wps:cNvSpPr txBox="1"/>
                        <wps:spPr>
                          <a:xfrm>
                            <a:off x="3310256" y="75236"/>
                            <a:ext cx="2360930" cy="2002790"/>
                          </a:xfrm>
                          <a:prstGeom prst="rect">
                            <a:avLst/>
                          </a:prstGeom>
                          <a:solidFill>
                            <a:prstClr val="white"/>
                          </a:solidFill>
                          <a:ln>
                            <a:noFill/>
                          </a:ln>
                        </wps:spPr>
                        <wps:txbx>
                          <w:txbxContent>
                            <w:p w14:paraId="01C6D0FD" w14:textId="65F8B42E" w:rsidR="00F12CFA" w:rsidRPr="000A0FBC" w:rsidRDefault="00F12CFA" w:rsidP="00073279">
                              <w:pPr>
                                <w:pStyle w:val="Beschriftung"/>
                                <w:rPr>
                                  <w:noProof/>
                                </w:rPr>
                              </w:pPr>
                              <w:bookmarkStart w:id="46" w:name="_Ref38639065"/>
                              <w:r>
                                <w:t xml:space="preserve">Fig. </w:t>
                              </w:r>
                              <w:r>
                                <w:fldChar w:fldCharType="begin"/>
                              </w:r>
                              <w:r>
                                <w:instrText xml:space="preserve"> SEQ Fig. \* ARABIC </w:instrText>
                              </w:r>
                              <w:r>
                                <w:fldChar w:fldCharType="separate"/>
                              </w:r>
                              <w:r>
                                <w:rPr>
                                  <w:noProof/>
                                </w:rPr>
                                <w:t>1</w:t>
                              </w:r>
                              <w:r>
                                <w:fldChar w:fldCharType="end"/>
                              </w:r>
                              <w:bookmarkEnd w:id="46"/>
                              <w:r>
                                <w:t xml:space="preserve"> | Model comparison. Comparison of model performance for traditional models covering first- and second-order relationships of origination and climate versus models allowing for </w:t>
                              </w:r>
                              <w:proofErr w:type="spellStart"/>
                              <w:r>
                                <w:t>palaeoclimate</w:t>
                              </w:r>
                              <w:proofErr w:type="spellEnd"/>
                              <w:r>
                                <w:t xml:space="preserve"> interactions. The latter are based on the same model structure, but </w:t>
                              </w:r>
                              <w:r w:rsidR="00A0236E">
                                <w:t>explicitly</w:t>
                              </w:r>
                              <w:r>
                                <w:t xml:space="preserve"> allow for interactions of long-term temperature trends and short-term climate changes within a dynamic modeling framework.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50805C" id="Gruppieren 2" o:spid="_x0000_s1026" style="position:absolute;margin-left:-.25pt;margin-top:30pt;width:446.55pt;height:198.2pt;z-index:251670528" coordsize="56711,251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alt="Ein Bild, das Screenshot enthält.&#10;&#10;Automatisch generierte Beschreibung" style="position:absolute;width:32365;height:251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">
                  <v:imagedata r:id="rId11" o:title="Ein Bild, das Screenshot enthält"/>
                </v:shape>
                <v:shapetype id="_x0000_t202" coordsize="21600,21600" o:spt="202" path="m,l,21600r21600,l21600,xe">
                  <v:stroke joinstyle="miter"/>
                  <v:path gradientshapeok="t" o:connecttype="rect"/>
                </v:shapetype>
                <v:shape id="Textfeld 1" o:spid="_x0000_s1028" type="#_x0000_t202" style="position:absolute;left:33102;top:752;width:23609;height:20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01C6D0FD" w14:textId="65F8B42E" w:rsidR="00F12CFA" w:rsidRPr="000A0FBC" w:rsidRDefault="00F12CFA" w:rsidP="00073279">
                        <w:pPr>
                          <w:pStyle w:val="Beschriftung"/>
                          <w:rPr>
                            <w:noProof/>
                          </w:rPr>
                        </w:pPr>
                        <w:bookmarkStart w:id="47" w:name="_Ref38639065"/>
                        <w:r>
                          <w:t xml:space="preserve">Fig. </w:t>
                        </w:r>
                        <w:r>
                          <w:fldChar w:fldCharType="begin"/>
                        </w:r>
                        <w:r>
                          <w:instrText xml:space="preserve"> SEQ Fig. \* ARABIC </w:instrText>
                        </w:r>
                        <w:r>
                          <w:fldChar w:fldCharType="separate"/>
                        </w:r>
                        <w:r>
                          <w:rPr>
                            <w:noProof/>
                          </w:rPr>
                          <w:t>1</w:t>
                        </w:r>
                        <w:r>
                          <w:fldChar w:fldCharType="end"/>
                        </w:r>
                        <w:bookmarkEnd w:id="47"/>
                        <w:r>
                          <w:t xml:space="preserve"> | Model comparison. Comparison of model performance for traditional models covering first- and second-order relationships of origination and climate versus models allowing for </w:t>
                        </w:r>
                        <w:proofErr w:type="spellStart"/>
                        <w:r>
                          <w:t>palaeoclimate</w:t>
                        </w:r>
                        <w:proofErr w:type="spellEnd"/>
                        <w:r>
                          <w:t xml:space="preserve"> interactions. The latter are based on the same model structure, but </w:t>
                        </w:r>
                        <w:r w:rsidR="00A0236E">
                          <w:t>explicitly</w:t>
                        </w:r>
                        <w:r>
                          <w:t xml:space="preserve"> allow for interactions of long-term temperature trends and short-term climate changes within a dynamic modeling framework. </w:t>
                        </w:r>
                      </w:p>
                    </w:txbxContent>
                  </v:textbox>
                </v:shape>
                <w10:wrap type="topAndBottom"/>
              </v:group>
            </w:pict>
          </mc:Fallback>
        </mc:AlternateContent>
      </w:r>
    </w:p>
    <w:p w14:paraId="30941E62" w14:textId="7659C4F2" w:rsidR="00EB4BE2" w:rsidRPr="00A0236E" w:rsidRDefault="00EB4BE2">
      <w:pPr>
        <w:rPr>
          <w:lang w:val="en-GB"/>
        </w:rPr>
      </w:pPr>
    </w:p>
    <w:p w14:paraId="478A7EDC" w14:textId="1808CE5D" w:rsidR="00E77593" w:rsidRPr="00A0236E" w:rsidRDefault="00E77593" w:rsidP="006C5525">
      <w:pPr>
        <w:rPr>
          <w:lang w:val="en-GB"/>
        </w:rPr>
      </w:pPr>
    </w:p>
    <w:p w14:paraId="7C4135AA" w14:textId="24E173CB" w:rsidR="00EB4BE2" w:rsidRPr="00A0236E" w:rsidRDefault="00D94858" w:rsidP="006C5525">
      <w:pPr>
        <w:rPr>
          <w:lang w:val="en-GB"/>
        </w:rPr>
      </w:pPr>
      <w:r w:rsidRPr="00A0236E">
        <w:rPr>
          <w:noProof/>
          <w:lang w:val="en-GB"/>
        </w:rPr>
        <mc:AlternateContent>
          <mc:Choice Requires="wpg">
            <w:drawing>
              <wp:anchor distT="0" distB="0" distL="114300" distR="114300" simplePos="0" relativeHeight="251673600" behindDoc="0" locked="0" layoutInCell="1" allowOverlap="1" wp14:anchorId="30484AB5" wp14:editId="0C77FB3D">
                <wp:simplePos x="0" y="0"/>
                <wp:positionH relativeFrom="column">
                  <wp:posOffset>-2974</wp:posOffset>
                </wp:positionH>
                <wp:positionV relativeFrom="paragraph">
                  <wp:posOffset>221824</wp:posOffset>
                </wp:positionV>
                <wp:extent cx="4572000" cy="4101465"/>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4572000" cy="4101465"/>
                          <a:chOff x="0" y="0"/>
                          <a:chExt cx="4572000" cy="4101465"/>
                        </a:xfrm>
                      </wpg:grpSpPr>
                      <pic:pic xmlns:pic="http://schemas.openxmlformats.org/drawingml/2006/picture">
                        <pic:nvPicPr>
                          <pic:cNvPr id="9" name="Grafik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3" name="Textfeld 3"/>
                        <wps:cNvSpPr txBox="1"/>
                        <wps:spPr>
                          <a:xfrm>
                            <a:off x="0" y="3292475"/>
                            <a:ext cx="4572000" cy="808990"/>
                          </a:xfrm>
                          <a:prstGeom prst="rect">
                            <a:avLst/>
                          </a:prstGeom>
                          <a:solidFill>
                            <a:prstClr val="white"/>
                          </a:solidFill>
                          <a:ln>
                            <a:noFill/>
                          </a:ln>
                        </wps:spPr>
                        <wps:txbx>
                          <w:txbxContent>
                            <w:p w14:paraId="0C0AB022" w14:textId="01D7F90E" w:rsidR="00F12CFA" w:rsidRPr="00AB4773" w:rsidRDefault="00F12CFA" w:rsidP="00D94858">
                              <w:pPr>
                                <w:pStyle w:val="Beschriftung"/>
                                <w:rPr>
                                  <w:noProof/>
                                </w:rPr>
                              </w:pPr>
                              <w:bookmarkStart w:id="48" w:name="_Ref38639513"/>
                              <w:r>
                                <w:t xml:space="preserve">Fig. </w:t>
                              </w:r>
                              <w:r>
                                <w:fldChar w:fldCharType="begin"/>
                              </w:r>
                              <w:r>
                                <w:instrText xml:space="preserve"> SEQ Fig. \* ARABIC </w:instrText>
                              </w:r>
                              <w:r>
                                <w:fldChar w:fldCharType="separate"/>
                              </w:r>
                              <w:r>
                                <w:rPr>
                                  <w:noProof/>
                                </w:rPr>
                                <w:t>2</w:t>
                              </w:r>
                              <w:r>
                                <w:fldChar w:fldCharType="end"/>
                              </w:r>
                              <w:bookmarkEnd w:id="48"/>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84AB5" id="Gruppieren 4" o:spid="_x0000_s1029" style="position:absolute;margin-left:-.25pt;margin-top:17.45pt;width:5in;height:322.95pt;z-index:251673600" coordsize="45720,410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">
                <v:shape id="Grafik 9" o:spid="_x0000_s1030" type="#_x0000_t75"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">
                  <v:imagedata r:id="rId13" o:title=""/>
                </v:shape>
                <v:shape id="Textfeld 3" o:spid="_x0000_s1031" type="#_x0000_t202" style="position:absolute;top:32924;width:45720;height:8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0C0AB022" w14:textId="01D7F90E" w:rsidR="00F12CFA" w:rsidRPr="00AB4773" w:rsidRDefault="00F12CFA" w:rsidP="00D94858">
                        <w:pPr>
                          <w:pStyle w:val="Beschriftung"/>
                          <w:rPr>
                            <w:noProof/>
                          </w:rPr>
                        </w:pPr>
                        <w:bookmarkStart w:id="49" w:name="_Ref38639513"/>
                        <w:r>
                          <w:t xml:space="preserve">Fig. </w:t>
                        </w:r>
                        <w:r>
                          <w:fldChar w:fldCharType="begin"/>
                        </w:r>
                        <w:r>
                          <w:instrText xml:space="preserve"> SEQ Fig. \* ARABIC </w:instrText>
                        </w:r>
                        <w:r>
                          <w:fldChar w:fldCharType="separate"/>
                        </w:r>
                        <w:r>
                          <w:rPr>
                            <w:noProof/>
                          </w:rPr>
                          <w:t>2</w:t>
                        </w:r>
                        <w:r>
                          <w:fldChar w:fldCharType="end"/>
                        </w:r>
                        <w:bookmarkEnd w:id="49"/>
                        <w:r>
                          <w:t xml:space="preserve"> | </w:t>
                        </w:r>
                        <w:r w:rsidRPr="00D94858">
                          <w:t>Origination probability</w:t>
                        </w:r>
                        <w:r>
                          <w:t xml:space="preserve">. Total response distributions to </w:t>
                        </w:r>
                        <w:proofErr w:type="spellStart"/>
                        <w:r>
                          <w:t>palaeoclimate</w:t>
                        </w:r>
                        <w:proofErr w:type="spellEnd"/>
                        <w:r>
                          <w:t xml:space="preserve"> interactions as predicted by </w:t>
                        </w:r>
                        <w:proofErr w:type="spellStart"/>
                        <w:r>
                          <w:t>generalised</w:t>
                        </w:r>
                        <w:proofErr w:type="spellEnd"/>
                        <w:r>
                          <w:t xml:space="preserve"> linear mixed effect models. Thick grey lines show the mean origination probability per </w:t>
                        </w:r>
                        <w:proofErr w:type="spellStart"/>
                        <w:r>
                          <w:t>palaeoclimate</w:t>
                        </w:r>
                        <w:proofErr w:type="spellEnd"/>
                        <w:r>
                          <w:t xml:space="preserve"> interaction, and the black line depicts the mean probability for all interactions combined. </w:t>
                        </w:r>
                      </w:p>
                    </w:txbxContent>
                  </v:textbox>
                </v:shape>
                <w10:wrap type="topAndBottom"/>
              </v:group>
            </w:pict>
          </mc:Fallback>
        </mc:AlternateContent>
      </w:r>
    </w:p>
    <w:p w14:paraId="433E96B9" w14:textId="1AF09608" w:rsidR="00EB4BE2" w:rsidRPr="00A0236E" w:rsidRDefault="00EB4BE2" w:rsidP="006C5525">
      <w:pPr>
        <w:rPr>
          <w:lang w:val="en-GB"/>
        </w:rPr>
      </w:pPr>
    </w:p>
    <w:p w14:paraId="5964C597" w14:textId="7823FA73" w:rsidR="00D94858" w:rsidRPr="00A0236E" w:rsidRDefault="00D94858">
      <w:pPr>
        <w:rPr>
          <w:lang w:val="en-GB"/>
        </w:rPr>
      </w:pPr>
      <w:r w:rsidRPr="00A0236E">
        <w:rPr>
          <w:lang w:val="en-GB"/>
        </w:rPr>
        <w:br w:type="page"/>
      </w:r>
    </w:p>
    <w:p w14:paraId="174C0777" w14:textId="6C327038" w:rsidR="00A31A61" w:rsidRPr="00A0236E" w:rsidRDefault="00E6453A" w:rsidP="006C5525">
      <w:pPr>
        <w:rPr>
          <w:lang w:val="en-GB"/>
        </w:rPr>
      </w:pPr>
      <w:r w:rsidRPr="00A0236E">
        <w:rPr>
          <w:noProof/>
          <w:lang w:val="en-GB"/>
        </w:rPr>
        <w:lastRenderedPageBreak/>
        <mc:AlternateContent>
          <mc:Choice Requires="wpg">
            <w:drawing>
              <wp:anchor distT="0" distB="0" distL="114300" distR="114300" simplePos="0" relativeHeight="251676672" behindDoc="0" locked="0" layoutInCell="1" allowOverlap="1" wp14:anchorId="660814EB" wp14:editId="71EE05BC">
                <wp:simplePos x="0" y="0"/>
                <wp:positionH relativeFrom="column">
                  <wp:posOffset>136139</wp:posOffset>
                </wp:positionH>
                <wp:positionV relativeFrom="paragraph">
                  <wp:posOffset>275035</wp:posOffset>
                </wp:positionV>
                <wp:extent cx="5560879" cy="3242889"/>
                <wp:effectExtent l="0" t="0" r="1905" b="0"/>
                <wp:wrapTopAndBottom/>
                <wp:docPr id="6" name="Gruppieren 6"/>
                <wp:cNvGraphicFramePr/>
                <a:graphic xmlns:a="http://schemas.openxmlformats.org/drawingml/2006/main">
                  <a:graphicData uri="http://schemas.microsoft.com/office/word/2010/wordprocessingGroup">
                    <wpg:wgp>
                      <wpg:cNvGrpSpPr/>
                      <wpg:grpSpPr>
                        <a:xfrm>
                          <a:off x="0" y="0"/>
                          <a:ext cx="5560879" cy="3242889"/>
                          <a:chOff x="0" y="0"/>
                          <a:chExt cx="5560879" cy="3242889"/>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6595" cy="3236595"/>
                          </a:xfrm>
                          <a:prstGeom prst="rect">
                            <a:avLst/>
                          </a:prstGeom>
                        </pic:spPr>
                      </pic:pic>
                      <wps:wsp>
                        <wps:cNvPr id="5" name="Textfeld 5"/>
                        <wps:cNvSpPr txBox="1"/>
                        <wps:spPr>
                          <a:xfrm>
                            <a:off x="3286944" y="46299"/>
                            <a:ext cx="2273935" cy="3196590"/>
                          </a:xfrm>
                          <a:prstGeom prst="rect">
                            <a:avLst/>
                          </a:prstGeom>
                          <a:solidFill>
                            <a:prstClr val="white"/>
                          </a:solidFill>
                          <a:ln>
                            <a:noFill/>
                          </a:ln>
                        </wps:spPr>
                        <wps:txbx>
                          <w:txbxContent>
                            <w:p w14:paraId="47617A12" w14:textId="593DE64C" w:rsidR="00F12CFA" w:rsidRPr="008F499D" w:rsidRDefault="00F12CFA" w:rsidP="00E646E9">
                              <w:pPr>
                                <w:pStyle w:val="Beschriftung"/>
                              </w:pPr>
                              <w:bookmarkStart w:id="50" w:name="_Ref38640251"/>
                              <w:r>
                                <w:t xml:space="preserve">Fig. </w:t>
                              </w:r>
                              <w:r>
                                <w:fldChar w:fldCharType="begin"/>
                              </w:r>
                              <w:r>
                                <w:instrText xml:space="preserve"> SEQ Fig. \* ARABIC </w:instrText>
                              </w:r>
                              <w:r>
                                <w:fldChar w:fldCharType="separate"/>
                              </w:r>
                              <w:r>
                                <w:rPr>
                                  <w:noProof/>
                                </w:rPr>
                                <w:t>3</w:t>
                              </w:r>
                              <w:r>
                                <w:fldChar w:fldCharType="end"/>
                              </w:r>
                              <w:bookmarkEnd w:id="50"/>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estimates given by </w:t>
                              </w:r>
                              <w:r w:rsidR="00A0236E">
                                <w:t>Bayesian</w:t>
                              </w:r>
                              <w:r>
                                <w:t xml:space="preserve"> regression, and grey points estimates based on raw output of </w:t>
                              </w:r>
                              <w:proofErr w:type="spellStart"/>
                              <w:r>
                                <w:t>generalised</w:t>
                              </w:r>
                              <w:proofErr w:type="spellEnd"/>
                              <w:r>
                                <w:t xml:space="preserve"> linear mixed effect models. Grey lines delineate 95% confidence intervals.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814EB" id="Gruppieren 6" o:spid="_x0000_s1032" style="position:absolute;margin-left:10.7pt;margin-top:21.65pt;width:437.85pt;height:255.35pt;z-index:251676672" coordsize="55608,324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">
                <v:shape id="Grafik 10" o:spid="_x0000_s1033" type="#_x0000_t75" alt="Ein Bild, das Screenshot enthält.&#10;&#10;Automatisch generierte Beschreibung" style="position:absolute;width:32365;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">
                  <v:imagedata r:id="rId15" o:title="Ein Bild, das Screenshot enthält"/>
                </v:shape>
                <v:shape id="Textfeld 5" o:spid="_x0000_s1034" type="#_x0000_t202" style="position:absolute;left:32869;top:462;width:22739;height:319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47617A12" w14:textId="593DE64C" w:rsidR="00F12CFA" w:rsidRPr="008F499D" w:rsidRDefault="00F12CFA" w:rsidP="00E646E9">
                        <w:pPr>
                          <w:pStyle w:val="Beschriftung"/>
                        </w:pPr>
                        <w:bookmarkStart w:id="51" w:name="_Ref38640251"/>
                        <w:r>
                          <w:t xml:space="preserve">Fig. </w:t>
                        </w:r>
                        <w:r>
                          <w:fldChar w:fldCharType="begin"/>
                        </w:r>
                        <w:r>
                          <w:instrText xml:space="preserve"> SEQ Fig. \* ARABIC </w:instrText>
                        </w:r>
                        <w:r>
                          <w:fldChar w:fldCharType="separate"/>
                        </w:r>
                        <w:r>
                          <w:rPr>
                            <w:noProof/>
                          </w:rPr>
                          <w:t>3</w:t>
                        </w:r>
                        <w:r>
                          <w:fldChar w:fldCharType="end"/>
                        </w:r>
                        <w:bookmarkEnd w:id="51"/>
                        <w:r>
                          <w:t xml:space="preserve"> | Effect size. A) D</w:t>
                        </w:r>
                        <w:r w:rsidRPr="00E646E9">
                          <w:t xml:space="preserve">ifference in means </w:t>
                        </w:r>
                        <w:r>
                          <w:t xml:space="preserve">between origination probability after cooling-cooling compared to all other </w:t>
                        </w:r>
                        <w:proofErr w:type="spellStart"/>
                        <w:r>
                          <w:t>palaeoclimate</w:t>
                        </w:r>
                        <w:proofErr w:type="spellEnd"/>
                        <w:r>
                          <w:t xml:space="preserve"> interactions. B) Overall increase of origination probability after cooling-cooling </w:t>
                        </w:r>
                        <w:proofErr w:type="spellStart"/>
                        <w:r>
                          <w:t>palaeoclimate</w:t>
                        </w:r>
                        <w:proofErr w:type="spellEnd"/>
                        <w:r>
                          <w:t xml:space="preserve"> interactions compared to baseline probability. C) Cohen’s d effect size of the observed change in probability after cooling-cooling </w:t>
                        </w:r>
                        <w:proofErr w:type="spellStart"/>
                        <w:r>
                          <w:t>palaeoclimate</w:t>
                        </w:r>
                        <w:proofErr w:type="spellEnd"/>
                        <w:r>
                          <w:t xml:space="preserve"> interactions. Red points show estimates given by bootstrapping simulation, brown points estimates given by </w:t>
                        </w:r>
                        <w:r w:rsidR="00A0236E">
                          <w:t>Bayesian</w:t>
                        </w:r>
                        <w:r>
                          <w:t xml:space="preserve"> regression, and grey points estimates based on raw output of </w:t>
                        </w:r>
                        <w:proofErr w:type="spellStart"/>
                        <w:r>
                          <w:t>generalised</w:t>
                        </w:r>
                        <w:proofErr w:type="spellEnd"/>
                        <w:r>
                          <w:t xml:space="preserve"> linear mixed effect models. Grey lines delineate 95% confidence intervals. </w:t>
                        </w:r>
                      </w:p>
                    </w:txbxContent>
                  </v:textbox>
                </v:shape>
                <w10:wrap type="topAndBottom"/>
              </v:group>
            </w:pict>
          </mc:Fallback>
        </mc:AlternateContent>
      </w:r>
    </w:p>
    <w:p w14:paraId="7FD0F8D0" w14:textId="6721E346" w:rsidR="00EB4BE2" w:rsidRPr="00A0236E" w:rsidRDefault="00EB4BE2" w:rsidP="006C5525">
      <w:pPr>
        <w:rPr>
          <w:lang w:val="en-GB"/>
        </w:rPr>
      </w:pPr>
    </w:p>
    <w:p w14:paraId="3443B69F" w14:textId="75824BB6" w:rsidR="00EB4BE2" w:rsidRPr="00A0236E" w:rsidRDefault="00131C99" w:rsidP="006C5525">
      <w:pPr>
        <w:rPr>
          <w:lang w:val="en-GB"/>
        </w:rPr>
      </w:pPr>
      <w:r w:rsidRPr="00A0236E">
        <w:rPr>
          <w:noProof/>
          <w:lang w:val="en-GB"/>
        </w:rPr>
        <mc:AlternateContent>
          <mc:Choice Requires="wpg">
            <w:drawing>
              <wp:anchor distT="0" distB="0" distL="114300" distR="114300" simplePos="0" relativeHeight="251680768" behindDoc="0" locked="0" layoutInCell="1" allowOverlap="1" wp14:anchorId="229F7A75" wp14:editId="4ED4950E">
                <wp:simplePos x="0" y="0"/>
                <wp:positionH relativeFrom="column">
                  <wp:posOffset>-2757</wp:posOffset>
                </wp:positionH>
                <wp:positionV relativeFrom="paragraph">
                  <wp:posOffset>326390</wp:posOffset>
                </wp:positionV>
                <wp:extent cx="4572000" cy="4392182"/>
                <wp:effectExtent l="0" t="0" r="0" b="8890"/>
                <wp:wrapTopAndBottom/>
                <wp:docPr id="18" name="Gruppieren 18"/>
                <wp:cNvGraphicFramePr/>
                <a:graphic xmlns:a="http://schemas.openxmlformats.org/drawingml/2006/main">
                  <a:graphicData uri="http://schemas.microsoft.com/office/word/2010/wordprocessingGroup">
                    <wpg:wgp>
                      <wpg:cNvGrpSpPr/>
                      <wpg:grpSpPr>
                        <a:xfrm>
                          <a:off x="0" y="0"/>
                          <a:ext cx="4572000" cy="4392182"/>
                          <a:chOff x="0" y="0"/>
                          <a:chExt cx="4572000" cy="4392182"/>
                        </a:xfrm>
                      </wpg:grpSpPr>
                      <pic:pic xmlns:pic="http://schemas.openxmlformats.org/drawingml/2006/picture">
                        <pic:nvPicPr>
                          <pic:cNvPr id="11" name="Grafik 11" descr="Ein Bild, das Karte enthält.&#10;&#10;Automatisch generierte Beschreibu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wps:wsp>
                        <wps:cNvPr id="7" name="Textfeld 7"/>
                        <wps:cNvSpPr txBox="1"/>
                        <wps:spPr>
                          <a:xfrm>
                            <a:off x="0" y="3292997"/>
                            <a:ext cx="4572000" cy="1099185"/>
                          </a:xfrm>
                          <a:prstGeom prst="rect">
                            <a:avLst/>
                          </a:prstGeom>
                          <a:solidFill>
                            <a:prstClr val="white"/>
                          </a:solidFill>
                          <a:ln>
                            <a:noFill/>
                          </a:ln>
                        </wps:spPr>
                        <wps:txbx>
                          <w:txbxContent>
                            <w:p w14:paraId="22AABE47" w14:textId="01E47CB0" w:rsidR="00F12CFA" w:rsidRPr="00474908" w:rsidRDefault="00F12CFA" w:rsidP="00131C99">
                              <w:pPr>
                                <w:pStyle w:val="Beschriftung"/>
                              </w:pPr>
                              <w:bookmarkStart w:id="52" w:name="_Ref38640982"/>
                              <w:r>
                                <w:t xml:space="preserve">Fig. </w:t>
                              </w:r>
                              <w:r>
                                <w:fldChar w:fldCharType="begin"/>
                              </w:r>
                              <w:r>
                                <w:instrText xml:space="preserve"> SEQ Fig. \* ARABIC </w:instrText>
                              </w:r>
                              <w:r>
                                <w:fldChar w:fldCharType="separate"/>
                              </w:r>
                              <w:r>
                                <w:rPr>
                                  <w:noProof/>
                                </w:rPr>
                                <w:t>4</w:t>
                              </w:r>
                              <w:r>
                                <w:fldChar w:fldCharType="end"/>
                              </w:r>
                              <w:bookmarkEnd w:id="52"/>
                              <w:r>
                                <w:t xml:space="preserve"> |</w:t>
                              </w:r>
                              <w:bookmarkStart w:id="53" w:name="_Ref38640416"/>
                              <w:r w:rsidRPr="00131C99">
                                <w:t xml:space="preserve"> </w:t>
                              </w:r>
                              <w:bookmarkEnd w:id="53"/>
                              <w:r>
                                <w:t xml:space="preserve">Group differences. Origination probability for all major phyla and throughout time after cooling-cooling compared to all other </w:t>
                              </w:r>
                              <w:proofErr w:type="spellStart"/>
                              <w:r>
                                <w:t>palaeoclimate</w:t>
                              </w:r>
                              <w:proofErr w:type="spellEnd"/>
                              <w:r>
                                <w:t xml:space="preserve"> interactions. The red point shows the overall response, brown points response per time slice, and grey points per phyla. Grey lines show 95% confidence intervals. Stage 14 is the oldest stage included in analysis, and stage 94 the youngest.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9F7A75" id="Gruppieren 18" o:spid="_x0000_s1035" style="position:absolute;margin-left:-.2pt;margin-top:25.7pt;width:5in;height:345.85pt;z-index:251680768" coordsize="45720,4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">
                <v:shape id="Grafik 11" o:spid="_x0000_s1036" type="#_x0000_t75" alt="Ein Bild, das Karte enthält.&#10;&#10;Automatisch generierte Beschreibung" style="position:absolute;width:45720;height:32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">
                  <v:imagedata r:id="rId17" o:title="Ein Bild, das Karte enthält"/>
                </v:shape>
                <v:shape id="Textfeld 7" o:spid="_x0000_s1037" type="#_x0000_t202" style="position:absolute;top:32929;width:45720;height:10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22AABE47" w14:textId="01E47CB0" w:rsidR="00F12CFA" w:rsidRPr="00474908" w:rsidRDefault="00F12CFA" w:rsidP="00131C99">
                        <w:pPr>
                          <w:pStyle w:val="Beschriftung"/>
                        </w:pPr>
                        <w:bookmarkStart w:id="54" w:name="_Ref38640982"/>
                        <w:r>
                          <w:t xml:space="preserve">Fig. </w:t>
                        </w:r>
                        <w:r>
                          <w:fldChar w:fldCharType="begin"/>
                        </w:r>
                        <w:r>
                          <w:instrText xml:space="preserve"> SEQ Fig. \* ARABIC </w:instrText>
                        </w:r>
                        <w:r>
                          <w:fldChar w:fldCharType="separate"/>
                        </w:r>
                        <w:r>
                          <w:rPr>
                            <w:noProof/>
                          </w:rPr>
                          <w:t>4</w:t>
                        </w:r>
                        <w:r>
                          <w:fldChar w:fldCharType="end"/>
                        </w:r>
                        <w:bookmarkEnd w:id="54"/>
                        <w:r>
                          <w:t xml:space="preserve"> |</w:t>
                        </w:r>
                        <w:bookmarkStart w:id="55" w:name="_Ref38640416"/>
                        <w:r w:rsidRPr="00131C99">
                          <w:t xml:space="preserve"> </w:t>
                        </w:r>
                        <w:bookmarkEnd w:id="55"/>
                        <w:r>
                          <w:t xml:space="preserve">Group differences. Origination probability for all major phyla and throughout time after cooling-cooling compared to all other </w:t>
                        </w:r>
                        <w:proofErr w:type="spellStart"/>
                        <w:r>
                          <w:t>palaeoclimate</w:t>
                        </w:r>
                        <w:proofErr w:type="spellEnd"/>
                        <w:r>
                          <w:t xml:space="preserve"> interactions. The red point shows the overall response, brown points response per time slice, and grey points per phyla. Grey lines show 95% confidence intervals. Stage 14 is the oldest stage included in analysis, and stage 94 the youngest. </w:t>
                        </w:r>
                      </w:p>
                    </w:txbxContent>
                  </v:textbox>
                </v:shape>
                <w10:wrap type="topAndBottom"/>
              </v:group>
            </w:pict>
          </mc:Fallback>
        </mc:AlternateContent>
      </w:r>
    </w:p>
    <w:p w14:paraId="6B57DC24" w14:textId="77777777" w:rsidR="00FB5C3B" w:rsidRPr="00A0236E" w:rsidRDefault="00FB5C3B" w:rsidP="006C5525">
      <w:pPr>
        <w:rPr>
          <w:lang w:val="en-GB"/>
        </w:rPr>
      </w:pPr>
    </w:p>
    <w:p w14:paraId="7CDAD0D6" w14:textId="19C50487" w:rsidR="00EB4BE2" w:rsidRPr="00A0236E" w:rsidRDefault="00131C99" w:rsidP="006C5525">
      <w:pPr>
        <w:rPr>
          <w:lang w:val="en-GB"/>
        </w:rPr>
      </w:pPr>
      <w:r w:rsidRPr="00A0236E">
        <w:rPr>
          <w:lang w:val="en-GB"/>
        </w:rPr>
        <w:br w:type="page"/>
      </w:r>
    </w:p>
    <w:p w14:paraId="44E64DF9" w14:textId="5596CBCD" w:rsidR="00FB5C3B" w:rsidRPr="00A0236E" w:rsidRDefault="00FB5C3B">
      <w:pPr>
        <w:rPr>
          <w:b/>
          <w:bCs/>
          <w:lang w:val="en-GB"/>
        </w:rPr>
      </w:pPr>
      <w:r w:rsidRPr="00A0236E">
        <w:rPr>
          <w:b/>
          <w:bCs/>
          <w:lang w:val="en-GB"/>
        </w:rPr>
        <w:lastRenderedPageBreak/>
        <w:t>Methodology</w:t>
      </w:r>
    </w:p>
    <w:p w14:paraId="15155B48" w14:textId="0455B7F0" w:rsidR="00B13D4C" w:rsidRPr="00A0236E" w:rsidRDefault="00557163">
      <w:pPr>
        <w:rPr>
          <w:u w:val="single"/>
          <w:lang w:val="en-GB"/>
        </w:rPr>
      </w:pPr>
      <w:r w:rsidRPr="00A0236E">
        <w:rPr>
          <w:u w:val="single"/>
          <w:lang w:val="en-GB"/>
        </w:rPr>
        <w:t>Fossil d</w:t>
      </w:r>
      <w:r w:rsidR="00B13D4C" w:rsidRPr="00A0236E">
        <w:rPr>
          <w:u w:val="single"/>
          <w:lang w:val="en-GB"/>
        </w:rPr>
        <w:t>ata</w:t>
      </w:r>
    </w:p>
    <w:p w14:paraId="0374F28D" w14:textId="1A4B1C0F" w:rsidR="00FB5C3B" w:rsidRPr="00A0236E" w:rsidRDefault="007B0CA1" w:rsidP="005151A1">
      <w:pPr>
        <w:rPr>
          <w:lang w:val="en-GB"/>
        </w:rPr>
      </w:pPr>
      <w:r w:rsidRPr="00A0236E">
        <w:rPr>
          <w:lang w:val="en-GB"/>
        </w:rPr>
        <w:t xml:space="preserve">We downloaded data from the </w:t>
      </w:r>
      <w:del w:id="56" w:author="Manuel" w:date="2020-05-06T06:53:00Z">
        <w:r w:rsidRPr="00A0236E" w:rsidDel="0087684A">
          <w:rPr>
            <w:lang w:val="en-GB"/>
          </w:rPr>
          <w:delText xml:space="preserve">from the </w:delText>
        </w:r>
      </w:del>
      <w:r w:rsidRPr="00A0236E">
        <w:rPr>
          <w:lang w:val="en-GB"/>
        </w:rPr>
        <w:t>Paleobiology Database (</w:t>
      </w:r>
      <w:proofErr w:type="spellStart"/>
      <w:r w:rsidRPr="00A0236E">
        <w:rPr>
          <w:lang w:val="en-GB"/>
        </w:rPr>
        <w:t>PaleoDB</w:t>
      </w:r>
      <w:proofErr w:type="spellEnd"/>
      <w:r w:rsidRPr="00A0236E">
        <w:rPr>
          <w:lang w:val="en-GB"/>
        </w:rPr>
        <w:t>, paleobiodb.org) on 26 January 2020, including all occurrences from the Ediacaran to the Holocene.</w:t>
      </w:r>
      <w:r w:rsidR="00D747A7" w:rsidRPr="00A0236E">
        <w:rPr>
          <w:lang w:val="en-GB"/>
        </w:rPr>
        <w:t xml:space="preserve"> All analyses were conducted at the genus level. This taxonomic level is a compromise between uncertainty in the species level taxonomy of fossils and data loss at coarser taxonomic resolutions </w:t>
      </w:r>
      <w:sdt>
        <w:sdtPr>
          <w:rPr>
            <w:lang w:val="en-GB"/>
          </w:rPr>
          <w:alias w:val="Don't edit this field"/>
          <w:tag w:val="CitaviPlaceholder#1546e260-1993-48de-a14a-be5579c79f8a"/>
          <w:id w:val="-430516996"/>
          <w:placeholder>
            <w:docPart w:val="C93806ECF13E4447BDDF52F6B87FB1D6"/>
          </w:placeholder>
        </w:sdtPr>
        <w:sdtEndPr/>
        <w:sdtContent>
          <w:r w:rsidR="00D747A7" w:rsidRPr="00A0236E">
            <w:rPr>
              <w:lang w:val="en-GB"/>
            </w:rPr>
            <w:fldChar w:fldCharType="begin"/>
          </w:r>
          <w:r w:rsidR="00D0128F" w:rsidRPr="00A0236E">
            <w:rPr>
              <w:lang w:val="en-GB"/>
            </w:rPr>
            <w:instrText>ADDIN CitaviPlaceholder{eyIkaWQiOiIxIiwiRW50cmllcyI6W3siJGlkIjoiMiIsIklkIjoiZjAyYjY5NGQtMWVhOS00ZmE3LWI3YzQtYjEyZDBhMTgzZTg0IiwiUmFuZ2VMZW5ndGgiOjE2LCJSZWZlcmVuY2VJZCI6ImJmNWRhZGYwLTNhOWYtNDcwNi04YTk0LTE4MjliOTdjZGI4YyIsIlJlZmVyZW5jZSI6eyIkaWQiOiIzIiwiQWJzdHJhY3RDb21wbGV4aXR5IjowLCJBYnN0cmFjdFNvdXJjZVRleHRGb3JtYXQiOjAsIkF1dGhvcnMiOlt7IiRpZCI6IjQ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}</w:instrText>
          </w:r>
          <w:r w:rsidR="00D747A7" w:rsidRPr="00A0236E">
            <w:rPr>
              <w:lang w:val="en-GB"/>
            </w:rPr>
            <w:fldChar w:fldCharType="separate"/>
          </w:r>
          <w:r w:rsidR="00D0128F" w:rsidRPr="00A0236E">
            <w:rPr>
              <w:lang w:val="en-GB"/>
            </w:rPr>
            <w:t>(Valentine 1974)</w:t>
          </w:r>
          <w:r w:rsidR="00D747A7" w:rsidRPr="00A0236E">
            <w:rPr>
              <w:lang w:val="en-GB"/>
            </w:rPr>
            <w:fldChar w:fldCharType="end"/>
          </w:r>
        </w:sdtContent>
      </w:sdt>
      <w:r w:rsidR="00D747A7" w:rsidRPr="00A0236E">
        <w:rPr>
          <w:lang w:val="en-GB"/>
        </w:rPr>
        <w:t xml:space="preserve">. </w:t>
      </w:r>
      <w:r w:rsidRPr="00A0236E">
        <w:rPr>
          <w:lang w:val="en-GB"/>
        </w:rPr>
        <w:t xml:space="preserve"> We filtered the data to only comprise marine animal taxa and heterotrophic protists, i.e. the same taxonomic groups listed in </w:t>
      </w:r>
      <w:proofErr w:type="spellStart"/>
      <w:r w:rsidRPr="00A0236E">
        <w:rPr>
          <w:lang w:val="en-GB"/>
        </w:rPr>
        <w:t>Sepkoski’s</w:t>
      </w:r>
      <w:proofErr w:type="spellEnd"/>
      <w:r w:rsidRPr="00A0236E">
        <w:rPr>
          <w:lang w:val="en-GB"/>
        </w:rPr>
        <w:t xml:space="preserve"> </w:t>
      </w:r>
      <w:sdt>
        <w:sdtPr>
          <w:rPr>
            <w:lang w:val="en-GB"/>
          </w:rPr>
          <w:alias w:val="Don't edit this field"/>
          <w:tag w:val="CitaviPlaceholder#97c7ce86-3a9d-4141-8106-82c323f6f7b6"/>
          <w:id w:val="-1328051078"/>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IwMDIpIn1dfSwiVGFnIjoiQ2l0YXZpUGxhY2Vob2xkZXIjOTdjN2NlODYtM2E5ZC00MTQxLTgxMDYtODJjMzIzZjZmN2I2IiwiVGV4dCI6IigyMDAyKSIsIldBSVZlcnNpb24iOiI2LjEuMC4wIn0=}</w:instrText>
          </w:r>
          <w:r w:rsidRPr="00A0236E">
            <w:rPr>
              <w:lang w:val="en-GB"/>
            </w:rPr>
            <w:fldChar w:fldCharType="separate"/>
          </w:r>
          <w:r w:rsidR="00D0128F" w:rsidRPr="00A0236E">
            <w:rPr>
              <w:lang w:val="en-GB"/>
            </w:rPr>
            <w:t>(2002)</w:t>
          </w:r>
          <w:r w:rsidRPr="00A0236E">
            <w:rPr>
              <w:lang w:val="en-GB"/>
            </w:rPr>
            <w:fldChar w:fldCharType="end"/>
          </w:r>
        </w:sdtContent>
      </w:sdt>
      <w:r w:rsidRPr="00A0236E">
        <w:rPr>
          <w:lang w:val="en-GB"/>
        </w:rPr>
        <w:t xml:space="preserve"> compendium following common processing recommendations </w:t>
      </w:r>
      <w:sdt>
        <w:sdtPr>
          <w:rPr>
            <w:lang w:val="en-GB"/>
          </w:rPr>
          <w:alias w:val="Don't edit this field"/>
          <w:tag w:val="CitaviPlaceholder#c837950b-86df-4fba-b763-47cde5d68de0"/>
          <w:id w:val="1248232483"/>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Y2JmNmM1ZGQtZTM2Ni00YmVjLWI1NmUtMjMyMmU3ZjQxOWJl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1LTA0VDEwOjM2OjMy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2M4Mzc5NTBiLTg2ZGYtNGZiYS1iNzYzLTQ3Y2RlNWQ2OGRlMCIsIlRleHQiOiIoS29jc2lzIGV0IGFsLiAyMDE5KSIsIldBSVZlcnNpb24iOiI2LjEuMC4wIn0=}</w:instrText>
          </w:r>
          <w:r w:rsidRPr="00A0236E">
            <w:rPr>
              <w:lang w:val="en-GB"/>
            </w:rPr>
            <w:fldChar w:fldCharType="separate"/>
          </w:r>
          <w:r w:rsidR="00D0128F" w:rsidRPr="00A0236E">
            <w:rPr>
              <w:lang w:val="en-GB"/>
            </w:rPr>
            <w:t>(Kocsis et al. 2019)</w:t>
          </w:r>
          <w:r w:rsidRPr="00A0236E">
            <w:rPr>
              <w:lang w:val="en-GB"/>
            </w:rPr>
            <w:fldChar w:fldCharType="end"/>
          </w:r>
        </w:sdtContent>
      </w:sdt>
      <w:r w:rsidRPr="00A0236E">
        <w:rPr>
          <w:lang w:val="en-GB"/>
        </w:rPr>
        <w:t xml:space="preserve">. Previous studies on the relationship </w:t>
      </w:r>
      <w:r w:rsidR="005151A1" w:rsidRPr="00A0236E">
        <w:rPr>
          <w:lang w:val="en-GB"/>
        </w:rPr>
        <w:t xml:space="preserve">between temperature and biodiversity were mainly based on </w:t>
      </w:r>
      <w:proofErr w:type="spellStart"/>
      <w:r w:rsidR="005151A1" w:rsidRPr="00A0236E">
        <w:rPr>
          <w:lang w:val="en-GB"/>
        </w:rPr>
        <w:t>Sepkoski’s</w:t>
      </w:r>
      <w:proofErr w:type="spellEnd"/>
      <w:r w:rsidR="005151A1" w:rsidRPr="00A0236E">
        <w:rPr>
          <w:lang w:val="en-GB"/>
        </w:rPr>
        <w:t xml:space="preserve"> compendium, rendering this data optimal for comp</w:t>
      </w:r>
      <w:r w:rsidR="00E44098" w:rsidRPr="00A0236E">
        <w:rPr>
          <w:lang w:val="en-GB"/>
        </w:rPr>
        <w:t>a</w:t>
      </w:r>
      <w:r w:rsidR="005151A1" w:rsidRPr="00A0236E">
        <w:rPr>
          <w:lang w:val="en-GB"/>
        </w:rPr>
        <w:t xml:space="preserve">rison purposes of our novel model structures. We </w:t>
      </w:r>
      <w:r w:rsidR="00D747A7" w:rsidRPr="00A0236E">
        <w:rPr>
          <w:lang w:val="en-GB"/>
        </w:rPr>
        <w:t xml:space="preserve">binned the data </w:t>
      </w:r>
      <w:r w:rsidR="005151A1" w:rsidRPr="00A0236E">
        <w:rPr>
          <w:lang w:val="en-GB"/>
        </w:rPr>
        <w:t xml:space="preserve">to one of 80 geological stages </w:t>
      </w:r>
      <w:sdt>
        <w:sdtPr>
          <w:rPr>
            <w:lang w:val="en-GB"/>
          </w:rPr>
          <w:alias w:val="Don't edit this field"/>
          <w:tag w:val="CitaviPlaceholder#d2ac6714-dfd9-4366-88ec-7cef03ecbb1f"/>
          <w:id w:val="-1777241812"/>
          <w:placeholder>
            <w:docPart w:val="DefaultPlaceholder_-1854013440"/>
          </w:placeholder>
        </w:sdtPr>
        <w:sdtEndPr/>
        <w:sdtContent>
          <w:r w:rsidR="005151A1" w:rsidRPr="00A0236E">
            <w:rPr>
              <w:lang w:val="en-GB"/>
            </w:rPr>
            <w:fldChar w:fldCharType="begin"/>
          </w:r>
          <w:r w:rsidR="00D0128F" w:rsidRPr="00A0236E">
            <w:rPr>
              <w:lang w:val="en-GB"/>
            </w:rPr>
            <w:instrText>ADDIN CitaviPlaceholder{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}</w:instrText>
          </w:r>
          <w:r w:rsidR="005151A1" w:rsidRPr="00A0236E">
            <w:rPr>
              <w:lang w:val="en-GB"/>
            </w:rPr>
            <w:fldChar w:fldCharType="separate"/>
          </w:r>
          <w:r w:rsidR="00D0128F" w:rsidRPr="00A0236E">
            <w:rPr>
              <w:lang w:val="en-GB"/>
            </w:rPr>
            <w:t>(Ogg et al. 2016)</w:t>
          </w:r>
          <w:r w:rsidR="005151A1" w:rsidRPr="00A0236E">
            <w:rPr>
              <w:lang w:val="en-GB"/>
            </w:rPr>
            <w:fldChar w:fldCharType="end"/>
          </w:r>
        </w:sdtContent>
      </w:sdt>
      <w:r w:rsidR="005151A1" w:rsidRPr="00A0236E">
        <w:rPr>
          <w:lang w:val="en-GB"/>
        </w:rPr>
        <w:t xml:space="preserve">, ranging from the Ordovician to the Pleistocene. The Holocene </w:t>
      </w:r>
      <w:r w:rsidR="00557163" w:rsidRPr="00A0236E">
        <w:rPr>
          <w:lang w:val="en-GB"/>
        </w:rPr>
        <w:t>as well as stages older than the Ordovician were</w:t>
      </w:r>
      <w:r w:rsidR="005151A1" w:rsidRPr="00A0236E">
        <w:rPr>
          <w:lang w:val="en-GB"/>
        </w:rPr>
        <w:t xml:space="preserve"> excluded from the analysis. Ordovician stages were resolved using biozone and formation entries due to potential stratigraphic errors </w:t>
      </w:r>
      <w:sdt>
        <w:sdtPr>
          <w:rPr>
            <w:lang w:val="en-GB"/>
          </w:rPr>
          <w:alias w:val="Don't edit this field"/>
          <w:tag w:val="CitaviPlaceholder#7e3e921a-e6f3-40e4-af20-faac6830223d"/>
          <w:id w:val="425623290"/>
          <w:placeholder>
            <w:docPart w:val="DefaultPlaceholder_-1854013440"/>
          </w:placeholder>
        </w:sdtPr>
        <w:sdtEndPr/>
        <w:sdtContent>
          <w:r w:rsidR="005151A1" w:rsidRPr="00A0236E">
            <w:rPr>
              <w:lang w:val="en-GB"/>
            </w:rPr>
            <w:fldChar w:fldCharType="begin"/>
          </w:r>
          <w:r w:rsidR="00D0128F" w:rsidRPr="00A0236E">
            <w:rPr>
              <w:lang w:val="en-GB"/>
            </w:rPr>
            <w:instrText>ADDIN CitaviPlaceholder{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}</w:instrText>
          </w:r>
          <w:r w:rsidR="005151A1" w:rsidRPr="00A0236E">
            <w:rPr>
              <w:lang w:val="en-GB"/>
            </w:rPr>
            <w:fldChar w:fldCharType="separate"/>
          </w:r>
          <w:r w:rsidR="00D0128F" w:rsidRPr="00A0236E">
            <w:rPr>
              <w:lang w:val="en-GB"/>
            </w:rPr>
            <w:t>(Kocsis et al. 2019)</w:t>
          </w:r>
          <w:r w:rsidR="005151A1" w:rsidRPr="00A0236E">
            <w:rPr>
              <w:lang w:val="en-GB"/>
            </w:rPr>
            <w:fldChar w:fldCharType="end"/>
          </w:r>
        </w:sdtContent>
      </w:sdt>
      <w:r w:rsidR="005151A1" w:rsidRPr="00A0236E">
        <w:rPr>
          <w:lang w:val="en-GB"/>
        </w:rPr>
        <w:t xml:space="preserve">. </w:t>
      </w:r>
      <w:r w:rsidR="00E44098" w:rsidRPr="00A0236E">
        <w:rPr>
          <w:lang w:val="en-GB"/>
        </w:rPr>
        <w:t xml:space="preserve">Further data </w:t>
      </w:r>
      <w:r w:rsidR="00D747A7" w:rsidRPr="00A0236E">
        <w:rPr>
          <w:lang w:val="en-GB"/>
        </w:rPr>
        <w:t xml:space="preserve">cleaning </w:t>
      </w:r>
      <w:r w:rsidR="00E44098" w:rsidRPr="00A0236E">
        <w:rPr>
          <w:lang w:val="en-GB"/>
        </w:rPr>
        <w:t xml:space="preserve">included </w:t>
      </w:r>
      <w:r w:rsidR="00D747A7" w:rsidRPr="00A0236E">
        <w:rPr>
          <w:lang w:val="en-GB"/>
        </w:rPr>
        <w:t xml:space="preserve">removal of uncertain taxonomical ranks, duplicates in bins, single-collection and single-reference taxa as well as missing higher-level taxonomy. </w:t>
      </w:r>
      <w:r w:rsidR="00E44098" w:rsidRPr="00A0236E">
        <w:rPr>
          <w:lang w:val="en-GB"/>
        </w:rPr>
        <w:t xml:space="preserve">Taxa confined to a single stage (singletons) were excluded as they tend to produce undesirable distortions of the fossil record </w:t>
      </w:r>
      <w:sdt>
        <w:sdtPr>
          <w:rPr>
            <w:lang w:val="en-GB"/>
          </w:rPr>
          <w:alias w:val="Don't edit this field"/>
          <w:tag w:val="CitaviPlaceholder#d5225eff-0578-4f9f-9c17-8fd6a50fd827"/>
          <w:id w:val="775675282"/>
          <w:placeholder>
            <w:docPart w:val="DefaultPlaceholder_-1854013440"/>
          </w:placeholder>
        </w:sdtPr>
        <w:sdtEndPr/>
        <w:sdtContent>
          <w:r w:rsidR="00E44098" w:rsidRPr="00A0236E">
            <w:rPr>
              <w:lang w:val="en-GB"/>
            </w:rPr>
            <w:fldChar w:fldCharType="begin"/>
          </w:r>
          <w:r w:rsidR="00D0128F" w:rsidRPr="00A0236E">
            <w:rPr>
              <w:lang w:val="en-GB"/>
            </w:rPr>
            <w:instrText>ADDIN CitaviPlaceholder{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}</w:instrText>
          </w:r>
          <w:r w:rsidR="00E44098" w:rsidRPr="00A0236E">
            <w:rPr>
              <w:lang w:val="en-GB"/>
            </w:rPr>
            <w:fldChar w:fldCharType="separate"/>
          </w:r>
          <w:r w:rsidR="00D0128F" w:rsidRPr="00A0236E">
            <w:rPr>
              <w:lang w:val="en-GB"/>
            </w:rPr>
            <w:t>(Foote 2000)</w:t>
          </w:r>
          <w:r w:rsidR="00E44098" w:rsidRPr="00A0236E">
            <w:rPr>
              <w:lang w:val="en-GB"/>
            </w:rPr>
            <w:fldChar w:fldCharType="end"/>
          </w:r>
        </w:sdtContent>
      </w:sdt>
      <w:r w:rsidR="00E44098" w:rsidRPr="00A0236E">
        <w:rPr>
          <w:lang w:val="en-GB"/>
        </w:rPr>
        <w:t xml:space="preserve">. </w:t>
      </w:r>
      <w:r w:rsidR="007E3E93" w:rsidRPr="00A0236E">
        <w:rPr>
          <w:lang w:val="en-GB"/>
        </w:rPr>
        <w:t xml:space="preserve">Collections from unlithified sediments were omitted to reduce sampling bias </w:t>
      </w:r>
      <w:sdt>
        <w:sdtPr>
          <w:rPr>
            <w:lang w:val="en-GB"/>
          </w:rPr>
          <w:alias w:val="Don't edit this field"/>
          <w:tag w:val="CitaviPlaceholder#396331b5-f442-4c8b-9091-a34abf3974e4"/>
          <w:id w:val="-2131701490"/>
          <w:placeholder>
            <w:docPart w:val="DefaultPlaceholder_-1854013440"/>
          </w:placeholder>
        </w:sdtPr>
        <w:sdtEndPr/>
        <w:sdtContent>
          <w:r w:rsidR="007E3E93" w:rsidRPr="00A0236E">
            <w:rPr>
              <w:lang w:val="en-GB"/>
            </w:rPr>
            <w:fldChar w:fldCharType="begin"/>
          </w:r>
          <w:r w:rsidR="00D0128F" w:rsidRPr="00A0236E">
            <w:rPr>
              <w:lang w:val="en-GB"/>
            </w:rPr>
            <w:instrText>ADDIN CitaviPlaceholder{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}</w:instrText>
          </w:r>
          <w:r w:rsidR="007E3E93" w:rsidRPr="00A0236E">
            <w:rPr>
              <w:lang w:val="en-GB"/>
            </w:rPr>
            <w:fldChar w:fldCharType="separate"/>
          </w:r>
          <w:r w:rsidR="00D0128F" w:rsidRPr="00A0236E">
            <w:rPr>
              <w:lang w:val="en-GB"/>
            </w:rPr>
            <w:t>(Alroy et al. 2008)</w:t>
          </w:r>
          <w:r w:rsidR="007E3E93" w:rsidRPr="00A0236E">
            <w:rPr>
              <w:lang w:val="en-GB"/>
            </w:rPr>
            <w:fldChar w:fldCharType="end"/>
          </w:r>
        </w:sdtContent>
      </w:sdt>
      <w:r w:rsidR="007E3E93" w:rsidRPr="00A0236E">
        <w:rPr>
          <w:lang w:val="en-GB"/>
        </w:rPr>
        <w:t xml:space="preserve">. </w:t>
      </w:r>
      <w:r w:rsidR="00D747A7" w:rsidRPr="00A0236E">
        <w:rPr>
          <w:lang w:val="en-GB"/>
        </w:rPr>
        <w:t xml:space="preserve">We then transformed occurrence data into ranges congruent to a time series </w:t>
      </w:r>
      <w:commentRangeStart w:id="57"/>
      <w:r w:rsidR="00D747A7" w:rsidRPr="00A0236E">
        <w:rPr>
          <w:lang w:val="en-GB"/>
        </w:rPr>
        <w:t xml:space="preserve">with one single origination and extinction </w:t>
      </w:r>
      <w:commentRangeEnd w:id="57"/>
      <w:r w:rsidR="0087684A">
        <w:rPr>
          <w:rStyle w:val="Kommentarzeichen"/>
        </w:rPr>
        <w:commentReference w:id="57"/>
      </w:r>
      <w:r w:rsidR="00D747A7" w:rsidRPr="00A0236E">
        <w:rPr>
          <w:lang w:val="en-GB"/>
        </w:rPr>
        <w:t>event for each genus</w:t>
      </w:r>
      <w:r w:rsidR="00F12CFA" w:rsidRPr="00A0236E">
        <w:rPr>
          <w:lang w:val="en-GB"/>
        </w:rPr>
        <w:t>.</w:t>
      </w:r>
    </w:p>
    <w:p w14:paraId="1B21BDBA" w14:textId="4AF8D62A" w:rsidR="00557163" w:rsidRPr="00A0236E" w:rsidRDefault="00557163" w:rsidP="005151A1">
      <w:pPr>
        <w:rPr>
          <w:u w:val="single"/>
          <w:lang w:val="en-GB"/>
        </w:rPr>
      </w:pPr>
      <w:r w:rsidRPr="00A0236E">
        <w:rPr>
          <w:u w:val="single"/>
          <w:lang w:val="en-GB"/>
        </w:rPr>
        <w:t>Climate proxy data</w:t>
      </w:r>
    </w:p>
    <w:p w14:paraId="06BCFED6" w14:textId="44BAAF3A" w:rsidR="00557163" w:rsidRPr="00A0236E" w:rsidRDefault="00557163" w:rsidP="005151A1">
      <w:pPr>
        <w:rPr>
          <w:lang w:val="en-GB"/>
        </w:rPr>
      </w:pPr>
      <w:r w:rsidRPr="00A0236E">
        <w:rPr>
          <w:lang w:val="en-GB"/>
        </w:rPr>
        <w:t xml:space="preserve">To reconstruct temperature change over time, we used the tropical whole surface water (mixed layers &lt; 300 m deep) oxygen isotope dataset from a compilation of marine carbonate isotopes </w:t>
      </w:r>
      <w:sdt>
        <w:sdtPr>
          <w:rPr>
            <w:lang w:val="en-GB"/>
          </w:rPr>
          <w:alias w:val="Don't edit this field"/>
          <w:tag w:val="CitaviPlaceholder#8b5e13d4-75e3-459a-bf9e-6fa7f0ba13f9"/>
          <w:id w:val="761882740"/>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}</w:instrText>
          </w:r>
          <w:r w:rsidRPr="00A0236E">
            <w:rPr>
              <w:lang w:val="en-GB"/>
            </w:rPr>
            <w:fldChar w:fldCharType="separate"/>
          </w:r>
          <w:r w:rsidR="00D0128F" w:rsidRPr="00A0236E">
            <w:rPr>
              <w:lang w:val="en-GB"/>
            </w:rPr>
            <w:t>(Veizer und Prokoph 2015)</w:t>
          </w:r>
          <w:r w:rsidRPr="00A0236E">
            <w:rPr>
              <w:lang w:val="en-GB"/>
            </w:rPr>
            <w:fldChar w:fldCharType="end"/>
          </w:r>
        </w:sdtContent>
      </w:sdt>
      <w:r w:rsidRPr="00A0236E">
        <w:rPr>
          <w:lang w:val="en-GB"/>
        </w:rPr>
        <w:t xml:space="preserve">. The </w:t>
      </w:r>
      <w:r w:rsidRPr="00A0236E">
        <w:rPr>
          <w:rFonts w:cstheme="minorHAnsi"/>
          <w:lang w:val="en-GB"/>
        </w:rPr>
        <w:t>δ</w:t>
      </w:r>
      <w:r w:rsidRPr="00A0236E">
        <w:rPr>
          <w:vertAlign w:val="superscript"/>
          <w:lang w:val="en-GB"/>
        </w:rPr>
        <w:t>18</w:t>
      </w:r>
      <w:r w:rsidRPr="00A0236E">
        <w:rPr>
          <w:lang w:val="en-GB"/>
        </w:rPr>
        <w:t xml:space="preserve">O values of well-preserved calcareous shells are often considered as the best available temperature proxy for the fossil record </w:t>
      </w:r>
      <w:sdt>
        <w:sdtPr>
          <w:rPr>
            <w:lang w:val="en-GB"/>
          </w:rPr>
          <w:alias w:val="Don't edit this field"/>
          <w:tag w:val="CitaviPlaceholder#65970b2f-5401-4aab-8373-15f276db08e5"/>
          <w:id w:val="1717619662"/>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}</w:instrText>
          </w:r>
          <w:r w:rsidRPr="00A0236E">
            <w:rPr>
              <w:lang w:val="en-GB"/>
            </w:rPr>
            <w:fldChar w:fldCharType="separate"/>
          </w:r>
          <w:r w:rsidR="00D0128F" w:rsidRPr="00A0236E">
            <w:rPr>
              <w:lang w:val="en-GB"/>
            </w:rPr>
            <w:t>(Song et al. 2019)</w:t>
          </w:r>
          <w:r w:rsidRPr="00A0236E">
            <w:rPr>
              <w:lang w:val="en-GB"/>
            </w:rPr>
            <w:fldChar w:fldCharType="end"/>
          </w:r>
        </w:sdtContent>
      </w:sdt>
      <w:r w:rsidRPr="00A0236E">
        <w:rPr>
          <w:lang w:val="en-GB"/>
        </w:rPr>
        <w:t xml:space="preserve">. To reduce bias while calculating palaeotemperature from the raw </w:t>
      </w:r>
      <w:r w:rsidRPr="00A0236E">
        <w:rPr>
          <w:rFonts w:cstheme="minorHAnsi"/>
          <w:lang w:val="en-GB"/>
        </w:rPr>
        <w:t>δ</w:t>
      </w:r>
      <w:r w:rsidRPr="00A0236E">
        <w:rPr>
          <w:vertAlign w:val="superscript"/>
          <w:lang w:val="en-GB"/>
        </w:rPr>
        <w:t>18</w:t>
      </w:r>
      <w:r w:rsidRPr="00A0236E">
        <w:rPr>
          <w:lang w:val="en-GB"/>
        </w:rPr>
        <w:t xml:space="preserve">O values, we followed the data processing of </w:t>
      </w:r>
      <w:sdt>
        <w:sdtPr>
          <w:rPr>
            <w:lang w:val="en-GB"/>
          </w:rPr>
          <w:alias w:val="Don't edit this field"/>
          <w:tag w:val="CitaviPlaceholder#9790b125-aae2-4906-a7bf-de691fa68279"/>
          <w:id w:val="-1607109955"/>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}</w:instrText>
          </w:r>
          <w:r w:rsidRPr="00A0236E">
            <w:rPr>
              <w:lang w:val="en-GB"/>
            </w:rPr>
            <w:fldChar w:fldCharType="separate"/>
          </w:r>
          <w:r w:rsidR="00D0128F" w:rsidRPr="00A0236E">
            <w:rPr>
              <w:lang w:val="en-GB"/>
            </w:rPr>
            <w:t>Reddin et al.</w:t>
          </w:r>
          <w:r w:rsidRPr="00A0236E">
            <w:rPr>
              <w:lang w:val="en-GB"/>
            </w:rPr>
            <w:fldChar w:fldCharType="end"/>
          </w:r>
        </w:sdtContent>
      </w:sdt>
      <w:r w:rsidRPr="00A0236E">
        <w:rPr>
          <w:lang w:val="en-GB"/>
        </w:rPr>
        <w:t xml:space="preserve"> </w:t>
      </w:r>
      <w:sdt>
        <w:sdtPr>
          <w:rPr>
            <w:lang w:val="en-GB"/>
          </w:rPr>
          <w:alias w:val="Don't edit this field"/>
          <w:tag w:val="CitaviPlaceholder#c87f2218-2757-42bc-9fa7-39d4004c6b52"/>
          <w:id w:val="724876506"/>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gpIn1dfSwiVGFnIjoiQ2l0YXZpUGxhY2Vob2xkZXIjYzg3ZjIyMTgtMjc1Ny00MmJjLTlmYTctMzlkNDAwNGM2YjUyIiwiVGV4dCI6IigyMDE4KSIsIldBSVZlcnNpb24iOiI2LjEuMC4wIn0=}</w:instrText>
          </w:r>
          <w:r w:rsidRPr="00A0236E">
            <w:rPr>
              <w:lang w:val="en-GB"/>
            </w:rPr>
            <w:fldChar w:fldCharType="separate"/>
          </w:r>
          <w:r w:rsidR="00D0128F" w:rsidRPr="00A0236E">
            <w:rPr>
              <w:lang w:val="en-GB"/>
            </w:rPr>
            <w:t>(2018)</w:t>
          </w:r>
          <w:r w:rsidRPr="00A0236E">
            <w:rPr>
              <w:lang w:val="en-GB"/>
            </w:rPr>
            <w:fldChar w:fldCharType="end"/>
          </w:r>
        </w:sdtContent>
      </w:sdt>
      <w:r w:rsidRPr="00A0236E">
        <w:rPr>
          <w:lang w:val="en-GB"/>
        </w:rPr>
        <w:t xml:space="preserve">, including adjustments for the long-term trend in oxygen isotopic composition of seawater as well as averaging of tropical and subtropical records. We subsequently binned temperature data based on isotope values to geological stages to provide global mean temperature for each of the 80 stages used in our analysis. </w:t>
      </w:r>
    </w:p>
    <w:p w14:paraId="7E66BE25" w14:textId="14ADFD38" w:rsidR="00F304F6" w:rsidRPr="00A0236E" w:rsidRDefault="00F304F6" w:rsidP="005151A1">
      <w:pPr>
        <w:rPr>
          <w:u w:val="single"/>
          <w:lang w:val="en-GB"/>
        </w:rPr>
      </w:pPr>
      <w:r w:rsidRPr="00A0236E">
        <w:rPr>
          <w:u w:val="single"/>
          <w:lang w:val="en-GB"/>
        </w:rPr>
        <w:t>Statistical analysis</w:t>
      </w:r>
    </w:p>
    <w:p w14:paraId="71D8040A" w14:textId="367BB0B3" w:rsidR="00001B07" w:rsidRPr="00A0236E" w:rsidRDefault="00001B07" w:rsidP="005151A1">
      <w:pPr>
        <w:rPr>
          <w:i/>
          <w:iCs/>
          <w:lang w:val="en-GB"/>
        </w:rPr>
      </w:pPr>
      <w:r w:rsidRPr="00A0236E">
        <w:rPr>
          <w:i/>
          <w:iCs/>
          <w:lang w:val="en-GB"/>
        </w:rPr>
        <w:t>Generalised linear mixed effect models</w:t>
      </w:r>
    </w:p>
    <w:p w14:paraId="2073C61A" w14:textId="358BCA9B" w:rsidR="001A7D93" w:rsidRPr="00A0236E" w:rsidRDefault="00A800D8" w:rsidP="001A7D93">
      <w:pPr>
        <w:rPr>
          <w:lang w:val="en-GB"/>
        </w:rPr>
      </w:pPr>
      <w:r w:rsidRPr="00A0236E">
        <w:rPr>
          <w:lang w:val="en-GB"/>
        </w:rPr>
        <w:t xml:space="preserve">All  analyses were carried out in R </w:t>
      </w:r>
      <w:sdt>
        <w:sdtPr>
          <w:rPr>
            <w:lang w:val="en-GB"/>
          </w:rPr>
          <w:alias w:val="Don't edit this field"/>
          <w:tag w:val="CitaviPlaceholder#7d3d34f0-2441-4110-9b9d-eafa3d6938c5"/>
          <w:id w:val="1428459312"/>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}</w:instrText>
          </w:r>
          <w:r w:rsidRPr="00A0236E">
            <w:rPr>
              <w:lang w:val="en-GB"/>
            </w:rPr>
            <w:fldChar w:fldCharType="separate"/>
          </w:r>
          <w:r w:rsidR="00D0128F" w:rsidRPr="00A0236E">
            <w:rPr>
              <w:lang w:val="en-GB"/>
            </w:rPr>
            <w:t>(R Core Team 2020)</w:t>
          </w:r>
          <w:r w:rsidRPr="00A0236E">
            <w:rPr>
              <w:lang w:val="en-GB"/>
            </w:rPr>
            <w:fldChar w:fldCharType="end"/>
          </w:r>
        </w:sdtContent>
      </w:sdt>
      <w:r w:rsidRPr="00A0236E">
        <w:rPr>
          <w:lang w:val="en-GB"/>
        </w:rPr>
        <w:t xml:space="preserve">. We used the lme4 package </w:t>
      </w:r>
      <w:sdt>
        <w:sdtPr>
          <w:rPr>
            <w:lang w:val="en-GB"/>
          </w:rPr>
          <w:alias w:val="Don't edit this field"/>
          <w:tag w:val="CitaviPlaceholder#a6e38246-c994-4978-9a0c-815477faec16"/>
          <w:id w:val="396094818"/>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}</w:instrText>
          </w:r>
          <w:r w:rsidRPr="00A0236E">
            <w:rPr>
              <w:lang w:val="en-GB"/>
            </w:rPr>
            <w:fldChar w:fldCharType="separate"/>
          </w:r>
          <w:r w:rsidR="00D0128F" w:rsidRPr="00A0236E">
            <w:rPr>
              <w:lang w:val="en-GB"/>
            </w:rPr>
            <w:t>(Bates et al. 2015)</w:t>
          </w:r>
          <w:r w:rsidRPr="00A0236E">
            <w:rPr>
              <w:lang w:val="en-GB"/>
            </w:rPr>
            <w:fldChar w:fldCharType="end"/>
          </w:r>
        </w:sdtContent>
      </w:sdt>
      <w:r w:rsidRPr="00A0236E">
        <w:rPr>
          <w:lang w:val="en-GB"/>
        </w:rPr>
        <w:t xml:space="preserve"> to perform the analysis, and the </w:t>
      </w:r>
      <w:proofErr w:type="spellStart"/>
      <w:r w:rsidRPr="00A0236E">
        <w:rPr>
          <w:lang w:val="en-GB"/>
        </w:rPr>
        <w:t>tidyverse</w:t>
      </w:r>
      <w:proofErr w:type="spellEnd"/>
      <w:r w:rsidRPr="00A0236E">
        <w:rPr>
          <w:lang w:val="en-GB"/>
        </w:rPr>
        <w:t xml:space="preserve"> package </w:t>
      </w:r>
      <w:sdt>
        <w:sdtPr>
          <w:rPr>
            <w:lang w:val="en-GB"/>
          </w:rPr>
          <w:alias w:val="Don't edit this field"/>
          <w:tag w:val="CitaviPlaceholder#1fe8bc50-5e0c-4d28-a20a-fdc8dd12e110"/>
          <w:id w:val="693507125"/>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}</w:instrText>
          </w:r>
          <w:r w:rsidRPr="00A0236E">
            <w:rPr>
              <w:lang w:val="en-GB"/>
            </w:rPr>
            <w:fldChar w:fldCharType="separate"/>
          </w:r>
          <w:r w:rsidR="00D0128F" w:rsidRPr="00A0236E">
            <w:rPr>
              <w:lang w:val="en-GB"/>
            </w:rPr>
            <w:t>(Wickham et al. 2019)</w:t>
          </w:r>
          <w:r w:rsidRPr="00A0236E">
            <w:rPr>
              <w:lang w:val="en-GB"/>
            </w:rPr>
            <w:fldChar w:fldCharType="end"/>
          </w:r>
        </w:sdtContent>
      </w:sdt>
      <w:r w:rsidRPr="00A0236E">
        <w:rPr>
          <w:lang w:val="en-GB"/>
        </w:rPr>
        <w:t xml:space="preserve"> for data processing and visualisation. </w:t>
      </w:r>
      <w:r w:rsidR="001A7D93" w:rsidRPr="00A0236E">
        <w:rPr>
          <w:lang w:val="en-GB"/>
        </w:rPr>
        <w:t>We quantified the effect of temperature change interacting with past temperature trends on origination probability using generali</w:t>
      </w:r>
      <w:r w:rsidR="00001B07" w:rsidRPr="00A0236E">
        <w:rPr>
          <w:lang w:val="en-GB"/>
        </w:rPr>
        <w:t>s</w:t>
      </w:r>
      <w:r w:rsidR="001A7D93" w:rsidRPr="00A0236E">
        <w:rPr>
          <w:lang w:val="en-GB"/>
        </w:rPr>
        <w:t>ed linear mixed effect models with a binomial family error (GLMMs)</w:t>
      </w:r>
      <w:sdt>
        <w:sdtPr>
          <w:rPr>
            <w:lang w:val="en-GB"/>
          </w:rPr>
          <w:alias w:val="Don't edit this field"/>
          <w:tag w:val="CitaviPlaceholder#12971ed1-50ab-4563-b88e-44d06d371776"/>
          <w:id w:val="147636437"/>
          <w:placeholder>
            <w:docPart w:val="20BEB574B3234D4CA8E973BBCA8E89BA"/>
          </w:placeholder>
        </w:sdtPr>
        <w:sdtEndPr/>
        <w:sdtContent>
          <w:ins w:id="58" w:author="Manuel" w:date="2020-05-06T06:58:00Z">
            <w:r w:rsidR="0087684A">
              <w:rPr>
                <w:lang w:val="en-GB"/>
              </w:rPr>
              <w:t xml:space="preserve"> </w:t>
            </w:r>
          </w:ins>
          <w:r w:rsidR="001A7D93" w:rsidRPr="00A0236E">
            <w:rPr>
              <w:lang w:val="en-GB"/>
            </w:rPr>
            <w:fldChar w:fldCharType="begin"/>
          </w:r>
          <w:r w:rsidR="00D0128F" w:rsidRPr="00A0236E">
            <w:rPr>
              <w:lang w:val="en-GB"/>
            </w:rPr>
            <w:instrText>ADDIN CitaviPlaceholder{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</w:instrText>
          </w:r>
          <w:r w:rsidR="00D0128F" w:rsidRPr="008D51F0">
            <w:rPr>
              <w:lang w:val="da-DK"/>
              <w:rPrChange w:id="59" w:author="Manuel" w:date="2020-05-06T06:29:00Z">
                <w:rPr>
                  <w:lang w:val="en-GB"/>
                </w:rPr>
              </w:rPrChange>
            </w:rPr>
            <w:instrText>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}</w:instrText>
          </w:r>
          <w:r w:rsidR="001A7D93" w:rsidRPr="00A0236E">
            <w:rPr>
              <w:lang w:val="en-GB"/>
            </w:rPr>
            <w:fldChar w:fldCharType="separate"/>
          </w:r>
          <w:r w:rsidR="00D0128F" w:rsidRPr="008D51F0">
            <w:rPr>
              <w:lang w:val="da-DK"/>
              <w:rPrChange w:id="60" w:author="Manuel" w:date="2020-05-06T06:29:00Z">
                <w:rPr>
                  <w:lang w:val="en-GB"/>
                </w:rPr>
              </w:rPrChange>
            </w:rPr>
            <w:t>(</w:t>
          </w:r>
          <w:proofErr w:type="spellStart"/>
          <w:r w:rsidR="00D0128F" w:rsidRPr="008D51F0">
            <w:rPr>
              <w:lang w:val="da-DK"/>
              <w:rPrChange w:id="61" w:author="Manuel" w:date="2020-05-06T06:29:00Z">
                <w:rPr>
                  <w:lang w:val="en-GB"/>
                </w:rPr>
              </w:rPrChange>
            </w:rPr>
            <w:t>Bolker</w:t>
          </w:r>
          <w:proofErr w:type="spellEnd"/>
          <w:r w:rsidR="00D0128F" w:rsidRPr="008D51F0">
            <w:rPr>
              <w:lang w:val="da-DK"/>
              <w:rPrChange w:id="62" w:author="Manuel" w:date="2020-05-06T06:29:00Z">
                <w:rPr>
                  <w:lang w:val="en-GB"/>
                </w:rPr>
              </w:rPrChange>
            </w:rPr>
            <w:t xml:space="preserve"> et al. 2009; </w:t>
          </w:r>
          <w:proofErr w:type="spellStart"/>
          <w:r w:rsidR="00D0128F" w:rsidRPr="008D51F0">
            <w:rPr>
              <w:lang w:val="da-DK"/>
              <w:rPrChange w:id="63" w:author="Manuel" w:date="2020-05-06T06:29:00Z">
                <w:rPr>
                  <w:lang w:val="en-GB"/>
                </w:rPr>
              </w:rPrChange>
            </w:rPr>
            <w:t>Quené</w:t>
          </w:r>
          <w:proofErr w:type="spellEnd"/>
          <w:r w:rsidR="00D0128F" w:rsidRPr="008D51F0">
            <w:rPr>
              <w:lang w:val="da-DK"/>
              <w:rPrChange w:id="64" w:author="Manuel" w:date="2020-05-06T06:29:00Z">
                <w:rPr>
                  <w:lang w:val="en-GB"/>
                </w:rPr>
              </w:rPrChange>
            </w:rPr>
            <w:t xml:space="preserve"> und van den Bergh 2008; Malik et al. 2019)</w:t>
          </w:r>
          <w:r w:rsidR="001A7D93" w:rsidRPr="00A0236E">
            <w:rPr>
              <w:lang w:val="en-GB"/>
            </w:rPr>
            <w:fldChar w:fldCharType="end"/>
          </w:r>
        </w:sdtContent>
      </w:sdt>
      <w:r w:rsidR="001A7D93" w:rsidRPr="008D51F0">
        <w:rPr>
          <w:lang w:val="da-DK"/>
          <w:rPrChange w:id="65" w:author="Manuel" w:date="2020-05-06T06:29:00Z">
            <w:rPr>
              <w:lang w:val="en-GB"/>
            </w:rPr>
          </w:rPrChange>
        </w:rPr>
        <w:t xml:space="preserve">. </w:t>
      </w:r>
      <w:r w:rsidR="001A7D93" w:rsidRPr="00A0236E">
        <w:rPr>
          <w:lang w:val="en-GB"/>
        </w:rPr>
        <w:t xml:space="preserve">The additive and multiplicative effects of cumulative temperature change were tested against the probability of origination in each time interval in the form: </w:t>
      </w:r>
      <w:r w:rsidR="001A7D93" w:rsidRPr="00A0236E">
        <w:rPr>
          <w:lang w:val="en-GB"/>
        </w:rPr>
        <w:br w:type="textWrapping" w:clear="all"/>
      </w:r>
      <w:proofErr w:type="spellStart"/>
      <w:r w:rsidR="001A7D93" w:rsidRPr="00A0236E">
        <w:rPr>
          <w:lang w:val="en-GB"/>
        </w:rPr>
        <w:t>glm</w:t>
      </w:r>
      <w:proofErr w:type="spellEnd"/>
      <w:r w:rsidR="001A7D93" w:rsidRPr="00A0236E">
        <w:rPr>
          <w:lang w:val="en-GB"/>
        </w:rPr>
        <w:t xml:space="preserve"> (extinct ~ ∆</w:t>
      </w:r>
      <w:proofErr w:type="spellStart"/>
      <w:r w:rsidR="001A7D93" w:rsidRPr="00A0236E">
        <w:rPr>
          <w:lang w:val="en-GB"/>
        </w:rPr>
        <w:t>T</w:t>
      </w:r>
      <w:r w:rsidR="001A7D93" w:rsidRPr="00A0236E">
        <w:rPr>
          <w:vertAlign w:val="subscript"/>
          <w:lang w:val="en-GB"/>
        </w:rPr>
        <w:t>trend</w:t>
      </w:r>
      <w:proofErr w:type="spellEnd"/>
      <w:r w:rsidR="00A0236E" w:rsidRPr="00A0236E">
        <w:rPr>
          <w:lang w:val="en-GB"/>
        </w:rPr>
        <w:t xml:space="preserve"> </w:t>
      </w:r>
      <w:r w:rsidR="001A7D93" w:rsidRPr="00A0236E">
        <w:rPr>
          <w:lang w:val="en-GB"/>
        </w:rPr>
        <w:t>: ∆</w:t>
      </w:r>
      <w:proofErr w:type="spellStart"/>
      <w:r w:rsidR="001A7D93" w:rsidRPr="00A0236E">
        <w:rPr>
          <w:lang w:val="en-GB"/>
        </w:rPr>
        <w:t>T</w:t>
      </w:r>
      <w:r w:rsidR="001A7D93" w:rsidRPr="00A0236E">
        <w:rPr>
          <w:vertAlign w:val="subscript"/>
          <w:lang w:val="en-GB"/>
        </w:rPr>
        <w:t>change</w:t>
      </w:r>
      <w:proofErr w:type="spellEnd"/>
      <w:r w:rsidR="001A7D93" w:rsidRPr="00A0236E">
        <w:rPr>
          <w:lang w:val="en-GB"/>
        </w:rPr>
        <w:t xml:space="preserve"> + (1 | Genus), family = binomial). </w:t>
      </w:r>
    </w:p>
    <w:p w14:paraId="4DE6F722" w14:textId="6EBACCFD" w:rsidR="001B3436" w:rsidRPr="00A0236E" w:rsidRDefault="001A7D93" w:rsidP="001B3436">
      <w:pPr>
        <w:rPr>
          <w:lang w:val="en-GB"/>
        </w:rPr>
      </w:pPr>
      <w:r w:rsidRPr="00A0236E">
        <w:rPr>
          <w:lang w:val="en-GB"/>
        </w:rPr>
        <w:t>We calculated the change in temperature for each geologic change compared to the previous stage (∆</w:t>
      </w:r>
      <w:proofErr w:type="spellStart"/>
      <w:r w:rsidRPr="00A0236E">
        <w:rPr>
          <w:lang w:val="en-GB"/>
        </w:rPr>
        <w:t>T</w:t>
      </w:r>
      <w:r w:rsidRPr="00A0236E">
        <w:rPr>
          <w:vertAlign w:val="subscript"/>
          <w:lang w:val="en-GB"/>
        </w:rPr>
        <w:t>change</w:t>
      </w:r>
      <w:proofErr w:type="spellEnd"/>
      <w:r w:rsidRPr="00A0236E">
        <w:rPr>
          <w:lang w:val="en-GB"/>
        </w:rPr>
        <w:t>). We computed long-term temperature trends (∆</w:t>
      </w:r>
      <w:proofErr w:type="spellStart"/>
      <w:r w:rsidRPr="00A0236E">
        <w:rPr>
          <w:lang w:val="en-GB"/>
        </w:rPr>
        <w:t>T</w:t>
      </w:r>
      <w:r w:rsidRPr="00A0236E">
        <w:rPr>
          <w:vertAlign w:val="subscript"/>
          <w:lang w:val="en-GB"/>
        </w:rPr>
        <w:t>trend</w:t>
      </w:r>
      <w:proofErr w:type="spellEnd"/>
      <w:r w:rsidRPr="00A0236E">
        <w:rPr>
          <w:lang w:val="en-GB"/>
        </w:rPr>
        <w:t xml:space="preserve">) </w:t>
      </w:r>
      <w:commentRangeStart w:id="66"/>
      <w:r w:rsidRPr="00A0236E">
        <w:rPr>
          <w:lang w:val="en-GB"/>
        </w:rPr>
        <w:t xml:space="preserve">from ordinary least squares, starting </w:t>
      </w:r>
      <w:r w:rsidR="001B3436" w:rsidRPr="00A0236E">
        <w:rPr>
          <w:lang w:val="en-GB"/>
        </w:rPr>
        <w:t>one stage prior to the focal stage to exclude ∆</w:t>
      </w:r>
      <w:proofErr w:type="spellStart"/>
      <w:r w:rsidR="001B3436" w:rsidRPr="00A0236E">
        <w:rPr>
          <w:lang w:val="en-GB"/>
        </w:rPr>
        <w:t>T</w:t>
      </w:r>
      <w:r w:rsidR="001B3436" w:rsidRPr="00A0236E">
        <w:rPr>
          <w:vertAlign w:val="subscript"/>
          <w:lang w:val="en-GB"/>
        </w:rPr>
        <w:t>change</w:t>
      </w:r>
      <w:proofErr w:type="spellEnd"/>
      <w:r w:rsidR="001B3436" w:rsidRPr="00A0236E">
        <w:rPr>
          <w:vertAlign w:val="subscript"/>
          <w:lang w:val="en-GB"/>
        </w:rPr>
        <w:t xml:space="preserve"> </w:t>
      </w:r>
      <w:r w:rsidR="001B3436" w:rsidRPr="00A0236E">
        <w:rPr>
          <w:lang w:val="en-GB"/>
        </w:rPr>
        <w:t xml:space="preserve">from the long-term trend. </w:t>
      </w:r>
      <w:commentRangeEnd w:id="66"/>
      <w:r w:rsidR="00A722E5">
        <w:rPr>
          <w:rStyle w:val="Kommentarzeichen"/>
        </w:rPr>
        <w:commentReference w:id="66"/>
      </w:r>
      <w:r w:rsidR="001B3436" w:rsidRPr="00A0236E">
        <w:rPr>
          <w:lang w:val="en-GB"/>
        </w:rPr>
        <w:t xml:space="preserve">Each of the trends covered a successively growing time of temperature history: </w:t>
      </w:r>
      <w:commentRangeStart w:id="67"/>
      <w:r w:rsidR="001B3436" w:rsidRPr="00A0236E">
        <w:rPr>
          <w:lang w:val="en-GB"/>
        </w:rPr>
        <w:t xml:space="preserve">Trend.st1 ranged one stage back, </w:t>
      </w:r>
      <w:r w:rsidR="001B3436" w:rsidRPr="00A0236E">
        <w:rPr>
          <w:lang w:val="en-GB"/>
        </w:rPr>
        <w:lastRenderedPageBreak/>
        <w:t>trend.st2 two stages, …, trend.st10 ten stages.</w:t>
      </w:r>
      <w:commentRangeEnd w:id="67"/>
      <w:r w:rsidR="00A722E5">
        <w:rPr>
          <w:rStyle w:val="Kommentarzeichen"/>
        </w:rPr>
        <w:commentReference w:id="67"/>
      </w:r>
      <w:r w:rsidR="001B3436" w:rsidRPr="00A0236E">
        <w:rPr>
          <w:lang w:val="en-GB"/>
        </w:rPr>
        <w:t xml:space="preserve"> We controlled for the fact that observations on the same genus are non-independent by including genus identity as a random effect. We used a dynamic model framework to select </w:t>
      </w:r>
      <w:r w:rsidR="00D72C55" w:rsidRPr="00A0236E">
        <w:rPr>
          <w:lang w:val="en-GB"/>
        </w:rPr>
        <w:t xml:space="preserve">the </w:t>
      </w:r>
      <w:r w:rsidR="001B3436" w:rsidRPr="00A0236E">
        <w:rPr>
          <w:lang w:val="en-GB"/>
        </w:rPr>
        <w:t>best performing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This implies calculating 10 GLMMs for each ∆</w:t>
      </w:r>
      <w:proofErr w:type="spellStart"/>
      <w:r w:rsidR="001B3436" w:rsidRPr="00A0236E">
        <w:rPr>
          <w:lang w:val="en-GB"/>
        </w:rPr>
        <w:t>T</w:t>
      </w:r>
      <w:r w:rsidR="001B3436" w:rsidRPr="00A0236E">
        <w:rPr>
          <w:vertAlign w:val="subscript"/>
          <w:lang w:val="en-GB"/>
        </w:rPr>
        <w:t>trend</w:t>
      </w:r>
      <w:proofErr w:type="spellEnd"/>
      <w:r w:rsidR="001B3436" w:rsidRPr="00A0236E">
        <w:rPr>
          <w:lang w:val="en-GB"/>
        </w:rPr>
        <w:t xml:space="preserve"> </w:t>
      </w:r>
      <w:r w:rsidR="00D72C55" w:rsidRPr="00A0236E">
        <w:rPr>
          <w:lang w:val="en-GB"/>
        </w:rPr>
        <w:t>while keeping ∆</w:t>
      </w:r>
      <w:proofErr w:type="spellStart"/>
      <w:r w:rsidR="00D72C55" w:rsidRPr="00A0236E">
        <w:rPr>
          <w:lang w:val="en-GB"/>
        </w:rPr>
        <w:t>T</w:t>
      </w:r>
      <w:r w:rsidR="00D72C55" w:rsidRPr="00A0236E">
        <w:rPr>
          <w:vertAlign w:val="subscript"/>
          <w:lang w:val="en-GB"/>
        </w:rPr>
        <w:t>change</w:t>
      </w:r>
      <w:proofErr w:type="spellEnd"/>
      <w:r w:rsidR="00D72C55" w:rsidRPr="00A0236E">
        <w:rPr>
          <w:lang w:val="en-GB"/>
        </w:rPr>
        <w:t xml:space="preserve"> fixed</w:t>
      </w:r>
      <w:r w:rsidR="009C582A" w:rsidRPr="00A0236E">
        <w:rPr>
          <w:lang w:val="en-GB"/>
        </w:rPr>
        <w:t xml:space="preserve">. </w:t>
      </w:r>
      <w:r w:rsidR="001B10A2" w:rsidRPr="00A0236E">
        <w:rPr>
          <w:lang w:val="en-GB"/>
        </w:rPr>
        <w:t>Instead of calculating one model for all ∆</w:t>
      </w:r>
      <w:proofErr w:type="spellStart"/>
      <w:r w:rsidR="001B10A2" w:rsidRPr="00A0236E">
        <w:rPr>
          <w:lang w:val="en-GB"/>
        </w:rPr>
        <w:t>T</w:t>
      </w:r>
      <w:r w:rsidR="001B10A2" w:rsidRPr="00A0236E">
        <w:rPr>
          <w:vertAlign w:val="subscript"/>
          <w:lang w:val="en-GB"/>
        </w:rPr>
        <w:t>change</w:t>
      </w:r>
      <w:proofErr w:type="spellEnd"/>
      <w:r w:rsidR="001B10A2" w:rsidRPr="00A0236E">
        <w:rPr>
          <w:lang w:val="en-GB"/>
        </w:rPr>
        <w:t>, we distinguished</w:t>
      </w:r>
      <w:r w:rsidR="00DE7BCA" w:rsidRPr="00A0236E">
        <w:rPr>
          <w:lang w:val="en-GB"/>
        </w:rPr>
        <w:t xml:space="preserve"> short-term warming from short-term cooling</w:t>
      </w:r>
      <w:r w:rsidR="001B10A2" w:rsidRPr="00A0236E">
        <w:rPr>
          <w:lang w:val="en-GB"/>
        </w:rPr>
        <w:t xml:space="preserve">. This enabled us to quantify the differences in origination likelihood per </w:t>
      </w:r>
      <w:proofErr w:type="spellStart"/>
      <w:r w:rsidR="001B10A2" w:rsidRPr="00A0236E">
        <w:rPr>
          <w:lang w:val="en-GB"/>
        </w:rPr>
        <w:t>palaeoclimate</w:t>
      </w:r>
      <w:proofErr w:type="spellEnd"/>
      <w:r w:rsidR="001B10A2" w:rsidRPr="00A0236E">
        <w:rPr>
          <w:lang w:val="en-GB"/>
        </w:rPr>
        <w:t xml:space="preserve"> interaction (cooling-cooling, warming-cooling, cooling-warming, warming-warming). </w:t>
      </w:r>
      <w:r w:rsidR="009C582A" w:rsidRPr="00A0236E">
        <w:rPr>
          <w:lang w:val="en-GB"/>
        </w:rPr>
        <w:t>For comparison of model</w:t>
      </w:r>
      <w:r w:rsidR="001B3436" w:rsidRPr="00A0236E">
        <w:rPr>
          <w:lang w:val="en-GB"/>
        </w:rPr>
        <w:t xml:space="preserve"> performance</w:t>
      </w:r>
      <w:r w:rsidR="009C582A" w:rsidRPr="00A0236E">
        <w:rPr>
          <w:lang w:val="en-GB"/>
        </w:rPr>
        <w:t xml:space="preserve">, </w:t>
      </w:r>
      <w:r w:rsidR="001B3436" w:rsidRPr="00A0236E">
        <w:rPr>
          <w:lang w:val="en-GB"/>
        </w:rPr>
        <w:t>Akaike’s information criterion (AIC)</w:t>
      </w:r>
      <w:r w:rsidR="009C582A" w:rsidRPr="00A0236E">
        <w:rPr>
          <w:lang w:val="en-GB"/>
        </w:rPr>
        <w:t xml:space="preserve"> was used</w:t>
      </w:r>
      <w:r w:rsidR="001B3436" w:rsidRPr="00A0236E">
        <w:rPr>
          <w:lang w:val="en-GB"/>
        </w:rPr>
        <w:t xml:space="preserve"> </w:t>
      </w:r>
      <w:sdt>
        <w:sdtPr>
          <w:rPr>
            <w:lang w:val="en-GB"/>
          </w:rPr>
          <w:alias w:val="Don't edit this field"/>
          <w:tag w:val="CitaviPlaceholder#1c391def-b41e-4717-bfe3-a9b2227a1148"/>
          <w:id w:val="545647403"/>
          <w:placeholder>
            <w:docPart w:val="DefaultPlaceholder_-1854013440"/>
          </w:placeholder>
        </w:sdtPr>
        <w:sdtEndPr/>
        <w:sdtContent>
          <w:r w:rsidR="001B3436" w:rsidRPr="00A0236E">
            <w:rPr>
              <w:lang w:val="en-GB"/>
            </w:rPr>
            <w:fldChar w:fldCharType="begin"/>
          </w:r>
          <w:r w:rsidR="00D0128F" w:rsidRPr="00A0236E">
            <w:rPr>
              <w:lang w:val="en-GB"/>
            </w:rPr>
            <w:instrText>ADDIN CitaviPlaceholder{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}</w:instrText>
          </w:r>
          <w:r w:rsidR="001B3436" w:rsidRPr="00A0236E">
            <w:rPr>
              <w:lang w:val="en-GB"/>
            </w:rPr>
            <w:fldChar w:fldCharType="separate"/>
          </w:r>
          <w:r w:rsidR="00D0128F" w:rsidRPr="00A0236E">
            <w:rPr>
              <w:lang w:val="en-GB"/>
            </w:rPr>
            <w:t>(Burnham und Anderson 2002)</w:t>
          </w:r>
          <w:r w:rsidR="001B3436" w:rsidRPr="00A0236E">
            <w:rPr>
              <w:lang w:val="en-GB"/>
            </w:rPr>
            <w:fldChar w:fldCharType="end"/>
          </w:r>
        </w:sdtContent>
      </w:sdt>
      <w:r w:rsidR="001B3436" w:rsidRPr="00A0236E">
        <w:rPr>
          <w:lang w:val="en-GB"/>
        </w:rPr>
        <w:t>.</w:t>
      </w:r>
      <w:r w:rsidR="00D72C55" w:rsidRPr="00A0236E">
        <w:rPr>
          <w:lang w:val="en-GB"/>
        </w:rPr>
        <w:t xml:space="preserve"> </w:t>
      </w:r>
      <w:r w:rsidR="009C582A" w:rsidRPr="00A0236E">
        <w:rPr>
          <w:lang w:val="en-GB"/>
        </w:rPr>
        <w:t xml:space="preserve"> For likelihood approximation, we used adaptive Gauss-Hermite quadrature </w:t>
      </w:r>
      <w:sdt>
        <w:sdtPr>
          <w:rPr>
            <w:lang w:val="en-GB"/>
          </w:rPr>
          <w:alias w:val="Don't edit this field"/>
          <w:tag w:val="CitaviPlaceholder#5d2b4619-b09c-43c9-ba71-e313803ceb86"/>
          <w:id w:val="-1958785147"/>
          <w:placeholder>
            <w:docPart w:val="DefaultPlaceholder_-1854013440"/>
          </w:placeholder>
        </w:sdtPr>
        <w:sdtEndPr/>
        <w:sdtContent>
          <w:r w:rsidR="009C582A" w:rsidRPr="00A0236E">
            <w:rPr>
              <w:lang w:val="en-GB"/>
            </w:rPr>
            <w:fldChar w:fldCharType="begin"/>
          </w:r>
          <w:r w:rsidR="00D0128F" w:rsidRPr="00A0236E">
            <w:rPr>
              <w:lang w:val="en-GB"/>
            </w:rPr>
            <w:instrText>ADDIN CitaviPlaceholder{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}</w:instrText>
          </w:r>
          <w:r w:rsidR="009C582A" w:rsidRPr="00A0236E">
            <w:rPr>
              <w:lang w:val="en-GB"/>
            </w:rPr>
            <w:fldChar w:fldCharType="separate"/>
          </w:r>
          <w:r w:rsidR="00D0128F" w:rsidRPr="00A0236E">
            <w:rPr>
              <w:lang w:val="en-GB"/>
            </w:rPr>
            <w:t>(Pinheiro und Chao 2006)</w:t>
          </w:r>
          <w:r w:rsidR="009C582A" w:rsidRPr="00A0236E">
            <w:rPr>
              <w:lang w:val="en-GB"/>
            </w:rPr>
            <w:fldChar w:fldCharType="end"/>
          </w:r>
        </w:sdtContent>
      </w:sdt>
      <w:r w:rsidR="009C582A" w:rsidRPr="00A0236E">
        <w:rPr>
          <w:lang w:val="en-GB"/>
        </w:rPr>
        <w:t xml:space="preserve">, which reduces bias and is more robust than other approximation </w:t>
      </w:r>
      <w:r w:rsidR="001275FF" w:rsidRPr="00A0236E">
        <w:rPr>
          <w:lang w:val="en-GB"/>
        </w:rPr>
        <w:t>methods</w:t>
      </w:r>
      <w:r w:rsidR="009C582A" w:rsidRPr="00A0236E">
        <w:rPr>
          <w:lang w:val="en-GB"/>
        </w:rPr>
        <w:t xml:space="preserve">. We used 25 quadrature points per scalar integral, which is the maximum number of nodes in the quadrature formula of the lme4 package. </w:t>
      </w:r>
    </w:p>
    <w:p w14:paraId="688A1946" w14:textId="7F59B525" w:rsidR="00502650" w:rsidRPr="00A0236E" w:rsidRDefault="00502650" w:rsidP="001B3436">
      <w:pPr>
        <w:rPr>
          <w:i/>
          <w:iCs/>
          <w:lang w:val="en-GB"/>
        </w:rPr>
      </w:pPr>
      <w:r w:rsidRPr="00A0236E">
        <w:rPr>
          <w:i/>
          <w:iCs/>
          <w:lang w:val="en-GB"/>
        </w:rPr>
        <w:t>Model comparison</w:t>
      </w:r>
    </w:p>
    <w:p w14:paraId="2F873E2F" w14:textId="6F066F24" w:rsidR="00C73C91" w:rsidRPr="00A0236E" w:rsidRDefault="00C73C91" w:rsidP="00DE7BCA">
      <w:pPr>
        <w:rPr>
          <w:lang w:val="en-GB"/>
        </w:rPr>
      </w:pPr>
      <w:r w:rsidRPr="00A0236E">
        <w:rPr>
          <w:lang w:val="en-GB"/>
        </w:rPr>
        <w:t xml:space="preserve">Previous studies </w:t>
      </w:r>
      <w:r w:rsidR="00464B4C" w:rsidRPr="00A0236E">
        <w:rPr>
          <w:lang w:val="en-GB"/>
        </w:rPr>
        <w:t xml:space="preserve">used different estimates of temperature to deduce an association between origination and temperature </w:t>
      </w:r>
      <w:sdt>
        <w:sdtPr>
          <w:rPr>
            <w:lang w:val="en-GB"/>
          </w:rPr>
          <w:alias w:val="Don't edit this field"/>
          <w:tag w:val="CitaviPlaceholder#9b8056bf-2eb0-4e77-b626-587c16fc4712"/>
          <w:id w:val="1426539740"/>
          <w:placeholder>
            <w:docPart w:val="DefaultPlaceholder_-1854013440"/>
          </w:placeholder>
        </w:sdtPr>
        <w:sdtEndPr/>
        <w:sdtContent>
          <w:r w:rsidR="00464B4C" w:rsidRPr="00A0236E">
            <w:rPr>
              <w:lang w:val="en-GB"/>
            </w:rPr>
            <w:fldChar w:fldCharType="begin"/>
          </w:r>
          <w:r w:rsidR="00D0128F" w:rsidRPr="00A0236E">
            <w:rPr>
              <w:lang w:val="en-GB"/>
            </w:rPr>
            <w:instrText>ADDIN CitaviPlaceholder{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</w:instrText>
          </w:r>
          <w:r w:rsidR="00D0128F" w:rsidRPr="008D51F0">
            <w:rPr>
              <w:lang w:val="da-DK"/>
              <w:rPrChange w:id="68" w:author="Manuel" w:date="2020-05-06T06:29:00Z">
                <w:rPr>
                  <w:lang w:val="en-GB"/>
                </w:rPr>
              </w:rPrChange>
            </w:rPr>
            <w:instrText>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}</w:instrText>
          </w:r>
          <w:r w:rsidR="00464B4C" w:rsidRPr="00A0236E">
            <w:rPr>
              <w:lang w:val="en-GB"/>
            </w:rPr>
            <w:fldChar w:fldCharType="separate"/>
          </w:r>
          <w:r w:rsidR="00D0128F" w:rsidRPr="008D51F0">
            <w:rPr>
              <w:lang w:val="da-DK"/>
              <w:rPrChange w:id="69" w:author="Manuel" w:date="2020-05-06T06:29:00Z">
                <w:rPr>
                  <w:lang w:val="en-GB"/>
                </w:rPr>
              </w:rPrChange>
            </w:rPr>
            <w:t>(</w:t>
          </w:r>
          <w:proofErr w:type="spellStart"/>
          <w:r w:rsidR="00D0128F" w:rsidRPr="008D51F0">
            <w:rPr>
              <w:lang w:val="da-DK"/>
              <w:rPrChange w:id="70" w:author="Manuel" w:date="2020-05-06T06:29:00Z">
                <w:rPr>
                  <w:lang w:val="en-GB"/>
                </w:rPr>
              </w:rPrChange>
            </w:rPr>
            <w:t>Cárdenas</w:t>
          </w:r>
          <w:proofErr w:type="spellEnd"/>
          <w:r w:rsidR="00D0128F" w:rsidRPr="008D51F0">
            <w:rPr>
              <w:lang w:val="da-DK"/>
              <w:rPrChange w:id="71" w:author="Manuel" w:date="2020-05-06T06:29:00Z">
                <w:rPr>
                  <w:lang w:val="en-GB"/>
                </w:rPr>
              </w:rPrChange>
            </w:rPr>
            <w:t xml:space="preserve"> und </w:t>
          </w:r>
          <w:proofErr w:type="spellStart"/>
          <w:r w:rsidR="00D0128F" w:rsidRPr="008D51F0">
            <w:rPr>
              <w:lang w:val="da-DK"/>
              <w:rPrChange w:id="72" w:author="Manuel" w:date="2020-05-06T06:29:00Z">
                <w:rPr>
                  <w:lang w:val="en-GB"/>
                </w:rPr>
              </w:rPrChange>
            </w:rPr>
            <w:t>Harries</w:t>
          </w:r>
          <w:proofErr w:type="spellEnd"/>
          <w:r w:rsidR="00D0128F" w:rsidRPr="008D51F0">
            <w:rPr>
              <w:lang w:val="da-DK"/>
              <w:rPrChange w:id="73" w:author="Manuel" w:date="2020-05-06T06:29:00Z">
                <w:rPr>
                  <w:lang w:val="en-GB"/>
                </w:rPr>
              </w:rPrChange>
            </w:rPr>
            <w:t xml:space="preserve"> 2010; Erwin 2009; </w:t>
          </w:r>
          <w:proofErr w:type="spellStart"/>
          <w:r w:rsidR="00D0128F" w:rsidRPr="008D51F0">
            <w:rPr>
              <w:lang w:val="da-DK"/>
              <w:rPrChange w:id="74" w:author="Manuel" w:date="2020-05-06T06:29:00Z">
                <w:rPr>
                  <w:lang w:val="en-GB"/>
                </w:rPr>
              </w:rPrChange>
            </w:rPr>
            <w:t>Krug</w:t>
          </w:r>
          <w:proofErr w:type="spellEnd"/>
          <w:r w:rsidR="00D0128F" w:rsidRPr="008D51F0">
            <w:rPr>
              <w:lang w:val="da-DK"/>
              <w:rPrChange w:id="75" w:author="Manuel" w:date="2020-05-06T06:29:00Z">
                <w:rPr>
                  <w:lang w:val="en-GB"/>
                </w:rPr>
              </w:rPrChange>
            </w:rPr>
            <w:t xml:space="preserve"> et al. 2009; </w:t>
          </w:r>
          <w:proofErr w:type="spellStart"/>
          <w:r w:rsidR="00D0128F" w:rsidRPr="008D51F0">
            <w:rPr>
              <w:lang w:val="da-DK"/>
              <w:rPrChange w:id="76" w:author="Manuel" w:date="2020-05-06T06:29:00Z">
                <w:rPr>
                  <w:lang w:val="en-GB"/>
                </w:rPr>
              </w:rPrChange>
            </w:rPr>
            <w:t>Mayhew</w:t>
          </w:r>
          <w:proofErr w:type="spellEnd"/>
          <w:r w:rsidR="00D0128F" w:rsidRPr="008D51F0">
            <w:rPr>
              <w:lang w:val="da-DK"/>
              <w:rPrChange w:id="77" w:author="Manuel" w:date="2020-05-06T06:29:00Z">
                <w:rPr>
                  <w:lang w:val="en-GB"/>
                </w:rPr>
              </w:rPrChange>
            </w:rPr>
            <w:t xml:space="preserve"> et al. 2008; </w:t>
          </w:r>
          <w:proofErr w:type="spellStart"/>
          <w:r w:rsidR="00D0128F" w:rsidRPr="008D51F0">
            <w:rPr>
              <w:lang w:val="da-DK"/>
              <w:rPrChange w:id="78" w:author="Manuel" w:date="2020-05-06T06:29:00Z">
                <w:rPr>
                  <w:lang w:val="en-GB"/>
                </w:rPr>
              </w:rPrChange>
            </w:rPr>
            <w:t>Mayhew</w:t>
          </w:r>
          <w:proofErr w:type="spellEnd"/>
          <w:r w:rsidR="00D0128F" w:rsidRPr="008D51F0">
            <w:rPr>
              <w:lang w:val="da-DK"/>
              <w:rPrChange w:id="79" w:author="Manuel" w:date="2020-05-06T06:29:00Z">
                <w:rPr>
                  <w:lang w:val="en-GB"/>
                </w:rPr>
              </w:rPrChange>
            </w:rPr>
            <w:t xml:space="preserve"> et al. 2012)</w:t>
          </w:r>
          <w:r w:rsidR="00464B4C" w:rsidRPr="00A0236E">
            <w:rPr>
              <w:lang w:val="en-GB"/>
            </w:rPr>
            <w:fldChar w:fldCharType="end"/>
          </w:r>
        </w:sdtContent>
      </w:sdt>
      <w:r w:rsidR="00464B4C" w:rsidRPr="008D51F0">
        <w:rPr>
          <w:lang w:val="da-DK"/>
          <w:rPrChange w:id="80" w:author="Manuel" w:date="2020-05-06T06:29:00Z">
            <w:rPr>
              <w:lang w:val="en-GB"/>
            </w:rPr>
          </w:rPrChange>
        </w:rPr>
        <w:t xml:space="preserve">. </w:t>
      </w:r>
      <w:r w:rsidR="00464B4C" w:rsidRPr="00A0236E">
        <w:rPr>
          <w:lang w:val="en-GB"/>
        </w:rPr>
        <w:t xml:space="preserve">Simple models correlate static temperature estimates at each interval to biodiversity at the same interval. More complex models include temporal lags of temperature, allowing for a suspended response of biota to temperature change. Most </w:t>
      </w:r>
      <w:r w:rsidR="00A0236E" w:rsidRPr="00A0236E">
        <w:rPr>
          <w:lang w:val="en-GB"/>
        </w:rPr>
        <w:t>recent</w:t>
      </w:r>
      <w:r w:rsidR="00464B4C" w:rsidRPr="00A0236E">
        <w:rPr>
          <w:lang w:val="en-GB"/>
        </w:rPr>
        <w:t xml:space="preserve"> models are based on both estimates but additionally allow for interactions of static estimates and temporal lags. We hence calculated a GLMM for each model structure from simple to complex. We compared the performance of each model to </w:t>
      </w:r>
      <w:r w:rsidR="00DE7BCA" w:rsidRPr="00A0236E">
        <w:rPr>
          <w:lang w:val="en-GB"/>
        </w:rPr>
        <w:t>a model</w:t>
      </w:r>
      <w:r w:rsidR="00464B4C" w:rsidRPr="00A0236E">
        <w:rPr>
          <w:lang w:val="en-GB"/>
        </w:rPr>
        <w:t xml:space="preserve"> allowing for </w:t>
      </w:r>
      <w:proofErr w:type="spellStart"/>
      <w:r w:rsidR="00464B4C" w:rsidRPr="00A0236E">
        <w:rPr>
          <w:lang w:val="en-GB"/>
        </w:rPr>
        <w:t>palaeoclimate</w:t>
      </w:r>
      <w:proofErr w:type="spellEnd"/>
      <w:r w:rsidR="00464B4C" w:rsidRPr="00A0236E">
        <w:rPr>
          <w:lang w:val="en-GB"/>
        </w:rPr>
        <w:t xml:space="preserve"> interactions. </w:t>
      </w:r>
      <w:r w:rsidRPr="00A0236E">
        <w:rPr>
          <w:lang w:val="en-GB"/>
        </w:rPr>
        <w:t xml:space="preserve">The latter </w:t>
      </w:r>
      <w:r w:rsidR="001B10A2" w:rsidRPr="00A0236E">
        <w:rPr>
          <w:lang w:val="en-GB"/>
        </w:rPr>
        <w:t>were</w:t>
      </w:r>
      <w:r w:rsidRPr="00A0236E">
        <w:rPr>
          <w:lang w:val="en-GB"/>
        </w:rPr>
        <w:t xml:space="preserve"> based on the same model structure, but </w:t>
      </w:r>
      <w:r w:rsidR="00A0236E" w:rsidRPr="00A0236E">
        <w:rPr>
          <w:lang w:val="en-GB"/>
        </w:rPr>
        <w:t>explicitly</w:t>
      </w:r>
      <w:r w:rsidRPr="00A0236E">
        <w:rPr>
          <w:lang w:val="en-GB"/>
        </w:rPr>
        <w:t xml:space="preserve"> allow</w:t>
      </w:r>
      <w:r w:rsidR="001B10A2" w:rsidRPr="00A0236E">
        <w:rPr>
          <w:lang w:val="en-GB"/>
        </w:rPr>
        <w:t>ed</w:t>
      </w:r>
      <w:r w:rsidRPr="00A0236E">
        <w:rPr>
          <w:lang w:val="en-GB"/>
        </w:rPr>
        <w:t xml:space="preserve"> for interactions of long-term temperature trends and short-term climate changes within a dynamic </w:t>
      </w:r>
      <w:r w:rsidR="00A0236E" w:rsidRPr="00A0236E">
        <w:rPr>
          <w:lang w:val="en-GB"/>
        </w:rPr>
        <w:t>modelling</w:t>
      </w:r>
      <w:r w:rsidRPr="00A0236E">
        <w:rPr>
          <w:lang w:val="en-GB"/>
        </w:rPr>
        <w:t xml:space="preserve"> framework.</w:t>
      </w:r>
      <w:r w:rsidR="00DE7BCA" w:rsidRPr="00A0236E">
        <w:rPr>
          <w:lang w:val="en-GB"/>
        </w:rPr>
        <w:t xml:space="preserve"> Dynamic implies that we let the long-term trend vary for each </w:t>
      </w:r>
      <w:proofErr w:type="spellStart"/>
      <w:r w:rsidR="00DE7BCA" w:rsidRPr="00A0236E">
        <w:rPr>
          <w:lang w:val="en-GB"/>
        </w:rPr>
        <w:t>palaeoclimate</w:t>
      </w:r>
      <w:proofErr w:type="spellEnd"/>
      <w:r w:rsidR="00DE7BCA" w:rsidRPr="00A0236E">
        <w:rPr>
          <w:lang w:val="en-GB"/>
        </w:rPr>
        <w:t xml:space="preserve"> interaction, and subsequently selected the best performing model. Comparison of model performance was based on AIC values with results </w:t>
      </w:r>
      <w:r w:rsidR="00A0236E" w:rsidRPr="00A0236E">
        <w:rPr>
          <w:lang w:val="en-GB"/>
        </w:rPr>
        <w:t>being</w:t>
      </w:r>
      <w:r w:rsidR="00DE7BCA" w:rsidRPr="00A0236E">
        <w:rPr>
          <w:lang w:val="en-GB"/>
        </w:rPr>
        <w:t xml:space="preserve"> consistent with </w:t>
      </w:r>
      <w:r w:rsidR="00A0236E" w:rsidRPr="00A0236E">
        <w:rPr>
          <w:lang w:val="en-GB"/>
        </w:rPr>
        <w:t>Bayesian</w:t>
      </w:r>
      <w:r w:rsidR="00DE7BCA" w:rsidRPr="00A0236E">
        <w:rPr>
          <w:lang w:val="en-GB"/>
        </w:rPr>
        <w:t xml:space="preserve"> information criterion </w:t>
      </w:r>
      <w:sdt>
        <w:sdtPr>
          <w:rPr>
            <w:lang w:val="en-GB"/>
          </w:rPr>
          <w:alias w:val="Don't edit this field"/>
          <w:tag w:val="CitaviPlaceholder#44bc9940-062d-4af2-93a1-2314515b3c7d"/>
          <w:id w:val="-537508247"/>
          <w:placeholder>
            <w:docPart w:val="DefaultPlaceholder_-1854013440"/>
          </w:placeholder>
        </w:sdtPr>
        <w:sdtEndPr/>
        <w:sdtContent>
          <w:r w:rsidR="00DE7BCA" w:rsidRPr="00A0236E">
            <w:rPr>
              <w:lang w:val="en-GB"/>
            </w:rPr>
            <w:fldChar w:fldCharType="begin"/>
          </w:r>
          <w:r w:rsidR="00D0128F" w:rsidRPr="00A0236E">
            <w:rPr>
              <w:lang w:val="en-GB"/>
            </w:rPr>
            <w:instrText>ADDIN CitaviPlaceholder{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}</w:instrText>
          </w:r>
          <w:r w:rsidR="00DE7BCA" w:rsidRPr="00A0236E">
            <w:rPr>
              <w:lang w:val="en-GB"/>
            </w:rPr>
            <w:fldChar w:fldCharType="separate"/>
          </w:r>
          <w:r w:rsidR="00D0128F" w:rsidRPr="00A0236E">
            <w:rPr>
              <w:lang w:val="en-GB"/>
            </w:rPr>
            <w:t>(Neath und Cavanaugh 2012)</w:t>
          </w:r>
          <w:r w:rsidR="00DE7BCA" w:rsidRPr="00A0236E">
            <w:rPr>
              <w:lang w:val="en-GB"/>
            </w:rPr>
            <w:fldChar w:fldCharType="end"/>
          </w:r>
        </w:sdtContent>
      </w:sdt>
      <w:r w:rsidR="00DE7BCA" w:rsidRPr="00A0236E">
        <w:rPr>
          <w:lang w:val="en-GB"/>
        </w:rPr>
        <w:t xml:space="preserve">. </w:t>
      </w:r>
    </w:p>
    <w:p w14:paraId="57022BCA" w14:textId="0BDBE5A5" w:rsidR="00502650" w:rsidRPr="00A0236E" w:rsidRDefault="00502650" w:rsidP="001B3436">
      <w:pPr>
        <w:rPr>
          <w:i/>
          <w:iCs/>
          <w:lang w:val="en-GB"/>
        </w:rPr>
      </w:pPr>
      <w:r w:rsidRPr="00A0236E">
        <w:rPr>
          <w:i/>
          <w:iCs/>
          <w:lang w:val="en-GB"/>
        </w:rPr>
        <w:t>Origination probability</w:t>
      </w:r>
    </w:p>
    <w:p w14:paraId="0E05A89C" w14:textId="00CA96CD" w:rsidR="00DE7BCA" w:rsidRPr="00A0236E" w:rsidRDefault="001B10A2" w:rsidP="001B3436">
      <w:pPr>
        <w:rPr>
          <w:lang w:val="en-GB"/>
        </w:rPr>
      </w:pPr>
      <w:r w:rsidRPr="00A0236E">
        <w:rPr>
          <w:lang w:val="en-GB"/>
        </w:rPr>
        <w:t xml:space="preserve">We </w:t>
      </w:r>
      <w:r w:rsidR="00A0236E" w:rsidRPr="00A0236E">
        <w:rPr>
          <w:lang w:val="en-GB"/>
        </w:rPr>
        <w:t>separated</w:t>
      </w:r>
      <w:r w:rsidRPr="00A0236E">
        <w:rPr>
          <w:lang w:val="en-GB"/>
        </w:rPr>
        <w:t xml:space="preserve"> the predicted origination response for each type of </w:t>
      </w:r>
      <w:proofErr w:type="spellStart"/>
      <w:r w:rsidRPr="00A0236E">
        <w:rPr>
          <w:lang w:val="en-GB"/>
        </w:rPr>
        <w:t>palaeoclimate</w:t>
      </w:r>
      <w:proofErr w:type="spellEnd"/>
      <w:r w:rsidRPr="00A0236E">
        <w:rPr>
          <w:lang w:val="en-GB"/>
        </w:rPr>
        <w:t xml:space="preserve"> interaction </w:t>
      </w:r>
      <w:r w:rsidR="00451762" w:rsidRPr="00A0236E">
        <w:rPr>
          <w:lang w:val="en-GB"/>
        </w:rPr>
        <w:t>from our</w:t>
      </w:r>
      <w:r w:rsidRPr="00A0236E">
        <w:rPr>
          <w:lang w:val="en-GB"/>
        </w:rPr>
        <w:t xml:space="preserve"> GLMMs. </w:t>
      </w:r>
      <w:r w:rsidR="00C35C93" w:rsidRPr="00A0236E">
        <w:rPr>
          <w:lang w:val="en-GB"/>
        </w:rPr>
        <w:t xml:space="preserve">To test whether the response after a specific </w:t>
      </w:r>
      <w:proofErr w:type="spellStart"/>
      <w:r w:rsidR="00C35C93" w:rsidRPr="00A0236E">
        <w:rPr>
          <w:lang w:val="en-GB"/>
        </w:rPr>
        <w:t>palaeoclimate</w:t>
      </w:r>
      <w:proofErr w:type="spellEnd"/>
      <w:r w:rsidR="00C35C93" w:rsidRPr="00A0236E">
        <w:rPr>
          <w:lang w:val="en-GB"/>
        </w:rPr>
        <w:t xml:space="preserve"> interaction significantly differs from the mean origination probability, we used Wilcoxon rank sum tests. </w:t>
      </w:r>
    </w:p>
    <w:p w14:paraId="666728CF" w14:textId="0AC0FC63" w:rsidR="00502650" w:rsidRPr="00A0236E" w:rsidRDefault="00502650" w:rsidP="001B3436">
      <w:pPr>
        <w:rPr>
          <w:i/>
          <w:iCs/>
          <w:lang w:val="en-GB"/>
        </w:rPr>
      </w:pPr>
      <w:r w:rsidRPr="00A0236E">
        <w:rPr>
          <w:i/>
          <w:iCs/>
          <w:lang w:val="en-GB"/>
        </w:rPr>
        <w:t>Effect size</w:t>
      </w:r>
    </w:p>
    <w:p w14:paraId="5F5CDC45" w14:textId="407888A0" w:rsidR="009034B3" w:rsidRPr="00A0236E" w:rsidRDefault="00451762" w:rsidP="00C85619">
      <w:pPr>
        <w:spacing w:after="40"/>
        <w:rPr>
          <w:lang w:val="en-GB"/>
        </w:rPr>
      </w:pPr>
      <w:r w:rsidRPr="00A0236E">
        <w:rPr>
          <w:lang w:val="en-GB"/>
        </w:rPr>
        <w:t xml:space="preserve">We applied bootstrapping </w:t>
      </w:r>
      <w:sdt>
        <w:sdtPr>
          <w:rPr>
            <w:lang w:val="en-GB"/>
          </w:rPr>
          <w:alias w:val="Don't edit this field"/>
          <w:tag w:val="CitaviPlaceholder#0318dbd7-78cc-4a01-ac14-3dab13f59ac4"/>
          <w:id w:val="1316600612"/>
          <w:placeholder>
            <w:docPart w:val="DefaultPlaceholder_-1854013440"/>
          </w:placeholder>
        </w:sdtPr>
        <w:sdtEndPr/>
        <w:sdtContent>
          <w:r w:rsidR="00444154" w:rsidRPr="00A0236E">
            <w:rPr>
              <w:lang w:val="en-GB"/>
            </w:rPr>
            <w:fldChar w:fldCharType="begin"/>
          </w:r>
          <w:r w:rsidR="00D0128F" w:rsidRPr="00A0236E">
            <w:rPr>
              <w:lang w:val="en-GB"/>
            </w:rPr>
            <w:instrText>ADDIN CitaviPlaceholder{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}</w:instrText>
          </w:r>
          <w:r w:rsidR="00444154" w:rsidRPr="00A0236E">
            <w:rPr>
              <w:lang w:val="en-GB"/>
            </w:rPr>
            <w:fldChar w:fldCharType="separate"/>
          </w:r>
          <w:r w:rsidR="00D0128F" w:rsidRPr="00A0236E">
            <w:rPr>
              <w:lang w:val="en-GB"/>
            </w:rPr>
            <w:t>(Mooney und Duval 1993)</w:t>
          </w:r>
          <w:r w:rsidR="00444154" w:rsidRPr="00A0236E">
            <w:rPr>
              <w:lang w:val="en-GB"/>
            </w:rPr>
            <w:fldChar w:fldCharType="end"/>
          </w:r>
        </w:sdtContent>
      </w:sdt>
      <w:r w:rsidRPr="00A0236E">
        <w:rPr>
          <w:lang w:val="en-GB"/>
        </w:rPr>
        <w:t xml:space="preserve"> and </w:t>
      </w:r>
      <w:r w:rsidR="00A0236E" w:rsidRPr="00A0236E">
        <w:rPr>
          <w:lang w:val="en-GB"/>
        </w:rPr>
        <w:t>Bayesian</w:t>
      </w:r>
      <w:r w:rsidRPr="00A0236E">
        <w:rPr>
          <w:lang w:val="en-GB"/>
        </w:rPr>
        <w:t xml:space="preserve"> estimation </w:t>
      </w:r>
      <w:sdt>
        <w:sdtPr>
          <w:rPr>
            <w:lang w:val="en-GB"/>
          </w:rPr>
          <w:alias w:val="Don't edit this field"/>
          <w:tag w:val="CitaviPlaceholder#4cd3a416-2f78-4fbe-b9be-98669472c4ac"/>
          <w:id w:val="-1484843115"/>
          <w:placeholder>
            <w:docPart w:val="DefaultPlaceholder_-1854013440"/>
          </w:placeholder>
        </w:sdtPr>
        <w:sdtEndPr/>
        <w:sdtContent>
          <w:r w:rsidRPr="00A0236E">
            <w:rPr>
              <w:lang w:val="en-GB"/>
            </w:rPr>
            <w:fldChar w:fldCharType="begin"/>
          </w:r>
          <w:r w:rsidR="00D0128F" w:rsidRPr="00A0236E">
            <w:rPr>
              <w:lang w:val="en-GB"/>
            </w:rPr>
            <w:instrText>ADDIN CitaviPlaceholder{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}</w:instrText>
          </w:r>
          <w:r w:rsidRPr="00A0236E">
            <w:rPr>
              <w:lang w:val="en-GB"/>
            </w:rPr>
            <w:fldChar w:fldCharType="separate"/>
          </w:r>
          <w:r w:rsidR="00D0128F" w:rsidRPr="00A0236E">
            <w:rPr>
              <w:lang w:val="en-GB"/>
            </w:rPr>
            <w:t>(Kruschke 2013)</w:t>
          </w:r>
          <w:r w:rsidRPr="00A0236E">
            <w:rPr>
              <w:lang w:val="en-GB"/>
            </w:rPr>
            <w:fldChar w:fldCharType="end"/>
          </w:r>
        </w:sdtContent>
      </w:sdt>
      <w:r w:rsidRPr="00A0236E">
        <w:rPr>
          <w:lang w:val="en-GB"/>
        </w:rPr>
        <w:t xml:space="preserve"> to the predicted origination response of our GLMMS to calculate the difference in means between origination probability after cooling-cooling compared to all other </w:t>
      </w:r>
      <w:proofErr w:type="spellStart"/>
      <w:r w:rsidRPr="00A0236E">
        <w:rPr>
          <w:lang w:val="en-GB"/>
        </w:rPr>
        <w:t>palaeoclimate</w:t>
      </w:r>
      <w:proofErr w:type="spellEnd"/>
      <w:r w:rsidRPr="00A0236E">
        <w:rPr>
          <w:lang w:val="en-GB"/>
        </w:rPr>
        <w:t xml:space="preserve"> interactions.</w:t>
      </w:r>
      <w:r w:rsidR="00444154" w:rsidRPr="00A0236E">
        <w:rPr>
          <w:lang w:val="en-GB"/>
        </w:rPr>
        <w:t xml:space="preserve"> Bootstrapping was </w:t>
      </w:r>
      <w:r w:rsidR="009034B3" w:rsidRPr="00A0236E">
        <w:rPr>
          <w:lang w:val="en-GB"/>
        </w:rPr>
        <w:t>based on 2000 repetitions.</w:t>
      </w:r>
      <w:r w:rsidRPr="00A0236E">
        <w:rPr>
          <w:lang w:val="en-GB"/>
        </w:rPr>
        <w:t xml:space="preserve"> </w:t>
      </w:r>
      <w:r w:rsidR="00444154" w:rsidRPr="00A0236E">
        <w:rPr>
          <w:lang w:val="en-GB"/>
        </w:rPr>
        <w:t xml:space="preserve">For </w:t>
      </w:r>
      <w:r w:rsidR="00A0236E" w:rsidRPr="00A0236E">
        <w:rPr>
          <w:lang w:val="en-GB"/>
        </w:rPr>
        <w:t>Bayesian</w:t>
      </w:r>
      <w:r w:rsidR="00444154" w:rsidRPr="00A0236E">
        <w:rPr>
          <w:lang w:val="en-GB"/>
        </w:rPr>
        <w:t xml:space="preserve"> estimation, we used a </w:t>
      </w:r>
      <w:proofErr w:type="spellStart"/>
      <w:r w:rsidR="00444154" w:rsidRPr="00A0236E">
        <w:rPr>
          <w:lang w:val="en-GB"/>
        </w:rPr>
        <w:t>markov</w:t>
      </w:r>
      <w:proofErr w:type="spellEnd"/>
      <w:r w:rsidR="00444154" w:rsidRPr="00A0236E">
        <w:rPr>
          <w:lang w:val="en-GB"/>
        </w:rPr>
        <w:t xml:space="preserve"> chain monte </w:t>
      </w:r>
      <w:proofErr w:type="spellStart"/>
      <w:r w:rsidR="00444154" w:rsidRPr="00A0236E">
        <w:rPr>
          <w:lang w:val="en-GB"/>
        </w:rPr>
        <w:t>carlo</w:t>
      </w:r>
      <w:proofErr w:type="spellEnd"/>
      <w:r w:rsidR="00444154" w:rsidRPr="00A0236E">
        <w:rPr>
          <w:lang w:val="en-GB"/>
        </w:rPr>
        <w:t xml:space="preserve"> method with </w:t>
      </w:r>
      <w:r w:rsidR="000B015A" w:rsidRPr="00A0236E">
        <w:rPr>
          <w:lang w:val="en-GB"/>
        </w:rPr>
        <w:t>four</w:t>
      </w:r>
      <w:r w:rsidR="00444154" w:rsidRPr="00A0236E">
        <w:rPr>
          <w:lang w:val="en-GB"/>
        </w:rPr>
        <w:t xml:space="preserve"> chains, 1000 iterations</w:t>
      </w:r>
      <w:r w:rsidR="009034B3" w:rsidRPr="00A0236E">
        <w:rPr>
          <w:lang w:val="en-GB"/>
        </w:rPr>
        <w:t xml:space="preserve">, and 500 warm-up iterations. Overall increase of origination probability after cooling-cooling </w:t>
      </w:r>
      <w:proofErr w:type="spellStart"/>
      <w:r w:rsidR="009034B3" w:rsidRPr="00A0236E">
        <w:rPr>
          <w:lang w:val="en-GB"/>
        </w:rPr>
        <w:t>palaeoclimate</w:t>
      </w:r>
      <w:proofErr w:type="spellEnd"/>
      <w:r w:rsidR="009034B3" w:rsidRPr="00A0236E">
        <w:rPr>
          <w:lang w:val="en-GB"/>
        </w:rPr>
        <w:t xml:space="preserve"> interactions was calculated by dividing the estimated difference of means by the baseline probability of origination. Cohen’s d </w:t>
      </w:r>
      <w:r w:rsidR="00506ED8" w:rsidRPr="00A0236E">
        <w:rPr>
          <w:lang w:val="en-GB"/>
        </w:rPr>
        <w:t xml:space="preserve">effect size was calculated based on the raw output of our GLMMs </w:t>
      </w:r>
      <w:r w:rsidR="00C85619" w:rsidRPr="00A0236E">
        <w:rPr>
          <w:lang w:val="en-GB"/>
        </w:rPr>
        <w:t>as well as</w:t>
      </w:r>
      <w:r w:rsidR="00506ED8" w:rsidRPr="00A0236E">
        <w:rPr>
          <w:lang w:val="en-GB"/>
        </w:rPr>
        <w:t xml:space="preserve"> posterior distributions after </w:t>
      </w:r>
      <w:r w:rsidR="00A0236E" w:rsidRPr="00A0236E">
        <w:rPr>
          <w:lang w:val="en-GB"/>
        </w:rPr>
        <w:t>Bayesian</w:t>
      </w:r>
      <w:r w:rsidR="00506ED8" w:rsidRPr="00A0236E">
        <w:rPr>
          <w:lang w:val="en-GB"/>
        </w:rPr>
        <w:t xml:space="preserve"> estimation using the formula: </w:t>
      </w:r>
    </w:p>
    <w:p w14:paraId="6F3A7C36" w14:textId="69B281B5" w:rsidR="00C85619" w:rsidRPr="00A0236E" w:rsidRDefault="00A01EE0" w:rsidP="001B3436">
      <w:pPr>
        <w:rPr>
          <w:rFonts w:eastAsiaTheme="minorEastAsia" w:cstheme="minorHAnsi"/>
          <w:lang w:val="en-GB"/>
        </w:rPr>
      </w:pPr>
      <m:oMathPara>
        <m:oMathParaPr>
          <m:jc m:val="left"/>
        </m:oMathParaPr>
        <m:oMath>
          <m:f>
            <m:fPr>
              <m:ctrlPr>
                <w:rPr>
                  <w:rFonts w:ascii="Cambria Math" w:hAnsi="Cambria Math" w:cstheme="minorHAnsi"/>
                  <w:i/>
                  <w:lang w:val="en-GB"/>
                </w:rPr>
              </m:ctrlPr>
            </m:fPr>
            <m:num>
              <m:d>
                <m:dPr>
                  <m:ctrlPr>
                    <w:rPr>
                      <w:rFonts w:ascii="Cambria Math" w:hAnsi="Cambria Math" w:cstheme="minorHAnsi"/>
                      <w:i/>
                      <w:lang w:val="en-GB"/>
                    </w:rPr>
                  </m:ctrlPr>
                </m:dPr>
                <m:e>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1</m:t>
                      </m:r>
                    </m:sub>
                  </m:sSub>
                  <m:r>
                    <w:rPr>
                      <w:rFonts w:ascii="Cambria Math" w:hAnsi="Cambria Math" w:cstheme="minorHAnsi"/>
                      <w:lang w:val="en-GB"/>
                    </w:rPr>
                    <m:t>-</m:t>
                  </m:r>
                  <m:sSub>
                    <m:sSubPr>
                      <m:ctrlPr>
                        <w:rPr>
                          <w:rFonts w:ascii="Cambria Math" w:hAnsi="Cambria Math" w:cstheme="minorHAnsi"/>
                          <w:i/>
                          <w:lang w:val="en-GB"/>
                        </w:rPr>
                      </m:ctrlPr>
                    </m:sSubPr>
                    <m:e>
                      <m:r>
                        <w:rPr>
                          <w:rFonts w:ascii="Cambria Math" w:hAnsi="Cambria Math" w:cstheme="minorHAnsi"/>
                          <w:lang w:val="en-GB"/>
                        </w:rPr>
                        <m:t>μ</m:t>
                      </m:r>
                    </m:e>
                    <m:sub>
                      <m:r>
                        <w:rPr>
                          <w:rFonts w:ascii="Cambria Math" w:hAnsi="Cambria Math" w:cstheme="minorHAnsi"/>
                          <w:lang w:val="en-GB"/>
                        </w:rPr>
                        <m:t>2</m:t>
                      </m:r>
                    </m:sub>
                  </m:sSub>
                </m:e>
              </m:d>
            </m:num>
            <m:den>
              <m:rad>
                <m:radPr>
                  <m:degHide m:val="1"/>
                  <m:ctrlPr>
                    <w:rPr>
                      <w:rFonts w:ascii="Cambria Math" w:hAnsi="Cambria Math" w:cstheme="minorHAnsi"/>
                      <w:i/>
                      <w:lang w:val="en-GB"/>
                    </w:rPr>
                  </m:ctrlPr>
                </m:radPr>
                <m:deg/>
                <m:e>
                  <m:f>
                    <m:fPr>
                      <m:type m:val="lin"/>
                      <m:ctrlPr>
                        <w:rPr>
                          <w:rFonts w:ascii="Cambria Math" w:hAnsi="Cambria Math" w:cstheme="minorHAnsi"/>
                          <w:i/>
                          <w:lang w:val="en-GB"/>
                        </w:rPr>
                      </m:ctrlPr>
                    </m:fPr>
                    <m:num>
                      <m:d>
                        <m:dPr>
                          <m:ctrlPr>
                            <w:rPr>
                              <w:rFonts w:ascii="Cambria Math" w:hAnsi="Cambria Math" w:cstheme="minorHAnsi"/>
                              <w:i/>
                              <w:lang w:val="en-GB"/>
                            </w:rPr>
                          </m:ctrlPr>
                        </m:dPr>
                        <m:e>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1</m:t>
                              </m:r>
                            </m:sub>
                            <m:sup>
                              <m:r>
                                <w:rPr>
                                  <w:rFonts w:ascii="Cambria Math" w:hAnsi="Cambria Math" w:cstheme="minorHAnsi"/>
                                  <w:lang w:val="en-GB"/>
                                </w:rPr>
                                <m:t>2</m:t>
                              </m:r>
                            </m:sup>
                          </m:sSubSup>
                          <m:r>
                            <w:rPr>
                              <w:rFonts w:ascii="Cambria Math" w:hAnsi="Cambria Math" w:cstheme="minorHAnsi"/>
                              <w:lang w:val="en-GB"/>
                            </w:rPr>
                            <m:t xml:space="preserve">+ </m:t>
                          </m:r>
                          <m:sSubSup>
                            <m:sSubSupPr>
                              <m:ctrlPr>
                                <w:rPr>
                                  <w:rFonts w:ascii="Cambria Math" w:hAnsi="Cambria Math" w:cstheme="minorHAnsi"/>
                                  <w:i/>
                                  <w:lang w:val="en-GB"/>
                                </w:rPr>
                              </m:ctrlPr>
                            </m:sSubSupPr>
                            <m:e>
                              <m:r>
                                <w:rPr>
                                  <w:rFonts w:ascii="Cambria Math" w:hAnsi="Cambria Math" w:cstheme="minorHAnsi"/>
                                  <w:lang w:val="en-GB"/>
                                </w:rPr>
                                <m:t>σ</m:t>
                              </m:r>
                            </m:e>
                            <m:sub>
                              <m:r>
                                <w:rPr>
                                  <w:rFonts w:ascii="Cambria Math" w:hAnsi="Cambria Math" w:cstheme="minorHAnsi"/>
                                  <w:lang w:val="en-GB"/>
                                </w:rPr>
                                <m:t>2</m:t>
                              </m:r>
                            </m:sub>
                            <m:sup>
                              <m:r>
                                <w:rPr>
                                  <w:rFonts w:ascii="Cambria Math" w:hAnsi="Cambria Math" w:cstheme="minorHAnsi"/>
                                  <w:lang w:val="en-GB"/>
                                </w:rPr>
                                <m:t>2</m:t>
                              </m:r>
                            </m:sup>
                          </m:sSubSup>
                        </m:e>
                      </m:d>
                    </m:num>
                    <m:den>
                      <m:r>
                        <w:rPr>
                          <w:rFonts w:ascii="Cambria Math" w:hAnsi="Cambria Math" w:cstheme="minorHAnsi"/>
                          <w:lang w:val="en-GB"/>
                        </w:rPr>
                        <m:t>2</m:t>
                      </m:r>
                    </m:den>
                  </m:f>
                </m:e>
              </m:rad>
            </m:den>
          </m:f>
        </m:oMath>
      </m:oMathPara>
    </w:p>
    <w:p w14:paraId="0026E103" w14:textId="77777777" w:rsidR="00C85619" w:rsidRPr="00A0236E" w:rsidRDefault="00C85619" w:rsidP="001B3436">
      <w:pPr>
        <w:rPr>
          <w:rFonts w:cstheme="minorHAnsi"/>
          <w:lang w:val="en-GB"/>
        </w:rPr>
      </w:pPr>
    </w:p>
    <w:p w14:paraId="195B087A" w14:textId="3BE2A7C5" w:rsidR="00502650" w:rsidRPr="00A0236E" w:rsidRDefault="00502650" w:rsidP="001B3436">
      <w:pPr>
        <w:rPr>
          <w:i/>
          <w:iCs/>
          <w:lang w:val="en-GB"/>
        </w:rPr>
      </w:pPr>
      <w:r w:rsidRPr="00A0236E">
        <w:rPr>
          <w:i/>
          <w:iCs/>
          <w:lang w:val="en-GB"/>
        </w:rPr>
        <w:t>Group differences</w:t>
      </w:r>
    </w:p>
    <w:p w14:paraId="014B1400" w14:textId="402E0675" w:rsidR="00502650" w:rsidRPr="00A0236E" w:rsidRDefault="000B015A" w:rsidP="001B3436">
      <w:pPr>
        <w:rPr>
          <w:lang w:val="en-GB"/>
        </w:rPr>
      </w:pPr>
      <w:r w:rsidRPr="00A0236E">
        <w:rPr>
          <w:lang w:val="en-GB"/>
        </w:rPr>
        <w:lastRenderedPageBreak/>
        <w:t xml:space="preserve">Based on the predicted results from our GLMMS, we calculated the log-odds ratio for each major fossil group and for five periods spanning all studied stages. The oldest period ranged from the Tremadocian to Lochkovian, the second from the Pragian to </w:t>
      </w:r>
      <w:proofErr w:type="spellStart"/>
      <w:r w:rsidRPr="00A0236E">
        <w:rPr>
          <w:lang w:val="en-GB"/>
        </w:rPr>
        <w:t>Artinskian</w:t>
      </w:r>
      <w:proofErr w:type="spellEnd"/>
      <w:r w:rsidRPr="00A0236E">
        <w:rPr>
          <w:lang w:val="en-GB"/>
        </w:rPr>
        <w:t xml:space="preserve">, the third from the Kungurian to Pliensbachian, the fourth from the Toarcian to Turonian, and the youngest period from the Coniacian to Pleistocene. </w:t>
      </w:r>
    </w:p>
    <w:p w14:paraId="3563D36E" w14:textId="4DEA7A48" w:rsidR="00D747A7" w:rsidRPr="00A0236E" w:rsidRDefault="00D747A7" w:rsidP="005151A1">
      <w:pPr>
        <w:rPr>
          <w:lang w:val="en-GB"/>
        </w:rPr>
      </w:pPr>
    </w:p>
    <w:p w14:paraId="5955519F" w14:textId="3929361A" w:rsidR="007B0CA1" w:rsidRPr="00A0236E" w:rsidRDefault="007B0CA1">
      <w:pPr>
        <w:rPr>
          <w:lang w:val="en-GB"/>
        </w:rPr>
      </w:pPr>
    </w:p>
    <w:p w14:paraId="364B7F4B" w14:textId="3889AFCA" w:rsidR="00FB5C3B" w:rsidRPr="00A0236E" w:rsidRDefault="00FB5C3B">
      <w:pPr>
        <w:rPr>
          <w:lang w:val="en-GB"/>
        </w:rPr>
      </w:pPr>
      <w:r w:rsidRPr="00A0236E">
        <w:rPr>
          <w:lang w:val="en-GB"/>
        </w:rPr>
        <w:br w:type="page"/>
      </w:r>
    </w:p>
    <w:p w14:paraId="229AEE51" w14:textId="77777777" w:rsidR="00FB5C3B" w:rsidRPr="00A0236E" w:rsidRDefault="00FB5C3B" w:rsidP="006C5525">
      <w:pPr>
        <w:rPr>
          <w:lang w:val="en-GB"/>
        </w:rPr>
      </w:pPr>
    </w:p>
    <w:sdt>
      <w:sdtPr>
        <w:rPr>
          <w:rFonts w:asciiTheme="minorHAnsi" w:eastAsiaTheme="minorHAnsi" w:hAnsiTheme="minorHAnsi" w:cstheme="minorBidi"/>
          <w:color w:val="auto"/>
          <w:sz w:val="22"/>
          <w:szCs w:val="22"/>
          <w:lang w:val="en-GB"/>
        </w:rPr>
        <w:tag w:val="CitaviBibliography"/>
        <w:id w:val="972328469"/>
        <w:placeholder>
          <w:docPart w:val="DefaultPlaceholder_-1854013440"/>
        </w:placeholder>
      </w:sdtPr>
      <w:sdtEndPr/>
      <w:sdtContent>
        <w:p w14:paraId="6B14B1EF" w14:textId="77777777" w:rsidR="00A0236E" w:rsidRPr="00A0236E" w:rsidRDefault="00582584" w:rsidP="00A0236E">
          <w:pPr>
            <w:pStyle w:val="CitaviBibliographyHeading"/>
            <w:rPr>
              <w:lang w:val="en-GB"/>
            </w:rPr>
          </w:pPr>
          <w:r w:rsidRPr="00A0236E">
            <w:rPr>
              <w:lang w:val="en-GB"/>
            </w:rPr>
            <w:fldChar w:fldCharType="begin"/>
          </w:r>
          <w:r w:rsidRPr="00A0236E">
            <w:rPr>
              <w:lang w:val="en-GB"/>
            </w:rPr>
            <w:instrText>ADDIN CitaviBibliography</w:instrText>
          </w:r>
          <w:r w:rsidRPr="00A0236E">
            <w:rPr>
              <w:lang w:val="en-GB"/>
            </w:rPr>
            <w:fldChar w:fldCharType="separate"/>
          </w:r>
          <w:r w:rsidR="00A0236E" w:rsidRPr="00A0236E">
            <w:rPr>
              <w:lang w:val="en-GB"/>
            </w:rPr>
            <w:t>References</w:t>
          </w:r>
        </w:p>
        <w:p w14:paraId="5F15B60D" w14:textId="77777777" w:rsidR="00A0236E" w:rsidRPr="00A0236E" w:rsidRDefault="00A0236E" w:rsidP="00A0236E">
          <w:pPr>
            <w:pStyle w:val="CitaviBibliographyEntry"/>
            <w:rPr>
              <w:lang w:val="en-GB"/>
            </w:rPr>
          </w:pPr>
          <w:bookmarkStart w:id="81" w:name="_CTVL001a8cbe8d4c627410bbdd5ff34d1717bd1"/>
          <w:r w:rsidRPr="00A0236E">
            <w:rPr>
              <w:lang w:val="en-GB"/>
            </w:rPr>
            <w:t xml:space="preserve">Alroy, John (2008): Dynamics of origination and extinction in the marine fossil record. In: </w:t>
          </w:r>
          <w:bookmarkEnd w:id="81"/>
          <w:r w:rsidRPr="00A0236E">
            <w:rPr>
              <w:i/>
              <w:lang w:val="en-GB"/>
            </w:rPr>
            <w:t xml:space="preserve">Proceedings of the National Academy of Sciences </w:t>
          </w:r>
          <w:r w:rsidRPr="00A0236E">
            <w:rPr>
              <w:lang w:val="en-GB"/>
            </w:rPr>
            <w:t>105 (Supplement 1), S. 11536–11542.</w:t>
          </w:r>
        </w:p>
        <w:p w14:paraId="268971BB" w14:textId="77777777" w:rsidR="00A0236E" w:rsidRPr="00A0236E" w:rsidRDefault="00A0236E" w:rsidP="00A0236E">
          <w:pPr>
            <w:pStyle w:val="CitaviBibliographyEntry"/>
            <w:rPr>
              <w:lang w:val="en-GB"/>
            </w:rPr>
          </w:pPr>
          <w:bookmarkStart w:id="82" w:name="_CTVL001cd67069ee0814f4bbc13191c41dc1010"/>
          <w:r w:rsidRPr="00A0236E">
            <w:rPr>
              <w:lang w:val="en-GB"/>
            </w:rPr>
            <w:t xml:space="preserve">Alroy, John (2020): On four measures of taxonomic richness. In: </w:t>
          </w:r>
          <w:bookmarkEnd w:id="82"/>
          <w:r w:rsidRPr="00A0236E">
            <w:rPr>
              <w:i/>
              <w:lang w:val="en-GB"/>
            </w:rPr>
            <w:t xml:space="preserve">Paleobiology </w:t>
          </w:r>
          <w:r w:rsidRPr="00A0236E">
            <w:rPr>
              <w:lang w:val="en-GB"/>
            </w:rPr>
            <w:t>41, S. 1–18. DOI: 10.1017/pab.2019.40.</w:t>
          </w:r>
        </w:p>
        <w:p w14:paraId="3AC7370E" w14:textId="77777777" w:rsidR="00A0236E" w:rsidRPr="00A0236E" w:rsidRDefault="00A0236E" w:rsidP="00A0236E">
          <w:pPr>
            <w:pStyle w:val="CitaviBibliographyEntry"/>
            <w:rPr>
              <w:lang w:val="en-GB"/>
            </w:rPr>
          </w:pPr>
          <w:bookmarkStart w:id="83" w:name="_CTVL001a23c18231d434b28be5653e0170d1961"/>
          <w:proofErr w:type="spellStart"/>
          <w:r w:rsidRPr="008D51F0">
            <w:rPr>
              <w:lang w:val="de-DE"/>
              <w:rPrChange w:id="84" w:author="Manuel" w:date="2020-05-06T06:29:00Z">
                <w:rPr>
                  <w:lang w:val="en-GB"/>
                </w:rPr>
              </w:rPrChange>
            </w:rPr>
            <w:t>Alroy</w:t>
          </w:r>
          <w:proofErr w:type="spellEnd"/>
          <w:r w:rsidRPr="008D51F0">
            <w:rPr>
              <w:lang w:val="de-DE"/>
              <w:rPrChange w:id="85" w:author="Manuel" w:date="2020-05-06T06:29:00Z">
                <w:rPr>
                  <w:lang w:val="en-GB"/>
                </w:rPr>
              </w:rPrChange>
            </w:rPr>
            <w:t xml:space="preserve">, John; </w:t>
          </w:r>
          <w:proofErr w:type="spellStart"/>
          <w:r w:rsidRPr="008D51F0">
            <w:rPr>
              <w:lang w:val="de-DE"/>
              <w:rPrChange w:id="86" w:author="Manuel" w:date="2020-05-06T06:29:00Z">
                <w:rPr>
                  <w:lang w:val="en-GB"/>
                </w:rPr>
              </w:rPrChange>
            </w:rPr>
            <w:t>Aberhan</w:t>
          </w:r>
          <w:proofErr w:type="spellEnd"/>
          <w:r w:rsidRPr="008D51F0">
            <w:rPr>
              <w:lang w:val="de-DE"/>
              <w:rPrChange w:id="87" w:author="Manuel" w:date="2020-05-06T06:29:00Z">
                <w:rPr>
                  <w:lang w:val="en-GB"/>
                </w:rPr>
              </w:rPrChange>
            </w:rPr>
            <w:t xml:space="preserve">, Martin; </w:t>
          </w:r>
          <w:proofErr w:type="spellStart"/>
          <w:r w:rsidRPr="008D51F0">
            <w:rPr>
              <w:lang w:val="de-DE"/>
              <w:rPrChange w:id="88" w:author="Manuel" w:date="2020-05-06T06:29:00Z">
                <w:rPr>
                  <w:lang w:val="en-GB"/>
                </w:rPr>
              </w:rPrChange>
            </w:rPr>
            <w:t>Bottjer</w:t>
          </w:r>
          <w:proofErr w:type="spellEnd"/>
          <w:r w:rsidRPr="008D51F0">
            <w:rPr>
              <w:lang w:val="de-DE"/>
              <w:rPrChange w:id="89" w:author="Manuel" w:date="2020-05-06T06:29:00Z">
                <w:rPr>
                  <w:lang w:val="en-GB"/>
                </w:rPr>
              </w:rPrChange>
            </w:rPr>
            <w:t xml:space="preserve">, David J.; Foote, Michael; </w:t>
          </w:r>
          <w:proofErr w:type="spellStart"/>
          <w:r w:rsidRPr="008D51F0">
            <w:rPr>
              <w:lang w:val="de-DE"/>
              <w:rPrChange w:id="90" w:author="Manuel" w:date="2020-05-06T06:29:00Z">
                <w:rPr>
                  <w:lang w:val="en-GB"/>
                </w:rPr>
              </w:rPrChange>
            </w:rPr>
            <w:t>Fürsich</w:t>
          </w:r>
          <w:proofErr w:type="spellEnd"/>
          <w:r w:rsidRPr="008D51F0">
            <w:rPr>
              <w:lang w:val="de-DE"/>
              <w:rPrChange w:id="91" w:author="Manuel" w:date="2020-05-06T06:29:00Z">
                <w:rPr>
                  <w:lang w:val="en-GB"/>
                </w:rPr>
              </w:rPrChange>
            </w:rPr>
            <w:t xml:space="preserve">, Franz T.; Harries, Peter J. et al. </w:t>
          </w:r>
          <w:r w:rsidRPr="00A0236E">
            <w:rPr>
              <w:lang w:val="en-GB"/>
            </w:rPr>
            <w:t xml:space="preserve">(2008): Phanerozoic trends in the global diversity of marine invertebrates. In: </w:t>
          </w:r>
          <w:bookmarkEnd w:id="83"/>
          <w:r w:rsidRPr="00A0236E">
            <w:rPr>
              <w:i/>
              <w:lang w:val="en-GB"/>
            </w:rPr>
            <w:t xml:space="preserve">Science </w:t>
          </w:r>
          <w:r w:rsidRPr="00A0236E">
            <w:rPr>
              <w:lang w:val="en-GB"/>
            </w:rPr>
            <w:t>321 (5885), S. 97–100.</w:t>
          </w:r>
        </w:p>
        <w:p w14:paraId="5CFC56F5" w14:textId="77777777" w:rsidR="00A0236E" w:rsidRPr="00A0236E" w:rsidRDefault="00A0236E" w:rsidP="00A0236E">
          <w:pPr>
            <w:pStyle w:val="CitaviBibliographyEntry"/>
            <w:rPr>
              <w:lang w:val="en-GB"/>
            </w:rPr>
          </w:pPr>
          <w:bookmarkStart w:id="92" w:name="_CTVL001a0f01df22494402a98ac4f95630b80ee"/>
          <w:r w:rsidRPr="00A0236E">
            <w:rPr>
              <w:lang w:val="en-GB"/>
            </w:rPr>
            <w:t xml:space="preserve">Alroy, John; Koch, Paul L.; Zachos, James C. (2000): Global climate change and North American mammalian evolution. In: </w:t>
          </w:r>
          <w:bookmarkEnd w:id="92"/>
          <w:r w:rsidRPr="00A0236E">
            <w:rPr>
              <w:i/>
              <w:lang w:val="en-GB"/>
            </w:rPr>
            <w:t xml:space="preserve">Paleobiology </w:t>
          </w:r>
          <w:r w:rsidRPr="00A0236E">
            <w:rPr>
              <w:lang w:val="en-GB"/>
            </w:rPr>
            <w:t>26 (S4), S. 259–288.</w:t>
          </w:r>
        </w:p>
        <w:p w14:paraId="5E353DBF" w14:textId="77777777" w:rsidR="00A0236E" w:rsidRPr="00A0236E" w:rsidRDefault="00A0236E" w:rsidP="00A0236E">
          <w:pPr>
            <w:pStyle w:val="CitaviBibliographyEntry"/>
            <w:rPr>
              <w:lang w:val="en-GB"/>
            </w:rPr>
          </w:pPr>
          <w:bookmarkStart w:id="93" w:name="_CTVL001ea817113ed3d494791f5a5519335c4e9"/>
          <w:r w:rsidRPr="00A0236E">
            <w:rPr>
              <w:lang w:val="en-GB"/>
            </w:rPr>
            <w:t xml:space="preserve">Alroy, John; Marshall, C. R.; Bambach, R. K.; Bezusko, K.; Foote, M.; Fürsich, F. T. et al. (2001): Effects of sampling standardization on estimates of Phanerozoic marine diversification. In: </w:t>
          </w:r>
          <w:bookmarkEnd w:id="93"/>
          <w:r w:rsidRPr="00A0236E">
            <w:rPr>
              <w:i/>
              <w:lang w:val="en-GB"/>
            </w:rPr>
            <w:t xml:space="preserve">Proceedings of the National Academy of Sciences </w:t>
          </w:r>
          <w:r w:rsidRPr="00A0236E">
            <w:rPr>
              <w:lang w:val="en-GB"/>
            </w:rPr>
            <w:t>98 (11), S. 6261–6266.</w:t>
          </w:r>
        </w:p>
        <w:p w14:paraId="34460A94" w14:textId="77777777" w:rsidR="00A0236E" w:rsidRPr="00A0236E" w:rsidRDefault="00A0236E" w:rsidP="00A0236E">
          <w:pPr>
            <w:pStyle w:val="CitaviBibliographyEntry"/>
            <w:rPr>
              <w:lang w:val="en-GB"/>
            </w:rPr>
          </w:pPr>
          <w:bookmarkStart w:id="94" w:name="_CTVL0014f0dfed1587049c0b4186fa33ed2937a"/>
          <w:r w:rsidRPr="00A0236E">
            <w:rPr>
              <w:lang w:val="en-GB"/>
            </w:rPr>
            <w:t xml:space="preserve">Bates, Douglas; Mächler, Martin; Bolker, Ben; Walker, Steve (2015): Fitting Linear Mixed-Effects Models Using lme4. In: </w:t>
          </w:r>
          <w:bookmarkEnd w:id="94"/>
          <w:r w:rsidRPr="00A0236E">
            <w:rPr>
              <w:i/>
              <w:lang w:val="en-GB"/>
            </w:rPr>
            <w:t xml:space="preserve">J. Stat. Soft. </w:t>
          </w:r>
          <w:r w:rsidRPr="00A0236E">
            <w:rPr>
              <w:lang w:val="en-GB"/>
            </w:rPr>
            <w:t>67 (1). DOI: 10.18637/jss.v067.i01.</w:t>
          </w:r>
        </w:p>
        <w:p w14:paraId="23332600" w14:textId="77777777" w:rsidR="00A0236E" w:rsidRPr="00A0236E" w:rsidRDefault="00A0236E" w:rsidP="00A0236E">
          <w:pPr>
            <w:pStyle w:val="CitaviBibliographyEntry"/>
            <w:rPr>
              <w:lang w:val="en-GB"/>
            </w:rPr>
          </w:pPr>
          <w:bookmarkStart w:id="95" w:name="_CTVL001c41889e726e54d0083d3224c78100876"/>
          <w:r w:rsidRPr="00A0236E">
            <w:rPr>
              <w:lang w:val="en-GB"/>
            </w:rPr>
            <w:t xml:space="preserve">Bolker, Benjamin M.; Brooks, Mollie E.; Clark, Connie J.; Geange, Shane W.; Poulsen, John R.; Stevens, M. Henry H.; White, Jada-Simone S. (2009): Generalized linear mixed models: a practical guide for ecology and evolution. In: </w:t>
          </w:r>
          <w:bookmarkEnd w:id="95"/>
          <w:r w:rsidRPr="00A0236E">
            <w:rPr>
              <w:i/>
              <w:lang w:val="en-GB"/>
            </w:rPr>
            <w:t xml:space="preserve">Trends in ecology &amp; evolution </w:t>
          </w:r>
          <w:r w:rsidRPr="00A0236E">
            <w:rPr>
              <w:lang w:val="en-GB"/>
            </w:rPr>
            <w:t>24 (3), S. 127–135.</w:t>
          </w:r>
        </w:p>
        <w:p w14:paraId="3852464D" w14:textId="77777777" w:rsidR="00A0236E" w:rsidRPr="00A0236E" w:rsidRDefault="00A0236E" w:rsidP="00A0236E">
          <w:pPr>
            <w:pStyle w:val="CitaviBibliographyEntry"/>
            <w:rPr>
              <w:i/>
              <w:lang w:val="en-GB"/>
            </w:rPr>
          </w:pPr>
          <w:bookmarkStart w:id="96" w:name="_CTVL00179e27dc01e83421cad5a77d53113ac2b"/>
          <w:r w:rsidRPr="00A0236E">
            <w:rPr>
              <w:lang w:val="en-GB"/>
            </w:rPr>
            <w:t xml:space="preserve">Broecker, Wallace S.; Peng, Tsung-Hung (1982): Tracers in the Sea. In: </w:t>
          </w:r>
          <w:bookmarkEnd w:id="96"/>
          <w:r w:rsidRPr="00A0236E">
            <w:rPr>
              <w:i/>
              <w:lang w:val="en-GB"/>
            </w:rPr>
            <w:t>Lamont-Doherty Geol. Observ. Publ.</w:t>
          </w:r>
        </w:p>
        <w:p w14:paraId="1DAA2505" w14:textId="77777777" w:rsidR="00A0236E" w:rsidRPr="00A0236E" w:rsidRDefault="00A0236E" w:rsidP="00A0236E">
          <w:pPr>
            <w:pStyle w:val="CitaviBibliographyEntry"/>
            <w:rPr>
              <w:lang w:val="en-GB"/>
            </w:rPr>
          </w:pPr>
          <w:bookmarkStart w:id="97" w:name="_CTVL001f690026809e940cf8793cc401d3cd953"/>
          <w:r w:rsidRPr="00A0236E">
            <w:rPr>
              <w:lang w:val="en-GB"/>
            </w:rPr>
            <w:t xml:space="preserve">Burnham, Kenneth P.; Anderson, David R. (2002): A practical information-theoretic approach. In: </w:t>
          </w:r>
          <w:bookmarkEnd w:id="97"/>
          <w:r w:rsidRPr="00A0236E">
            <w:rPr>
              <w:i/>
              <w:lang w:val="en-GB"/>
            </w:rPr>
            <w:t>Model selection and multimodel inference, 2nd ed. Springer, New York</w:t>
          </w:r>
          <w:r w:rsidRPr="00A0236E">
            <w:rPr>
              <w:lang w:val="en-GB"/>
            </w:rPr>
            <w:t>.</w:t>
          </w:r>
        </w:p>
        <w:p w14:paraId="27C36C7F" w14:textId="77777777" w:rsidR="00A0236E" w:rsidRPr="00A0236E" w:rsidRDefault="00A0236E" w:rsidP="00A0236E">
          <w:pPr>
            <w:pStyle w:val="CitaviBibliographyEntry"/>
            <w:rPr>
              <w:lang w:val="en-GB"/>
            </w:rPr>
          </w:pPr>
          <w:bookmarkStart w:id="98" w:name="_CTVL0012de76bfd8dc343b5ac32b82d42874ee3"/>
          <w:r w:rsidRPr="00A0236E">
            <w:rPr>
              <w:lang w:val="en-GB"/>
            </w:rPr>
            <w:t xml:space="preserve">Cárdenas, Andrés L.; Harries, Peter J. (2010): Effect of nutrient availability on marine origination rates throughout the Phanerozoic eon. In: </w:t>
          </w:r>
          <w:bookmarkEnd w:id="98"/>
          <w:r w:rsidRPr="00A0236E">
            <w:rPr>
              <w:i/>
              <w:lang w:val="en-GB"/>
            </w:rPr>
            <w:t xml:space="preserve">Nature Geoscience </w:t>
          </w:r>
          <w:r w:rsidRPr="00A0236E">
            <w:rPr>
              <w:lang w:val="en-GB"/>
            </w:rPr>
            <w:t>3 (6), S. 430–434.</w:t>
          </w:r>
        </w:p>
        <w:p w14:paraId="2F044C5D" w14:textId="77777777" w:rsidR="00A0236E" w:rsidRPr="00A0236E" w:rsidRDefault="00A0236E" w:rsidP="00A0236E">
          <w:pPr>
            <w:pStyle w:val="CitaviBibliographyEntry"/>
            <w:rPr>
              <w:lang w:val="en-GB"/>
            </w:rPr>
          </w:pPr>
          <w:bookmarkStart w:id="99" w:name="_CTVL0016800d99bd9cd4a3381dce169ffd93405"/>
          <w:r w:rsidRPr="00A0236E">
            <w:rPr>
              <w:lang w:val="en-GB"/>
            </w:rPr>
            <w:t xml:space="preserve">Chen, I-Ching; Hill, Jane K.; Ohlemüller, Ralf; Roy, David B.; Thomas, Chris D. (2011): Rapid range shifts of species associated with high levels of climate warming. In: </w:t>
          </w:r>
          <w:bookmarkEnd w:id="99"/>
          <w:r w:rsidRPr="00A0236E">
            <w:rPr>
              <w:i/>
              <w:lang w:val="en-GB"/>
            </w:rPr>
            <w:t xml:space="preserve">Science </w:t>
          </w:r>
          <w:r w:rsidRPr="00A0236E">
            <w:rPr>
              <w:lang w:val="en-GB"/>
            </w:rPr>
            <w:t>333 (6045), S. 1024–1026.</w:t>
          </w:r>
        </w:p>
        <w:p w14:paraId="5E1B078A" w14:textId="77777777" w:rsidR="00A0236E" w:rsidRPr="00A0236E" w:rsidRDefault="00A0236E" w:rsidP="00A0236E">
          <w:pPr>
            <w:pStyle w:val="CitaviBibliographyEntry"/>
            <w:rPr>
              <w:lang w:val="en-GB"/>
            </w:rPr>
          </w:pPr>
          <w:bookmarkStart w:id="100" w:name="_CTVL0010acaef96aa5344a0adf991ff0a850d6e"/>
          <w:r w:rsidRPr="00A0236E">
            <w:rPr>
              <w:lang w:val="en-GB"/>
            </w:rPr>
            <w:t xml:space="preserve">Dietl, Gregory P.; Kidwell, Susan M.; Brenner, Mark; Burney, David A.; Flessa, Karl W.; Jackson, Stephen T.; Koch, Paul L. (2015): Conservation Paleobiology: Leveraging Knowledge of the Past to Inform Conservation and Restoration. In: </w:t>
          </w:r>
          <w:bookmarkEnd w:id="100"/>
          <w:r w:rsidRPr="00A0236E">
            <w:rPr>
              <w:i/>
              <w:lang w:val="en-GB"/>
            </w:rPr>
            <w:t xml:space="preserve">Annu. Rev. Earth Planet. Sci. </w:t>
          </w:r>
          <w:r w:rsidRPr="00A0236E">
            <w:rPr>
              <w:lang w:val="en-GB"/>
            </w:rPr>
            <w:t>43 (1), S. 79–103.</w:t>
          </w:r>
        </w:p>
        <w:p w14:paraId="63B8A6B8" w14:textId="77777777" w:rsidR="00A0236E" w:rsidRPr="00A0236E" w:rsidRDefault="00A0236E" w:rsidP="00A0236E">
          <w:pPr>
            <w:pStyle w:val="CitaviBibliographyEntry"/>
            <w:rPr>
              <w:lang w:val="en-GB"/>
            </w:rPr>
          </w:pPr>
          <w:bookmarkStart w:id="101" w:name="_CTVL001aeeb11a5e389496385b9d90723f211d0"/>
          <w:r w:rsidRPr="00A0236E">
            <w:rPr>
              <w:lang w:val="en-GB"/>
            </w:rPr>
            <w:t xml:space="preserve">Erwin, Douglas H. (2009): Climate as a driver of evolutionary change. In: </w:t>
          </w:r>
          <w:bookmarkEnd w:id="101"/>
          <w:r w:rsidRPr="00A0236E">
            <w:rPr>
              <w:i/>
              <w:lang w:val="en-GB"/>
            </w:rPr>
            <w:t xml:space="preserve">Current Biology </w:t>
          </w:r>
          <w:r w:rsidRPr="00A0236E">
            <w:rPr>
              <w:lang w:val="en-GB"/>
            </w:rPr>
            <w:t>19 (14), R575-R583.</w:t>
          </w:r>
        </w:p>
        <w:p w14:paraId="3FCF5DEA" w14:textId="77777777" w:rsidR="00A0236E" w:rsidRPr="00A0236E" w:rsidRDefault="00A0236E" w:rsidP="00A0236E">
          <w:pPr>
            <w:pStyle w:val="CitaviBibliographyEntry"/>
            <w:rPr>
              <w:lang w:val="en-GB"/>
            </w:rPr>
          </w:pPr>
          <w:bookmarkStart w:id="102" w:name="_CTVL0014ac40d1b56d54824857772b32fc0c1fe"/>
          <w:r w:rsidRPr="00A0236E">
            <w:rPr>
              <w:lang w:val="en-GB"/>
            </w:rPr>
            <w:t xml:space="preserve">Foote, Mike (2000): Origination and extinction components of taxonomic diversity: general problems. In: </w:t>
          </w:r>
          <w:bookmarkEnd w:id="102"/>
          <w:r w:rsidRPr="00A0236E">
            <w:rPr>
              <w:i/>
              <w:lang w:val="en-GB"/>
            </w:rPr>
            <w:t xml:space="preserve">Paleobiology </w:t>
          </w:r>
          <w:r w:rsidRPr="00A0236E">
            <w:rPr>
              <w:lang w:val="en-GB"/>
            </w:rPr>
            <w:t>26 (S4), S. 74–102.</w:t>
          </w:r>
        </w:p>
        <w:p w14:paraId="585B09D2" w14:textId="77777777" w:rsidR="00A0236E" w:rsidRPr="00A0236E" w:rsidRDefault="00A0236E" w:rsidP="00A0236E">
          <w:pPr>
            <w:pStyle w:val="CitaviBibliographyEntry"/>
            <w:rPr>
              <w:lang w:val="en-GB"/>
            </w:rPr>
          </w:pPr>
          <w:bookmarkStart w:id="103" w:name="_CTVL00197b6ef7a3181448e9c77b867cf440d3a"/>
          <w:r w:rsidRPr="00A0236E">
            <w:rPr>
              <w:lang w:val="en-GB"/>
            </w:rPr>
            <w:t>Foster, Gavin L.; Hull, Pincelli; Lunt, Daniel J.; Zachos, James C. (2018): Placing our current ‘hyperthermal’in the context of rapid climate change in our geological past: The Royal Society Publishing.</w:t>
          </w:r>
        </w:p>
        <w:p w14:paraId="70B94A22" w14:textId="77777777" w:rsidR="00A0236E" w:rsidRPr="00A0236E" w:rsidRDefault="00A0236E" w:rsidP="00A0236E">
          <w:pPr>
            <w:pStyle w:val="CitaviBibliographyEntry"/>
            <w:rPr>
              <w:lang w:val="en-GB"/>
            </w:rPr>
          </w:pPr>
          <w:bookmarkStart w:id="104" w:name="_CTVL001616b48216f364b71bd2113d4e72c9d67"/>
          <w:bookmarkEnd w:id="103"/>
          <w:r w:rsidRPr="00A0236E">
            <w:rPr>
              <w:lang w:val="en-GB"/>
            </w:rPr>
            <w:t xml:space="preserve">Hillebrand, Helmut (2004): On the generality of the latitudinal diversity gradient. In: </w:t>
          </w:r>
          <w:bookmarkEnd w:id="104"/>
          <w:r w:rsidRPr="00A0236E">
            <w:rPr>
              <w:i/>
              <w:lang w:val="en-GB"/>
            </w:rPr>
            <w:t xml:space="preserve">The American Naturalist </w:t>
          </w:r>
          <w:r w:rsidRPr="00A0236E">
            <w:rPr>
              <w:lang w:val="en-GB"/>
            </w:rPr>
            <w:t>163 (2), S. 192–211.</w:t>
          </w:r>
        </w:p>
        <w:p w14:paraId="169C08CC" w14:textId="77777777" w:rsidR="00A0236E" w:rsidRPr="008D51F0" w:rsidRDefault="00A0236E" w:rsidP="00A0236E">
          <w:pPr>
            <w:pStyle w:val="CitaviBibliographyEntry"/>
            <w:rPr>
              <w:lang w:val="de-DE"/>
              <w:rPrChange w:id="105" w:author="Manuel" w:date="2020-05-06T06:29:00Z">
                <w:rPr>
                  <w:lang w:val="en-GB"/>
                </w:rPr>
              </w:rPrChange>
            </w:rPr>
          </w:pPr>
          <w:bookmarkStart w:id="106" w:name="_CTVL0011a367a6c069949078ce60e51a3877cd3"/>
          <w:r w:rsidRPr="00A0236E">
            <w:rPr>
              <w:lang w:val="en-GB"/>
            </w:rPr>
            <w:t xml:space="preserve">Hopkins, Melanie J.; Simpson, Carl; Kiessling, Wolfgang (2014): Differential niche dynamics among major marine invertebrate clades. </w:t>
          </w:r>
          <w:r w:rsidRPr="008D51F0">
            <w:rPr>
              <w:lang w:val="de-DE"/>
              <w:rPrChange w:id="107" w:author="Manuel" w:date="2020-05-06T06:29:00Z">
                <w:rPr>
                  <w:lang w:val="en-GB"/>
                </w:rPr>
              </w:rPrChange>
            </w:rPr>
            <w:t xml:space="preserve">In: </w:t>
          </w:r>
          <w:bookmarkEnd w:id="106"/>
          <w:r w:rsidRPr="008D51F0">
            <w:rPr>
              <w:i/>
              <w:lang w:val="de-DE"/>
              <w:rPrChange w:id="108" w:author="Manuel" w:date="2020-05-06T06:29:00Z">
                <w:rPr>
                  <w:i/>
                  <w:lang w:val="en-GB"/>
                </w:rPr>
              </w:rPrChange>
            </w:rPr>
            <w:t xml:space="preserve">Ecology </w:t>
          </w:r>
          <w:proofErr w:type="spellStart"/>
          <w:r w:rsidRPr="008D51F0">
            <w:rPr>
              <w:i/>
              <w:lang w:val="de-DE"/>
              <w:rPrChange w:id="109" w:author="Manuel" w:date="2020-05-06T06:29:00Z">
                <w:rPr>
                  <w:i/>
                  <w:lang w:val="en-GB"/>
                </w:rPr>
              </w:rPrChange>
            </w:rPr>
            <w:t>letters</w:t>
          </w:r>
          <w:proofErr w:type="spellEnd"/>
          <w:r w:rsidRPr="008D51F0">
            <w:rPr>
              <w:i/>
              <w:lang w:val="de-DE"/>
              <w:rPrChange w:id="110" w:author="Manuel" w:date="2020-05-06T06:29:00Z">
                <w:rPr>
                  <w:i/>
                  <w:lang w:val="en-GB"/>
                </w:rPr>
              </w:rPrChange>
            </w:rPr>
            <w:t xml:space="preserve"> </w:t>
          </w:r>
          <w:r w:rsidRPr="008D51F0">
            <w:rPr>
              <w:lang w:val="de-DE"/>
              <w:rPrChange w:id="111" w:author="Manuel" w:date="2020-05-06T06:29:00Z">
                <w:rPr>
                  <w:lang w:val="en-GB"/>
                </w:rPr>
              </w:rPrChange>
            </w:rPr>
            <w:t>17 (3), S. 314–323.</w:t>
          </w:r>
        </w:p>
        <w:p w14:paraId="121B7C20" w14:textId="77777777" w:rsidR="00A0236E" w:rsidRPr="008D51F0" w:rsidRDefault="00A0236E" w:rsidP="00A0236E">
          <w:pPr>
            <w:pStyle w:val="CitaviBibliographyEntry"/>
            <w:rPr>
              <w:lang w:val="de-DE"/>
              <w:rPrChange w:id="112" w:author="Manuel" w:date="2020-05-06T06:29:00Z">
                <w:rPr>
                  <w:lang w:val="en-GB"/>
                </w:rPr>
              </w:rPrChange>
            </w:rPr>
          </w:pPr>
          <w:bookmarkStart w:id="113" w:name="_CTVL00131946c2fff304891903a2958ff95d747"/>
          <w:r w:rsidRPr="008D51F0">
            <w:rPr>
              <w:lang w:val="de-DE"/>
              <w:rPrChange w:id="114" w:author="Manuel" w:date="2020-05-06T06:29:00Z">
                <w:rPr>
                  <w:lang w:val="en-GB"/>
                </w:rPr>
              </w:rPrChange>
            </w:rPr>
            <w:lastRenderedPageBreak/>
            <w:t xml:space="preserve">Humboldt, Alexander von (1808): Ansichten der Natur mit Wissenschaftlichen </w:t>
          </w:r>
          <w:proofErr w:type="spellStart"/>
          <w:r w:rsidRPr="008D51F0">
            <w:rPr>
              <w:lang w:val="de-DE"/>
              <w:rPrChange w:id="115" w:author="Manuel" w:date="2020-05-06T06:29:00Z">
                <w:rPr>
                  <w:lang w:val="en-GB"/>
                </w:rPr>
              </w:rPrChange>
            </w:rPr>
            <w:t>Erlåuterungen</w:t>
          </w:r>
          <w:proofErr w:type="spellEnd"/>
          <w:r w:rsidRPr="008D51F0">
            <w:rPr>
              <w:lang w:val="de-DE"/>
              <w:rPrChange w:id="116" w:author="Manuel" w:date="2020-05-06T06:29:00Z">
                <w:rPr>
                  <w:lang w:val="en-GB"/>
                </w:rPr>
              </w:rPrChange>
            </w:rPr>
            <w:t>, Vol. 1: Tübingen.</w:t>
          </w:r>
        </w:p>
        <w:p w14:paraId="467FC6EA" w14:textId="77777777" w:rsidR="00A0236E" w:rsidRPr="00A0236E" w:rsidRDefault="00A0236E" w:rsidP="00A0236E">
          <w:pPr>
            <w:pStyle w:val="CitaviBibliographyEntry"/>
            <w:rPr>
              <w:lang w:val="en-GB"/>
            </w:rPr>
          </w:pPr>
          <w:bookmarkStart w:id="117" w:name="_CTVL0010fabade8ccfc47d098f53bcd852014c4"/>
          <w:bookmarkEnd w:id="113"/>
          <w:r w:rsidRPr="00A0236E">
            <w:rPr>
              <w:lang w:val="en-GB"/>
            </w:rPr>
            <w:t xml:space="preserve">Kocsis, Adam T.; Reddin, Carl J.; Alroy, John; Kiessling, Wolfgang (2019): The R package divDyn for quantifying diversity dynamics using fossil sampling data. In: </w:t>
          </w:r>
          <w:bookmarkEnd w:id="117"/>
          <w:r w:rsidRPr="00A0236E">
            <w:rPr>
              <w:i/>
              <w:lang w:val="en-GB"/>
            </w:rPr>
            <w:t xml:space="preserve">Methods in Ecology and Evolution </w:t>
          </w:r>
          <w:r w:rsidRPr="00A0236E">
            <w:rPr>
              <w:lang w:val="en-GB"/>
            </w:rPr>
            <w:t>10 (5), S. 735–743.</w:t>
          </w:r>
        </w:p>
        <w:p w14:paraId="302BFEEC" w14:textId="77777777" w:rsidR="00A0236E" w:rsidRPr="00A0236E" w:rsidRDefault="00A0236E" w:rsidP="00A0236E">
          <w:pPr>
            <w:pStyle w:val="CitaviBibliographyEntry"/>
            <w:rPr>
              <w:lang w:val="en-GB"/>
            </w:rPr>
          </w:pPr>
          <w:bookmarkStart w:id="118" w:name="_CTVL001ac4ca1ad9b62486db0613964cb5e9368"/>
          <w:r w:rsidRPr="00A0236E">
            <w:rPr>
              <w:lang w:val="en-GB"/>
            </w:rPr>
            <w:t xml:space="preserve">Krug, Andrew Z.; Jablonski, David; Valentine, James W.; Roy, Kaustuv (2009): Generation of Earth's first-order biodiversity pattern. In: </w:t>
          </w:r>
          <w:bookmarkEnd w:id="118"/>
          <w:r w:rsidRPr="00A0236E">
            <w:rPr>
              <w:i/>
              <w:lang w:val="en-GB"/>
            </w:rPr>
            <w:t xml:space="preserve">Astrobiology </w:t>
          </w:r>
          <w:r w:rsidRPr="00A0236E">
            <w:rPr>
              <w:lang w:val="en-GB"/>
            </w:rPr>
            <w:t>9 (1), S. 113–124.</w:t>
          </w:r>
        </w:p>
        <w:p w14:paraId="137BD3E2" w14:textId="77777777" w:rsidR="00A0236E" w:rsidRPr="00A0236E" w:rsidRDefault="00A0236E" w:rsidP="00A0236E">
          <w:pPr>
            <w:pStyle w:val="CitaviBibliographyEntry"/>
            <w:rPr>
              <w:lang w:val="en-GB"/>
            </w:rPr>
          </w:pPr>
          <w:bookmarkStart w:id="119" w:name="_CTVL001c94085feaf4340f1b77376fef9bef905"/>
          <w:r w:rsidRPr="00A0236E">
            <w:rPr>
              <w:lang w:val="en-GB"/>
            </w:rPr>
            <w:t xml:space="preserve">Kruschke, John K. (2013): Bayesian estimation supersedes the t test. In: </w:t>
          </w:r>
          <w:bookmarkEnd w:id="119"/>
          <w:r w:rsidRPr="00A0236E">
            <w:rPr>
              <w:i/>
              <w:lang w:val="en-GB"/>
            </w:rPr>
            <w:t xml:space="preserve">Journal of Experimental Psychology: General </w:t>
          </w:r>
          <w:r w:rsidRPr="00A0236E">
            <w:rPr>
              <w:lang w:val="en-GB"/>
            </w:rPr>
            <w:t>142 (2), S. 573.</w:t>
          </w:r>
        </w:p>
        <w:p w14:paraId="65288EA1" w14:textId="77777777" w:rsidR="00A0236E" w:rsidRPr="00A0236E" w:rsidRDefault="00A0236E" w:rsidP="00A0236E">
          <w:pPr>
            <w:pStyle w:val="CitaviBibliographyEntry"/>
            <w:rPr>
              <w:lang w:val="en-GB"/>
            </w:rPr>
          </w:pPr>
          <w:bookmarkStart w:id="120" w:name="_CTVL0018c372dd127bb41eca1ee6ef3de0d9706"/>
          <w:r w:rsidRPr="00A0236E">
            <w:rPr>
              <w:lang w:val="en-GB"/>
            </w:rPr>
            <w:t xml:space="preserve">Malik, Waqas Ahmed; Marco-Llorca, Carles; Berendzen, Kenneth; Piepho, Hans-Peter (2019): Choice of link and variance function for generalized linear mixed models: a case study with binomial response in proteomics. In: </w:t>
          </w:r>
          <w:bookmarkEnd w:id="120"/>
          <w:r w:rsidRPr="00A0236E">
            <w:rPr>
              <w:i/>
              <w:lang w:val="en-GB"/>
            </w:rPr>
            <w:t>Communications in Statistics-Theory and Methods</w:t>
          </w:r>
          <w:r w:rsidRPr="00A0236E">
            <w:rPr>
              <w:lang w:val="en-GB"/>
            </w:rPr>
            <w:t>, S. 1–20.</w:t>
          </w:r>
        </w:p>
        <w:p w14:paraId="2EFAAF35" w14:textId="77777777" w:rsidR="00A0236E" w:rsidRPr="00A0236E" w:rsidRDefault="00A0236E" w:rsidP="00A0236E">
          <w:pPr>
            <w:pStyle w:val="CitaviBibliographyEntry"/>
            <w:rPr>
              <w:lang w:val="en-GB"/>
            </w:rPr>
          </w:pPr>
          <w:bookmarkStart w:id="121" w:name="_CTVL00124e4ad8e911d40bca52e0968d64d5d01"/>
          <w:r w:rsidRPr="00A0236E">
            <w:rPr>
              <w:lang w:val="en-GB"/>
            </w:rPr>
            <w:t xml:space="preserve">Mayhew, Peter J.; Bell, Mark A.; Benton, Timothy G.; McGowan, Alistair J. (2012): Biodiversity tracks temperature over time. In: </w:t>
          </w:r>
          <w:bookmarkEnd w:id="121"/>
          <w:r w:rsidRPr="00A0236E">
            <w:rPr>
              <w:i/>
              <w:lang w:val="en-GB"/>
            </w:rPr>
            <w:t xml:space="preserve">Proceedings of the National Academy of Sciences of the United States of America </w:t>
          </w:r>
          <w:r w:rsidRPr="00A0236E">
            <w:rPr>
              <w:lang w:val="en-GB"/>
            </w:rPr>
            <w:t>109 (38), S. 15141–15145.</w:t>
          </w:r>
        </w:p>
        <w:p w14:paraId="26C22C44" w14:textId="77777777" w:rsidR="00A0236E" w:rsidRPr="00A0236E" w:rsidRDefault="00A0236E" w:rsidP="00A0236E">
          <w:pPr>
            <w:pStyle w:val="CitaviBibliographyEntry"/>
            <w:rPr>
              <w:lang w:val="en-GB"/>
            </w:rPr>
          </w:pPr>
          <w:bookmarkStart w:id="122" w:name="_CTVL001676d03ab67874ecfaf9d3e847d2f6c9f"/>
          <w:r w:rsidRPr="00A0236E">
            <w:rPr>
              <w:lang w:val="en-GB"/>
            </w:rPr>
            <w:t xml:space="preserve">Mayhew, Peter J.; Jenkins, Gareth B.; Benton, Timothy G. (2008): A long-term association between global temperature and biodiversity, origination and extinction in the fossil record. In: </w:t>
          </w:r>
          <w:bookmarkEnd w:id="122"/>
          <w:r w:rsidRPr="00A0236E">
            <w:rPr>
              <w:i/>
              <w:lang w:val="en-GB"/>
            </w:rPr>
            <w:t xml:space="preserve">Proceedings. Biological sciences </w:t>
          </w:r>
          <w:r w:rsidRPr="00A0236E">
            <w:rPr>
              <w:lang w:val="en-GB"/>
            </w:rPr>
            <w:t>275 (1630), S. 47–53.</w:t>
          </w:r>
        </w:p>
        <w:p w14:paraId="128ACAC5" w14:textId="77777777" w:rsidR="00A0236E" w:rsidRPr="00A0236E" w:rsidRDefault="00A0236E" w:rsidP="00A0236E">
          <w:pPr>
            <w:pStyle w:val="CitaviBibliographyEntry"/>
            <w:rPr>
              <w:lang w:val="en-GB"/>
            </w:rPr>
          </w:pPr>
          <w:bookmarkStart w:id="123" w:name="_CTVL001273e97b2d6f74bcb8297a6f7540959ac"/>
          <w:r w:rsidRPr="00A0236E">
            <w:rPr>
              <w:lang w:val="en-GB"/>
            </w:rPr>
            <w:t xml:space="preserve">Mayr, Ernst; O'Hara, Robert J. (1986): The biogeographic evidence supporting the Pleistocene forest refuge hypothesis. In: </w:t>
          </w:r>
          <w:bookmarkEnd w:id="123"/>
          <w:r w:rsidRPr="00A0236E">
            <w:rPr>
              <w:i/>
              <w:lang w:val="en-GB"/>
            </w:rPr>
            <w:t xml:space="preserve">Evolution </w:t>
          </w:r>
          <w:r w:rsidRPr="00A0236E">
            <w:rPr>
              <w:lang w:val="en-GB"/>
            </w:rPr>
            <w:t>40 (1), S. 55–67.</w:t>
          </w:r>
        </w:p>
        <w:p w14:paraId="5C5E0B95" w14:textId="77777777" w:rsidR="00A0236E" w:rsidRPr="00A0236E" w:rsidRDefault="00A0236E" w:rsidP="00A0236E">
          <w:pPr>
            <w:pStyle w:val="CitaviBibliographyEntry"/>
            <w:rPr>
              <w:lang w:val="en-GB"/>
            </w:rPr>
          </w:pPr>
          <w:bookmarkStart w:id="124" w:name="_CTVL001b7b2e8a8b0e2427d9e3625668ad439a7"/>
          <w:r w:rsidRPr="00A0236E">
            <w:rPr>
              <w:lang w:val="en-GB"/>
            </w:rPr>
            <w:t>Mooney, Christopher Z.; Duval, Robert D. (1993): Bootstrapping: A nonparametric approach to statistical inference: sage (95).</w:t>
          </w:r>
        </w:p>
        <w:p w14:paraId="614C77AB" w14:textId="77777777" w:rsidR="00A0236E" w:rsidRPr="00A0236E" w:rsidRDefault="00A0236E" w:rsidP="00A0236E">
          <w:pPr>
            <w:pStyle w:val="CitaviBibliographyEntry"/>
            <w:rPr>
              <w:lang w:val="en-GB"/>
            </w:rPr>
          </w:pPr>
          <w:bookmarkStart w:id="125" w:name="_CTVL001e5e5dd20351042a783a3ca86648e5096"/>
          <w:bookmarkEnd w:id="124"/>
          <w:r w:rsidRPr="00A0236E">
            <w:rPr>
              <w:lang w:val="en-GB"/>
            </w:rPr>
            <w:t xml:space="preserve">Neath, Andrew A.; Cavanaugh, Joseph E. (2012): The Bayesian information criterion: background, derivation, and applications. In: </w:t>
          </w:r>
          <w:bookmarkEnd w:id="125"/>
          <w:r w:rsidRPr="00A0236E">
            <w:rPr>
              <w:i/>
              <w:lang w:val="en-GB"/>
            </w:rPr>
            <w:t xml:space="preserve">Wiley Interdisciplinary Reviews: Computational Statistics </w:t>
          </w:r>
          <w:r w:rsidRPr="00A0236E">
            <w:rPr>
              <w:lang w:val="en-GB"/>
            </w:rPr>
            <w:t>4 (2), S. 199–203.</w:t>
          </w:r>
        </w:p>
        <w:p w14:paraId="4D9563FF" w14:textId="77777777" w:rsidR="00A0236E" w:rsidRPr="00A0236E" w:rsidRDefault="00A0236E" w:rsidP="00A0236E">
          <w:pPr>
            <w:pStyle w:val="CitaviBibliographyEntry"/>
            <w:rPr>
              <w:lang w:val="en-GB"/>
            </w:rPr>
          </w:pPr>
          <w:bookmarkStart w:id="126" w:name="_CTVL00119353f4b62e34561b164245acb939d8c"/>
          <w:r w:rsidRPr="00A0236E">
            <w:rPr>
              <w:lang w:val="en-GB"/>
            </w:rPr>
            <w:t xml:space="preserve">Nogués-Bravo, David; Rodríguez-Sánchez, Francisco; Orsini, Luisa; Boer, Erik de; Jansson, Roland; Morlon, Helene et al. (2018): Cracking the code of biodiversity responses to past climate change. In: </w:t>
          </w:r>
          <w:bookmarkEnd w:id="126"/>
          <w:r w:rsidRPr="00A0236E">
            <w:rPr>
              <w:i/>
              <w:lang w:val="en-GB"/>
            </w:rPr>
            <w:t xml:space="preserve">Trends in ecology &amp; evolution </w:t>
          </w:r>
          <w:r w:rsidRPr="00A0236E">
            <w:rPr>
              <w:lang w:val="en-GB"/>
            </w:rPr>
            <w:t>33 (10), S. 765–776.</w:t>
          </w:r>
        </w:p>
        <w:p w14:paraId="78E6DBF9" w14:textId="77777777" w:rsidR="00A0236E" w:rsidRPr="00A0236E" w:rsidRDefault="00A0236E" w:rsidP="00A0236E">
          <w:pPr>
            <w:pStyle w:val="CitaviBibliographyEntry"/>
            <w:rPr>
              <w:lang w:val="en-GB"/>
            </w:rPr>
          </w:pPr>
          <w:bookmarkStart w:id="127" w:name="_CTVL00113676f0119c544728de49f75952a2195"/>
          <w:r w:rsidRPr="00A0236E">
            <w:rPr>
              <w:lang w:val="en-GB"/>
            </w:rPr>
            <w:t>Ogg, James George; Ogg, Gabi M.; Gradstein, Felix M. (2016): A concise geologic time scale: 2016: Elsevier.</w:t>
          </w:r>
        </w:p>
        <w:p w14:paraId="7970A8DB" w14:textId="77777777" w:rsidR="00A0236E" w:rsidRPr="00A0236E" w:rsidRDefault="00A0236E" w:rsidP="00A0236E">
          <w:pPr>
            <w:pStyle w:val="CitaviBibliographyEntry"/>
            <w:rPr>
              <w:lang w:val="en-GB"/>
            </w:rPr>
          </w:pPr>
          <w:bookmarkStart w:id="128" w:name="_CTVL0015da0776884d748978514b6ef61a5ef27"/>
          <w:bookmarkEnd w:id="127"/>
          <w:r w:rsidRPr="00A0236E">
            <w:rPr>
              <w:lang w:val="en-GB"/>
            </w:rPr>
            <w:t xml:space="preserve">Peters, Shanan E. (2005): Geologic constraints on the macroevolutionary history of marine animals. In: </w:t>
          </w:r>
          <w:bookmarkEnd w:id="128"/>
          <w:r w:rsidRPr="00A0236E">
            <w:rPr>
              <w:i/>
              <w:lang w:val="en-GB"/>
            </w:rPr>
            <w:t xml:space="preserve">Proceedings of the National Academy of Sciences </w:t>
          </w:r>
          <w:r w:rsidRPr="00A0236E">
            <w:rPr>
              <w:lang w:val="en-GB"/>
            </w:rPr>
            <w:t>102 (35), S. 12326–12331.</w:t>
          </w:r>
        </w:p>
        <w:p w14:paraId="71B2B02C" w14:textId="77777777" w:rsidR="00A0236E" w:rsidRPr="00A0236E" w:rsidRDefault="00A0236E" w:rsidP="00A0236E">
          <w:pPr>
            <w:pStyle w:val="CitaviBibliographyEntry"/>
            <w:rPr>
              <w:lang w:val="en-GB"/>
            </w:rPr>
          </w:pPr>
          <w:bookmarkStart w:id="129" w:name="_CTVL0010f9b58a3fc08459882fbad9212576cc1"/>
          <w:r w:rsidRPr="00A0236E">
            <w:rPr>
              <w:lang w:val="en-GB"/>
            </w:rPr>
            <w:t xml:space="preserve">Peters, Shanan E. (2006): Genus extinction, origination, and the durations of sedimentary hiatuses. In: </w:t>
          </w:r>
          <w:bookmarkEnd w:id="129"/>
          <w:r w:rsidRPr="00A0236E">
            <w:rPr>
              <w:i/>
              <w:lang w:val="en-GB"/>
            </w:rPr>
            <w:t xml:space="preserve">Paleobiology </w:t>
          </w:r>
          <w:r w:rsidRPr="00A0236E">
            <w:rPr>
              <w:lang w:val="en-GB"/>
            </w:rPr>
            <w:t>32 (3), S. 387–407.</w:t>
          </w:r>
        </w:p>
        <w:p w14:paraId="45CF0E28" w14:textId="77777777" w:rsidR="00A0236E" w:rsidRPr="00A0236E" w:rsidRDefault="00A0236E" w:rsidP="00A0236E">
          <w:pPr>
            <w:pStyle w:val="CitaviBibliographyEntry"/>
            <w:rPr>
              <w:lang w:val="en-GB"/>
            </w:rPr>
          </w:pPr>
          <w:bookmarkStart w:id="130" w:name="_CTVL001780a665a7b8548e3bb81e4d3a5759a14"/>
          <w:r w:rsidRPr="00A0236E">
            <w:rPr>
              <w:lang w:val="en-GB"/>
            </w:rPr>
            <w:t xml:space="preserve">Peters, Shanan E.; Foote, Michael (2001): Biodiversity in the Phanerozoic: a reinterpretation. In: </w:t>
          </w:r>
          <w:bookmarkEnd w:id="130"/>
          <w:r w:rsidRPr="00A0236E">
            <w:rPr>
              <w:i/>
              <w:lang w:val="en-GB"/>
            </w:rPr>
            <w:t xml:space="preserve">Paleobiology </w:t>
          </w:r>
          <w:r w:rsidRPr="00A0236E">
            <w:rPr>
              <w:lang w:val="en-GB"/>
            </w:rPr>
            <w:t>27 (4), S. 583–601.</w:t>
          </w:r>
        </w:p>
        <w:p w14:paraId="490485B5" w14:textId="77777777" w:rsidR="00A0236E" w:rsidRPr="00A0236E" w:rsidRDefault="00A0236E" w:rsidP="00A0236E">
          <w:pPr>
            <w:pStyle w:val="CitaviBibliographyEntry"/>
            <w:rPr>
              <w:lang w:val="en-GB"/>
            </w:rPr>
          </w:pPr>
          <w:bookmarkStart w:id="131" w:name="_CTVL001890ab3a8d24d408a8b16d46c8834435b"/>
          <w:r w:rsidRPr="00A0236E">
            <w:rPr>
              <w:lang w:val="en-GB"/>
            </w:rPr>
            <w:t xml:space="preserve">Pinheiro, José C.; Chao, Edward C. (2006): Efficient Laplacian and adaptive Gaussian quadrature algorithms for multilevel generalized linear mixed models. In: </w:t>
          </w:r>
          <w:bookmarkEnd w:id="131"/>
          <w:r w:rsidRPr="00A0236E">
            <w:rPr>
              <w:i/>
              <w:lang w:val="en-GB"/>
            </w:rPr>
            <w:t xml:space="preserve">Journal of Computational and Graphical Statistics </w:t>
          </w:r>
          <w:r w:rsidRPr="00A0236E">
            <w:rPr>
              <w:lang w:val="en-GB"/>
            </w:rPr>
            <w:t>15 (1), S. 58–81.</w:t>
          </w:r>
        </w:p>
        <w:p w14:paraId="7FD26DBB" w14:textId="77777777" w:rsidR="00A0236E" w:rsidRPr="00A0236E" w:rsidRDefault="00A0236E" w:rsidP="00A0236E">
          <w:pPr>
            <w:pStyle w:val="CitaviBibliographyEntry"/>
            <w:rPr>
              <w:lang w:val="en-GB"/>
            </w:rPr>
          </w:pPr>
          <w:bookmarkStart w:id="132" w:name="_CTVL001d25f55070ed4410b9f3b72b11a8e5f5c"/>
          <w:r w:rsidRPr="00A0236E">
            <w:rPr>
              <w:lang w:val="en-GB"/>
            </w:rPr>
            <w:t xml:space="preserve">Prothero, Donald R. (1999): Does climatic change drive mammalian evolution. In: </w:t>
          </w:r>
          <w:bookmarkEnd w:id="132"/>
          <w:r w:rsidRPr="00A0236E">
            <w:rPr>
              <w:i/>
              <w:lang w:val="en-GB"/>
            </w:rPr>
            <w:t xml:space="preserve">GSA today </w:t>
          </w:r>
          <w:r w:rsidRPr="00A0236E">
            <w:rPr>
              <w:lang w:val="en-GB"/>
            </w:rPr>
            <w:t>9 (9), S. 1–7.</w:t>
          </w:r>
        </w:p>
        <w:p w14:paraId="532C34F9" w14:textId="77777777" w:rsidR="00A0236E" w:rsidRPr="00A0236E" w:rsidRDefault="00A0236E" w:rsidP="00A0236E">
          <w:pPr>
            <w:pStyle w:val="CitaviBibliographyEntry"/>
            <w:rPr>
              <w:lang w:val="en-GB"/>
            </w:rPr>
          </w:pPr>
          <w:bookmarkStart w:id="133" w:name="_CTVL001a8f3bbc4df1241738f7d18d9d8e6544f"/>
          <w:r w:rsidRPr="00A0236E">
            <w:rPr>
              <w:lang w:val="en-GB"/>
            </w:rPr>
            <w:lastRenderedPageBreak/>
            <w:t xml:space="preserve">Quené, Hugo; van den Bergh, Huub (2008): Examples of mixed-effects modeling with crossed random effects and with binomial data. In: </w:t>
          </w:r>
          <w:bookmarkEnd w:id="133"/>
          <w:r w:rsidRPr="00A0236E">
            <w:rPr>
              <w:i/>
              <w:lang w:val="en-GB"/>
            </w:rPr>
            <w:t xml:space="preserve">Journal of Memory and Language </w:t>
          </w:r>
          <w:r w:rsidRPr="00A0236E">
            <w:rPr>
              <w:lang w:val="en-GB"/>
            </w:rPr>
            <w:t>59 (4), S. 413–425.</w:t>
          </w:r>
        </w:p>
        <w:p w14:paraId="5488AF5B" w14:textId="77777777" w:rsidR="00A0236E" w:rsidRPr="00A0236E" w:rsidRDefault="00A0236E" w:rsidP="00A0236E">
          <w:pPr>
            <w:pStyle w:val="CitaviBibliographyEntry"/>
            <w:rPr>
              <w:lang w:val="en-GB"/>
            </w:rPr>
          </w:pPr>
          <w:bookmarkStart w:id="134" w:name="_CTVL0019b3244cc37054c589da2ec4191b722f3"/>
          <w:r w:rsidRPr="00A0236E">
            <w:rPr>
              <w:lang w:val="en-GB"/>
            </w:rPr>
            <w:t>R Core Team (2020): R. A language and environment for statistical computing. Version 4.0.0 (2020-04-24). Vienna, Austria: R Foundation for Statistical Computing. Online verfügbar unter https://www.R-project.org/.</w:t>
          </w:r>
        </w:p>
        <w:p w14:paraId="2A161506" w14:textId="77777777" w:rsidR="00A0236E" w:rsidRPr="00A0236E" w:rsidRDefault="00A0236E" w:rsidP="00A0236E">
          <w:pPr>
            <w:pStyle w:val="CitaviBibliographyEntry"/>
            <w:rPr>
              <w:lang w:val="en-GB"/>
            </w:rPr>
          </w:pPr>
          <w:bookmarkStart w:id="135" w:name="_CTVL0016074b21651d84865baf21c1c5ec1ee69"/>
          <w:bookmarkEnd w:id="134"/>
          <w:r w:rsidRPr="00A0236E">
            <w:rPr>
              <w:lang w:val="en-GB"/>
            </w:rPr>
            <w:t xml:space="preserve">Reddin, Carl J.; Kocsis, Ádám T.; Kiessling, Wolfgang (2018): Marine invertebrate migrations trace climate change over 450 million years. In: </w:t>
          </w:r>
          <w:bookmarkEnd w:id="135"/>
          <w:r w:rsidRPr="00A0236E">
            <w:rPr>
              <w:i/>
              <w:lang w:val="en-GB"/>
            </w:rPr>
            <w:t xml:space="preserve">Global Ecology and Biogeography </w:t>
          </w:r>
          <w:r w:rsidRPr="00A0236E">
            <w:rPr>
              <w:lang w:val="en-GB"/>
            </w:rPr>
            <w:t>27 (6), S. 704–713.</w:t>
          </w:r>
        </w:p>
        <w:p w14:paraId="6767F4FB" w14:textId="77777777" w:rsidR="00A0236E" w:rsidRPr="00A0236E" w:rsidRDefault="00A0236E" w:rsidP="00A0236E">
          <w:pPr>
            <w:pStyle w:val="CitaviBibliographyEntry"/>
            <w:rPr>
              <w:lang w:val="en-GB"/>
            </w:rPr>
          </w:pPr>
          <w:bookmarkStart w:id="136" w:name="_CTVL001cf140186b3394f3e91045c4cd0833f6a"/>
          <w:r w:rsidRPr="00A0236E">
            <w:rPr>
              <w:lang w:val="en-GB"/>
            </w:rPr>
            <w:t xml:space="preserve">Ritterbush, Kathleen A.; Foote, Michael (2017): Association between geographic range and initial survival of Mesozoic marine animal genera: circumventing the confounding effects of temporal and taxonomic heterogeneity. In: </w:t>
          </w:r>
          <w:bookmarkEnd w:id="136"/>
          <w:r w:rsidRPr="00A0236E">
            <w:rPr>
              <w:i/>
              <w:lang w:val="en-GB"/>
            </w:rPr>
            <w:t xml:space="preserve">Paleobiology </w:t>
          </w:r>
          <w:r w:rsidRPr="00A0236E">
            <w:rPr>
              <w:lang w:val="en-GB"/>
            </w:rPr>
            <w:t>43 (2), S. 209–223.</w:t>
          </w:r>
        </w:p>
        <w:p w14:paraId="06EEA975" w14:textId="77777777" w:rsidR="00A0236E" w:rsidRPr="00A0236E" w:rsidRDefault="00A0236E" w:rsidP="00A0236E">
          <w:pPr>
            <w:pStyle w:val="CitaviBibliographyEntry"/>
            <w:rPr>
              <w:lang w:val="en-GB"/>
            </w:rPr>
          </w:pPr>
          <w:bookmarkStart w:id="137" w:name="_CTVL001327e3c64dabb4948a136aed2c2b4a5d0"/>
          <w:r w:rsidRPr="00A0236E">
            <w:rPr>
              <w:lang w:val="en-GB"/>
            </w:rPr>
            <w:t xml:space="preserve">Sawilowsky, Shlomo S. (2009): New effect size rules of thumb. In: </w:t>
          </w:r>
          <w:bookmarkEnd w:id="137"/>
          <w:r w:rsidRPr="00A0236E">
            <w:rPr>
              <w:i/>
              <w:lang w:val="en-GB"/>
            </w:rPr>
            <w:t xml:space="preserve">Journal of Modern Applied Statistical Methods </w:t>
          </w:r>
          <w:r w:rsidRPr="00A0236E">
            <w:rPr>
              <w:lang w:val="en-GB"/>
            </w:rPr>
            <w:t>8 (2), S. 26.</w:t>
          </w:r>
        </w:p>
        <w:p w14:paraId="61E11E90" w14:textId="77777777" w:rsidR="00A0236E" w:rsidRPr="00A0236E" w:rsidRDefault="00A0236E" w:rsidP="00A0236E">
          <w:pPr>
            <w:pStyle w:val="CitaviBibliographyEntry"/>
            <w:rPr>
              <w:lang w:val="en-GB"/>
            </w:rPr>
          </w:pPr>
          <w:bookmarkStart w:id="138" w:name="_CTVL00106cc7607e16a47e6b149e060c488b520"/>
          <w:r w:rsidRPr="00A0236E">
            <w:rPr>
              <w:lang w:val="en-GB"/>
            </w:rPr>
            <w:t xml:space="preserve">Schuler, Matthew S.; Chase, Jonathan M.; Knight, Tiffany M. (2017): Habitat patch size alters the importance of dispersal for species diversity in an experimental freshwater community. In: </w:t>
          </w:r>
          <w:bookmarkEnd w:id="138"/>
          <w:r w:rsidRPr="00A0236E">
            <w:rPr>
              <w:i/>
              <w:lang w:val="en-GB"/>
            </w:rPr>
            <w:t xml:space="preserve">Ecology and evolution </w:t>
          </w:r>
          <w:r w:rsidRPr="00A0236E">
            <w:rPr>
              <w:lang w:val="en-GB"/>
            </w:rPr>
            <w:t>7 (15), S. 5774–5783.</w:t>
          </w:r>
        </w:p>
        <w:p w14:paraId="6FD389F9" w14:textId="77777777" w:rsidR="00A0236E" w:rsidRPr="00A0236E" w:rsidRDefault="00A0236E" w:rsidP="00A0236E">
          <w:pPr>
            <w:pStyle w:val="CitaviBibliographyEntry"/>
            <w:rPr>
              <w:lang w:val="en-GB"/>
            </w:rPr>
          </w:pPr>
          <w:bookmarkStart w:id="139" w:name="_CTVL0015246afe8c58348b89c6ee6a4f2763310"/>
          <w:r w:rsidRPr="00A0236E">
            <w:rPr>
              <w:lang w:val="en-GB"/>
            </w:rPr>
            <w:t xml:space="preserve">Sepkoski, J. John (2002): A compendium of fossil marine animal genera. In: </w:t>
          </w:r>
          <w:bookmarkEnd w:id="139"/>
          <w:r w:rsidRPr="00A0236E">
            <w:rPr>
              <w:i/>
              <w:lang w:val="en-GB"/>
            </w:rPr>
            <w:t xml:space="preserve">Bulletins of American paleontology </w:t>
          </w:r>
          <w:r w:rsidRPr="00A0236E">
            <w:rPr>
              <w:lang w:val="en-GB"/>
            </w:rPr>
            <w:t>363, S. 1–560.</w:t>
          </w:r>
        </w:p>
        <w:p w14:paraId="7A70AAAA" w14:textId="77777777" w:rsidR="00A0236E" w:rsidRPr="00A0236E" w:rsidRDefault="00A0236E" w:rsidP="00A0236E">
          <w:pPr>
            <w:pStyle w:val="CitaviBibliographyEntry"/>
            <w:rPr>
              <w:lang w:val="en-GB"/>
            </w:rPr>
          </w:pPr>
          <w:bookmarkStart w:id="140" w:name="_CTVL001c0e9c9eab2034de9983cc3fc1c63848c"/>
          <w:r w:rsidRPr="00A0236E">
            <w:rPr>
              <w:lang w:val="en-GB"/>
            </w:rPr>
            <w:t xml:space="preserve">Song, Haijun; Wignall, Paul B.; Song, Huyue; Dai, Xu; Chu, Daoliang (2019): Seawater temperature and dissolved oxygen over the past 500 million years. In: </w:t>
          </w:r>
          <w:bookmarkEnd w:id="140"/>
          <w:r w:rsidRPr="00A0236E">
            <w:rPr>
              <w:i/>
              <w:lang w:val="en-GB"/>
            </w:rPr>
            <w:t xml:space="preserve">Journal of Earth Science </w:t>
          </w:r>
          <w:r w:rsidRPr="00A0236E">
            <w:rPr>
              <w:lang w:val="en-GB"/>
            </w:rPr>
            <w:t>30 (2), S. 236–243.</w:t>
          </w:r>
        </w:p>
        <w:p w14:paraId="3F23337F" w14:textId="77777777" w:rsidR="00A0236E" w:rsidRPr="00A0236E" w:rsidRDefault="00A0236E" w:rsidP="00A0236E">
          <w:pPr>
            <w:pStyle w:val="CitaviBibliographyEntry"/>
            <w:rPr>
              <w:lang w:val="en-GB"/>
            </w:rPr>
          </w:pPr>
          <w:bookmarkStart w:id="141" w:name="_CTVL0013aa2957a820641cdbd8c950f538ae015"/>
          <w:r w:rsidRPr="00A0236E">
            <w:rPr>
              <w:lang w:val="en-GB"/>
            </w:rPr>
            <w:t xml:space="preserve">Stigall, Alycia L. (2013): Analysing links between biogeography, niche stability and speciation: the impact of complex feedbacks on macroevolutionary patterns. In: </w:t>
          </w:r>
          <w:bookmarkEnd w:id="141"/>
          <w:r w:rsidRPr="00A0236E">
            <w:rPr>
              <w:i/>
              <w:lang w:val="en-GB"/>
            </w:rPr>
            <w:t xml:space="preserve">Palaeontology </w:t>
          </w:r>
          <w:r w:rsidRPr="00A0236E">
            <w:rPr>
              <w:lang w:val="en-GB"/>
            </w:rPr>
            <w:t>56 (6), S. 1225–1238.</w:t>
          </w:r>
        </w:p>
        <w:p w14:paraId="10AC849C" w14:textId="77777777" w:rsidR="00A0236E" w:rsidRPr="00A0236E" w:rsidRDefault="00A0236E" w:rsidP="00A0236E">
          <w:pPr>
            <w:pStyle w:val="CitaviBibliographyEntry"/>
            <w:rPr>
              <w:lang w:val="en-GB"/>
            </w:rPr>
          </w:pPr>
          <w:bookmarkStart w:id="142" w:name="_CTVL0011e7bb3ff1f77417ba4042c669a941737"/>
          <w:r w:rsidRPr="00A0236E">
            <w:rPr>
              <w:lang w:val="en-GB"/>
            </w:rPr>
            <w:t xml:space="preserve">Stigall, Alycia L. (2014): When and how do species achieve niche stability over long time scales? In: </w:t>
          </w:r>
          <w:bookmarkEnd w:id="142"/>
          <w:r w:rsidRPr="00A0236E">
            <w:rPr>
              <w:i/>
              <w:lang w:val="en-GB"/>
            </w:rPr>
            <w:t xml:space="preserve">Ecography </w:t>
          </w:r>
          <w:r w:rsidRPr="00A0236E">
            <w:rPr>
              <w:lang w:val="en-GB"/>
            </w:rPr>
            <w:t>37 (11), S. 1123–1132.</w:t>
          </w:r>
        </w:p>
        <w:p w14:paraId="486C9609" w14:textId="77777777" w:rsidR="00A0236E" w:rsidRPr="00A0236E" w:rsidRDefault="00A0236E" w:rsidP="00A0236E">
          <w:pPr>
            <w:pStyle w:val="CitaviBibliographyEntry"/>
            <w:rPr>
              <w:lang w:val="en-GB"/>
            </w:rPr>
          </w:pPr>
          <w:bookmarkStart w:id="143" w:name="_CTVL00117ac23e68c3d407d817743f2f0ebafbd"/>
          <w:r w:rsidRPr="00A0236E">
            <w:rPr>
              <w:lang w:val="en-GB"/>
            </w:rPr>
            <w:t xml:space="preserve">Tilman, David (1994): Competition and biodiversity in spatially structured habitats. In: </w:t>
          </w:r>
          <w:bookmarkEnd w:id="143"/>
          <w:r w:rsidRPr="00A0236E">
            <w:rPr>
              <w:i/>
              <w:lang w:val="en-GB"/>
            </w:rPr>
            <w:t xml:space="preserve">Ecology </w:t>
          </w:r>
          <w:r w:rsidRPr="00A0236E">
            <w:rPr>
              <w:lang w:val="en-GB"/>
            </w:rPr>
            <w:t>75 (1), S. 2–16.</w:t>
          </w:r>
        </w:p>
        <w:p w14:paraId="6D425B45" w14:textId="77777777" w:rsidR="00A0236E" w:rsidRPr="00A0236E" w:rsidRDefault="00A0236E" w:rsidP="00A0236E">
          <w:pPr>
            <w:pStyle w:val="CitaviBibliographyEntry"/>
            <w:rPr>
              <w:lang w:val="en-GB"/>
            </w:rPr>
          </w:pPr>
          <w:bookmarkStart w:id="144" w:name="_CTVL001a37faabd15fd4bc9b76b87fb272e2af0"/>
          <w:r w:rsidRPr="00A0236E">
            <w:rPr>
              <w:lang w:val="en-GB"/>
            </w:rPr>
            <w:t xml:space="preserve">Valentine, James W. (1968): Climatic regulation of species diversification and extinction. In: </w:t>
          </w:r>
          <w:bookmarkEnd w:id="144"/>
          <w:r w:rsidRPr="00A0236E">
            <w:rPr>
              <w:i/>
              <w:lang w:val="en-GB"/>
            </w:rPr>
            <w:t xml:space="preserve">Geological Society of America Bulletin </w:t>
          </w:r>
          <w:r w:rsidRPr="00A0236E">
            <w:rPr>
              <w:lang w:val="en-GB"/>
            </w:rPr>
            <w:t>79 (2), S. 273–276.</w:t>
          </w:r>
        </w:p>
        <w:p w14:paraId="421A358E" w14:textId="77777777" w:rsidR="00A0236E" w:rsidRPr="00A0236E" w:rsidRDefault="00A0236E" w:rsidP="00A0236E">
          <w:pPr>
            <w:pStyle w:val="CitaviBibliographyEntry"/>
            <w:rPr>
              <w:lang w:val="en-GB"/>
            </w:rPr>
          </w:pPr>
          <w:bookmarkStart w:id="145" w:name="_CTVL001bf5dadf03a9f47068a941829b97cdb8c"/>
          <w:r w:rsidRPr="00A0236E">
            <w:rPr>
              <w:lang w:val="en-GB"/>
            </w:rPr>
            <w:t xml:space="preserve">Valentine, James W. (1974): Temporal bias in extinctions among taxonomic categories. In: </w:t>
          </w:r>
          <w:bookmarkEnd w:id="145"/>
          <w:r w:rsidRPr="00A0236E">
            <w:rPr>
              <w:i/>
              <w:lang w:val="en-GB"/>
            </w:rPr>
            <w:t>Journal of Paleontology</w:t>
          </w:r>
          <w:r w:rsidRPr="00A0236E">
            <w:rPr>
              <w:lang w:val="en-GB"/>
            </w:rPr>
            <w:t>, S. 549–552.</w:t>
          </w:r>
        </w:p>
        <w:p w14:paraId="27FA0DEE" w14:textId="77777777" w:rsidR="00A0236E" w:rsidRPr="00A0236E" w:rsidRDefault="00A0236E" w:rsidP="00A0236E">
          <w:pPr>
            <w:pStyle w:val="CitaviBibliographyEntry"/>
            <w:rPr>
              <w:lang w:val="en-GB"/>
            </w:rPr>
          </w:pPr>
          <w:bookmarkStart w:id="146" w:name="_CTVL0010c1079a7b67244fb93e0d6b3f96b40b3"/>
          <w:r w:rsidRPr="00A0236E">
            <w:rPr>
              <w:lang w:val="en-GB"/>
            </w:rPr>
            <w:t xml:space="preserve">Veizer, Jan; Prokoph, Andreas (2015): Temperatures and oxygen isotopic composition of Phanerozoic oceans. In: </w:t>
          </w:r>
          <w:bookmarkEnd w:id="146"/>
          <w:r w:rsidRPr="00A0236E">
            <w:rPr>
              <w:i/>
              <w:lang w:val="en-GB"/>
            </w:rPr>
            <w:t xml:space="preserve">Earth-Science Reviews </w:t>
          </w:r>
          <w:r w:rsidRPr="00A0236E">
            <w:rPr>
              <w:lang w:val="en-GB"/>
            </w:rPr>
            <w:t>146, S. 92–104.</w:t>
          </w:r>
        </w:p>
        <w:p w14:paraId="2E1E1F24" w14:textId="77777777" w:rsidR="00A0236E" w:rsidRPr="00A0236E" w:rsidRDefault="00A0236E" w:rsidP="00A0236E">
          <w:pPr>
            <w:pStyle w:val="CitaviBibliographyEntry"/>
            <w:rPr>
              <w:lang w:val="en-GB"/>
            </w:rPr>
          </w:pPr>
          <w:bookmarkStart w:id="147" w:name="_CTVL0016ebdc02437924f18bf5a8ce221145c01"/>
          <w:r w:rsidRPr="00A0236E">
            <w:rPr>
              <w:lang w:val="en-GB"/>
            </w:rPr>
            <w:t xml:space="preserve">Wickham, Hadley; Averick, Mara; Bryan, Jennifer; Chang, Winston; McGowan, Lucy; François, Romain et al. (2019): Welcome to the Tidyverse. In: </w:t>
          </w:r>
          <w:bookmarkEnd w:id="147"/>
          <w:r w:rsidRPr="00A0236E">
            <w:rPr>
              <w:i/>
              <w:lang w:val="en-GB"/>
            </w:rPr>
            <w:t xml:space="preserve">Journal of Open Source Software </w:t>
          </w:r>
          <w:r w:rsidRPr="00A0236E">
            <w:rPr>
              <w:lang w:val="en-GB"/>
            </w:rPr>
            <w:t>4 (43), S. 1686.</w:t>
          </w:r>
        </w:p>
        <w:p w14:paraId="61304520" w14:textId="77777777" w:rsidR="00A0236E" w:rsidRPr="00A0236E" w:rsidRDefault="00A0236E" w:rsidP="00A0236E">
          <w:pPr>
            <w:pStyle w:val="CitaviBibliographyEntry"/>
            <w:rPr>
              <w:lang w:val="en-GB"/>
            </w:rPr>
          </w:pPr>
          <w:bookmarkStart w:id="148" w:name="_CTVL001deb3f9afc4f24e5f8c333d7453974ace"/>
          <w:r w:rsidRPr="00A0236E">
            <w:rPr>
              <w:lang w:val="en-GB"/>
            </w:rPr>
            <w:t xml:space="preserve">Wiens, John J.; Graham, Catherine H. (2005): Niche conservatism: integrating evolution, ecology, and conservation biology. In: </w:t>
          </w:r>
          <w:bookmarkEnd w:id="148"/>
          <w:r w:rsidRPr="00A0236E">
            <w:rPr>
              <w:i/>
              <w:lang w:val="en-GB"/>
            </w:rPr>
            <w:t xml:space="preserve">Annual review of ecology, evolution, and systematics </w:t>
          </w:r>
          <w:r w:rsidRPr="00A0236E">
            <w:rPr>
              <w:lang w:val="en-GB"/>
            </w:rPr>
            <w:t>36, S. 519–539.</w:t>
          </w:r>
        </w:p>
        <w:p w14:paraId="113DF906" w14:textId="5CB9FB7E" w:rsidR="00582584" w:rsidRPr="00A0236E" w:rsidRDefault="00A0236E" w:rsidP="00A0236E">
          <w:pPr>
            <w:pStyle w:val="CitaviBibliographyEntry"/>
            <w:rPr>
              <w:lang w:val="en-GB"/>
            </w:rPr>
          </w:pPr>
          <w:bookmarkStart w:id="149" w:name="_CTVL001f9a17d393a98445492a92f2efb92b249"/>
          <w:r w:rsidRPr="00A0236E">
            <w:rPr>
              <w:lang w:val="en-GB"/>
            </w:rPr>
            <w:t xml:space="preserve">Willig, Michael R.; Kaufman, Dawn M.; Stevens, Richard D. (2003): Latitudinal gradients of biodiversity: pattern, process, scale, and synthesis. In: </w:t>
          </w:r>
          <w:bookmarkEnd w:id="149"/>
          <w:r w:rsidRPr="00A0236E">
            <w:rPr>
              <w:i/>
              <w:lang w:val="en-GB"/>
            </w:rPr>
            <w:t xml:space="preserve">Annual review of ecology, evolution, and systematics </w:t>
          </w:r>
          <w:r w:rsidRPr="00A0236E">
            <w:rPr>
              <w:lang w:val="en-GB"/>
            </w:rPr>
            <w:t>34 (1), S. 273–309.</w:t>
          </w:r>
          <w:r w:rsidR="00582584" w:rsidRPr="00A0236E">
            <w:rPr>
              <w:lang w:val="en-GB"/>
            </w:rPr>
            <w:fldChar w:fldCharType="end"/>
          </w:r>
        </w:p>
      </w:sdtContent>
    </w:sdt>
    <w:p w14:paraId="18A965F3" w14:textId="41A1A998" w:rsidR="00582584" w:rsidRPr="00A0236E" w:rsidRDefault="00582584" w:rsidP="00582584">
      <w:pPr>
        <w:rPr>
          <w:lang w:val="en-GB"/>
        </w:rPr>
      </w:pPr>
    </w:p>
    <w:p w14:paraId="42C93D98" w14:textId="77777777" w:rsidR="0062399B" w:rsidRPr="00A0236E" w:rsidRDefault="0062399B" w:rsidP="00582584">
      <w:pPr>
        <w:rPr>
          <w:lang w:val="en-GB"/>
        </w:rPr>
        <w:sectPr w:rsidR="0062399B" w:rsidRPr="00A0236E" w:rsidSect="00F4544D">
          <w:pgSz w:w="11906" w:h="16838"/>
          <w:pgMar w:top="1417" w:right="1417" w:bottom="1134" w:left="1417" w:header="708" w:footer="708" w:gutter="0"/>
          <w:cols w:space="708"/>
          <w:docGrid w:linePitch="360"/>
        </w:sectPr>
      </w:pPr>
    </w:p>
    <w:p w14:paraId="71F3FC9D" w14:textId="76F57CFF" w:rsidR="0062399B" w:rsidRPr="00A0236E" w:rsidRDefault="0062399B" w:rsidP="00582584">
      <w:pPr>
        <w:rPr>
          <w:lang w:val="en-GB"/>
        </w:rPr>
      </w:pPr>
    </w:p>
    <w:p w14:paraId="59BD86C5" w14:textId="56E808C2" w:rsidR="002923D5" w:rsidRPr="00A0236E" w:rsidRDefault="002923D5">
      <w:pPr>
        <w:rPr>
          <w:lang w:val="en-GB"/>
        </w:rPr>
      </w:pPr>
      <w:r w:rsidRPr="00A0236E">
        <w:rPr>
          <w:lang w:val="en-GB"/>
        </w:rPr>
        <w:br w:type="page"/>
      </w:r>
    </w:p>
    <w:p w14:paraId="1EA4E879" w14:textId="5EAE02B5" w:rsidR="002923D5" w:rsidRPr="00A0236E" w:rsidRDefault="00EB4BE2" w:rsidP="00582584">
      <w:pPr>
        <w:rPr>
          <w:lang w:val="en-GB"/>
        </w:rPr>
      </w:pPr>
      <w:r w:rsidRPr="00A0236E">
        <w:rPr>
          <w:noProof/>
          <w:lang w:val="en-GB"/>
        </w:rPr>
        <w:lastRenderedPageBreak/>
        <w:drawing>
          <wp:anchor distT="0" distB="0" distL="114300" distR="114300" simplePos="0" relativeHeight="251663360" behindDoc="0" locked="0" layoutInCell="1" allowOverlap="1" wp14:anchorId="7777CA0D" wp14:editId="7BEE2350">
            <wp:simplePos x="0" y="0"/>
            <wp:positionH relativeFrom="column">
              <wp:posOffset>-635</wp:posOffset>
            </wp:positionH>
            <wp:positionV relativeFrom="paragraph">
              <wp:posOffset>456630</wp:posOffset>
            </wp:positionV>
            <wp:extent cx="5760720" cy="8145780"/>
            <wp:effectExtent l="0" t="0" r="0" b="7620"/>
            <wp:wrapTopAndBottom/>
            <wp:docPr id="12" name="Grafik 12" descr="Ein Bild, das Karte,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versity_ra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14:sizeRelH relativeFrom="page">
              <wp14:pctWidth>0</wp14:pctWidth>
            </wp14:sizeRelH>
            <wp14:sizeRelV relativeFrom="page">
              <wp14:pctHeight>0</wp14:pctHeight>
            </wp14:sizeRelV>
          </wp:anchor>
        </w:drawing>
      </w:r>
      <w:r w:rsidR="002923D5" w:rsidRPr="00A0236E">
        <w:rPr>
          <w:lang w:val="en-GB"/>
        </w:rPr>
        <w:t>Supplemental Information</w:t>
      </w:r>
    </w:p>
    <w:p w14:paraId="48B01655" w14:textId="50CCDFAE" w:rsidR="002923D5" w:rsidRPr="00A0236E" w:rsidRDefault="002923D5">
      <w:pPr>
        <w:rPr>
          <w:lang w:val="en-GB"/>
        </w:rPr>
      </w:pPr>
    </w:p>
    <w:p w14:paraId="61B35ED3" w14:textId="77777777" w:rsidR="002923D5" w:rsidRPr="00A0236E" w:rsidRDefault="002923D5">
      <w:pPr>
        <w:rPr>
          <w:lang w:val="en-GB"/>
        </w:rPr>
      </w:pPr>
    </w:p>
    <w:p w14:paraId="5B0C9A05" w14:textId="77777777" w:rsidR="002923D5" w:rsidRPr="00A0236E" w:rsidRDefault="002923D5">
      <w:pPr>
        <w:rPr>
          <w:lang w:val="en-GB"/>
        </w:rPr>
      </w:pPr>
      <w:r w:rsidRPr="00A0236E">
        <w:rPr>
          <w:lang w:val="en-GB"/>
        </w:rPr>
        <w:br w:type="page"/>
      </w:r>
    </w:p>
    <w:p w14:paraId="26E18E29" w14:textId="5F9F7937" w:rsidR="009D1210" w:rsidRPr="00A0236E" w:rsidRDefault="00EB4BE2">
      <w:pPr>
        <w:rPr>
          <w:lang w:val="en-GB"/>
        </w:rPr>
      </w:pPr>
      <w:r w:rsidRPr="00A0236E">
        <w:rPr>
          <w:noProof/>
          <w:lang w:val="en-GB"/>
        </w:rPr>
        <w:lastRenderedPageBreak/>
        <w:drawing>
          <wp:anchor distT="0" distB="0" distL="114300" distR="114300" simplePos="0" relativeHeight="251664384" behindDoc="0" locked="0" layoutInCell="1" allowOverlap="1" wp14:anchorId="03FA0EEC" wp14:editId="79CDB217">
            <wp:simplePos x="0" y="0"/>
            <wp:positionH relativeFrom="column">
              <wp:posOffset>-635</wp:posOffset>
            </wp:positionH>
            <wp:positionV relativeFrom="paragraph">
              <wp:posOffset>173421</wp:posOffset>
            </wp:positionV>
            <wp:extent cx="5760720" cy="8145780"/>
            <wp:effectExtent l="0" t="0" r="0" b="7620"/>
            <wp:wrapTopAndBottom/>
            <wp:docPr id="13" name="Grafik 13"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cted_sib_divers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14:sizeRelH relativeFrom="page">
              <wp14:pctWidth>0</wp14:pctWidth>
            </wp14:sizeRelH>
            <wp14:sizeRelV relativeFrom="page">
              <wp14:pctHeight>0</wp14:pctHeight>
            </wp14:sizeRelV>
          </wp:anchor>
        </w:drawing>
      </w:r>
    </w:p>
    <w:p w14:paraId="23B9E556" w14:textId="33ECF83F" w:rsidR="009D1210" w:rsidRPr="00A0236E" w:rsidRDefault="009D1210">
      <w:pPr>
        <w:rPr>
          <w:lang w:val="en-GB"/>
        </w:rPr>
      </w:pPr>
      <w:r w:rsidRPr="00A0236E">
        <w:rPr>
          <w:lang w:val="en-GB"/>
        </w:rPr>
        <w:br w:type="page"/>
      </w:r>
    </w:p>
    <w:p w14:paraId="125C19A8" w14:textId="398531D2" w:rsidR="002923D5" w:rsidRPr="00A0236E" w:rsidRDefault="00EB4BE2">
      <w:pPr>
        <w:rPr>
          <w:lang w:val="en-GB"/>
        </w:rPr>
      </w:pPr>
      <w:r w:rsidRPr="00A0236E">
        <w:rPr>
          <w:noProof/>
          <w:lang w:val="en-GB"/>
        </w:rPr>
        <w:lastRenderedPageBreak/>
        <w:drawing>
          <wp:anchor distT="0" distB="0" distL="114300" distR="114300" simplePos="0" relativeHeight="251665408" behindDoc="0" locked="0" layoutInCell="1" allowOverlap="1" wp14:anchorId="6F63A486" wp14:editId="63360A46">
            <wp:simplePos x="0" y="0"/>
            <wp:positionH relativeFrom="column">
              <wp:posOffset>-635</wp:posOffset>
            </wp:positionH>
            <wp:positionV relativeFrom="paragraph">
              <wp:posOffset>252248</wp:posOffset>
            </wp:positionV>
            <wp:extent cx="5760720" cy="8145780"/>
            <wp:effectExtent l="0" t="0" r="0" b="7620"/>
            <wp:wrapTopAndBottom/>
            <wp:docPr id="14" name="Grafik 1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igination_ra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14:sizeRelH relativeFrom="page">
              <wp14:pctWidth>0</wp14:pctWidth>
            </wp14:sizeRelH>
            <wp14:sizeRelV relativeFrom="page">
              <wp14:pctHeight>0</wp14:pctHeight>
            </wp14:sizeRelV>
          </wp:anchor>
        </w:drawing>
      </w:r>
    </w:p>
    <w:p w14:paraId="45D510AB" w14:textId="77777777" w:rsidR="00EB4BE2" w:rsidRPr="00A0236E" w:rsidRDefault="00EB4BE2">
      <w:pPr>
        <w:rPr>
          <w:lang w:val="en-GB"/>
        </w:rPr>
      </w:pPr>
    </w:p>
    <w:p w14:paraId="10CB436E" w14:textId="7E566E6A" w:rsidR="002923D5" w:rsidRPr="00A0236E" w:rsidRDefault="002923D5">
      <w:pPr>
        <w:rPr>
          <w:lang w:val="en-GB"/>
        </w:rPr>
      </w:pPr>
      <w:r w:rsidRPr="00A0236E">
        <w:rPr>
          <w:lang w:val="en-GB"/>
        </w:rPr>
        <w:br w:type="page"/>
      </w:r>
    </w:p>
    <w:p w14:paraId="739B8511" w14:textId="55918172" w:rsidR="002923D5" w:rsidRPr="00A0236E" w:rsidRDefault="00EB4BE2" w:rsidP="00582584">
      <w:pPr>
        <w:rPr>
          <w:lang w:val="en-GB"/>
        </w:rPr>
      </w:pPr>
      <w:r w:rsidRPr="00A0236E">
        <w:rPr>
          <w:noProof/>
          <w:lang w:val="en-GB"/>
        </w:rPr>
        <w:lastRenderedPageBreak/>
        <w:drawing>
          <wp:anchor distT="0" distB="0" distL="114300" distR="114300" simplePos="0" relativeHeight="251666432" behindDoc="0" locked="0" layoutInCell="1" allowOverlap="1" wp14:anchorId="3DAD715C" wp14:editId="2B350B41">
            <wp:simplePos x="0" y="0"/>
            <wp:positionH relativeFrom="column">
              <wp:posOffset>-635</wp:posOffset>
            </wp:positionH>
            <wp:positionV relativeFrom="paragraph">
              <wp:posOffset>283779</wp:posOffset>
            </wp:positionV>
            <wp:extent cx="5760720" cy="8145780"/>
            <wp:effectExtent l="0" t="0" r="0" b="7620"/>
            <wp:wrapTopAndBottom/>
            <wp:docPr id="15" name="Grafik 15"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_capita_ori_ra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8145780"/>
                    </a:xfrm>
                    <a:prstGeom prst="rect">
                      <a:avLst/>
                    </a:prstGeom>
                  </pic:spPr>
                </pic:pic>
              </a:graphicData>
            </a:graphic>
            <wp14:sizeRelH relativeFrom="page">
              <wp14:pctWidth>0</wp14:pctWidth>
            </wp14:sizeRelH>
            <wp14:sizeRelV relativeFrom="page">
              <wp14:pctHeight>0</wp14:pctHeight>
            </wp14:sizeRelV>
          </wp:anchor>
        </w:drawing>
      </w:r>
    </w:p>
    <w:p w14:paraId="4A1FD9F7" w14:textId="77777777" w:rsidR="00EB4BE2" w:rsidRPr="00A0236E" w:rsidRDefault="00EB4BE2" w:rsidP="00582584">
      <w:pPr>
        <w:rPr>
          <w:lang w:val="en-GB"/>
        </w:rPr>
      </w:pPr>
    </w:p>
    <w:p w14:paraId="7C628882" w14:textId="6B1BEFB7" w:rsidR="00EB4BE2" w:rsidRPr="00A0236E" w:rsidRDefault="00EB4BE2">
      <w:pPr>
        <w:rPr>
          <w:lang w:val="en-GB"/>
        </w:rPr>
      </w:pPr>
      <w:r w:rsidRPr="00A0236E">
        <w:rPr>
          <w:lang w:val="en-GB"/>
        </w:rPr>
        <w:br w:type="page"/>
      </w:r>
    </w:p>
    <w:p w14:paraId="29C82F80" w14:textId="2F5904A4" w:rsidR="00EB4BE2" w:rsidRPr="00A0236E" w:rsidRDefault="00EB4BE2" w:rsidP="00582584">
      <w:pPr>
        <w:rPr>
          <w:lang w:val="en-GB"/>
        </w:rPr>
      </w:pPr>
      <w:r w:rsidRPr="00A0236E">
        <w:rPr>
          <w:noProof/>
          <w:lang w:val="en-GB"/>
        </w:rPr>
        <w:lastRenderedPageBreak/>
        <w:drawing>
          <wp:anchor distT="0" distB="0" distL="114300" distR="114300" simplePos="0" relativeHeight="251667456" behindDoc="0" locked="0" layoutInCell="1" allowOverlap="1" wp14:anchorId="49245D21" wp14:editId="2CFD7EB4">
            <wp:simplePos x="0" y="0"/>
            <wp:positionH relativeFrom="column">
              <wp:posOffset>-635</wp:posOffset>
            </wp:positionH>
            <wp:positionV relativeFrom="paragraph">
              <wp:posOffset>204470</wp:posOffset>
            </wp:positionV>
            <wp:extent cx="4572000" cy="3236595"/>
            <wp:effectExtent l="0" t="0" r="0" b="1905"/>
            <wp:wrapTopAndBottom/>
            <wp:docPr id="16" name="Grafik 16"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plo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236595"/>
                    </a:xfrm>
                    <a:prstGeom prst="rect">
                      <a:avLst/>
                    </a:prstGeom>
                  </pic:spPr>
                </pic:pic>
              </a:graphicData>
            </a:graphic>
            <wp14:sizeRelH relativeFrom="page">
              <wp14:pctWidth>0</wp14:pctWidth>
            </wp14:sizeRelH>
            <wp14:sizeRelV relativeFrom="page">
              <wp14:pctHeight>0</wp14:pctHeight>
            </wp14:sizeRelV>
          </wp:anchor>
        </w:drawing>
      </w:r>
      <w:commentRangeStart w:id="150"/>
      <w:commentRangeEnd w:id="150"/>
      <w:r w:rsidR="006C5F0B">
        <w:rPr>
          <w:rStyle w:val="Kommentarzeichen"/>
        </w:rPr>
        <w:commentReference w:id="150"/>
      </w:r>
    </w:p>
    <w:p w14:paraId="0513CB64" w14:textId="41F5A585" w:rsidR="00EB4BE2" w:rsidRPr="00A0236E" w:rsidRDefault="00EB4BE2" w:rsidP="00582584">
      <w:pPr>
        <w:rPr>
          <w:lang w:val="en-GB"/>
        </w:rPr>
      </w:pPr>
    </w:p>
    <w:p w14:paraId="07DBC646" w14:textId="0805D826" w:rsidR="00EB4BE2" w:rsidRPr="00A0236E" w:rsidRDefault="00EB4BE2" w:rsidP="00582584">
      <w:pPr>
        <w:rPr>
          <w:lang w:val="en-GB"/>
        </w:rPr>
      </w:pPr>
      <w:r w:rsidRPr="00A0236E">
        <w:rPr>
          <w:noProof/>
          <w:lang w:val="en-GB"/>
        </w:rPr>
        <w:drawing>
          <wp:inline distT="0" distB="0" distL="0" distR="0" wp14:anchorId="6341ECDD" wp14:editId="2BAFF842">
            <wp:extent cx="4572009" cy="3236983"/>
            <wp:effectExtent l="0" t="0" r="0" b="190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tstrapp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9" cy="3236983"/>
                    </a:xfrm>
                    <a:prstGeom prst="rect">
                      <a:avLst/>
                    </a:prstGeom>
                  </pic:spPr>
                </pic:pic>
              </a:graphicData>
            </a:graphic>
          </wp:inline>
        </w:drawing>
      </w:r>
    </w:p>
    <w:sectPr w:rsidR="00EB4BE2" w:rsidRPr="00A0236E" w:rsidSect="00F4544D">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Manuel" w:date="2020-05-06T06:29:00Z" w:initials="MJS">
    <w:p w14:paraId="26191AAA" w14:textId="1262C72E" w:rsidR="008D51F0" w:rsidRPr="008D51F0" w:rsidRDefault="008D51F0">
      <w:pPr>
        <w:pStyle w:val="Kommentartext"/>
        <w:rPr>
          <w:lang w:val="de-DE"/>
        </w:rPr>
      </w:pPr>
      <w:r>
        <w:rPr>
          <w:lang w:val="de-DE"/>
        </w:rPr>
        <w:t xml:space="preserve">Klingt so als ob die getestete Fragestellung eine zweitrangige ist, weil wir uns Aussterben zuerst angeschaut haben. </w:t>
      </w:r>
      <w:r>
        <w:rPr>
          <w:rStyle w:val="Kommentarzeichen"/>
        </w:rPr>
        <w:annotationRef/>
      </w:r>
      <w:r>
        <w:rPr>
          <w:lang w:val="de-DE"/>
        </w:rPr>
        <w:t>Vielleicht eher darauf hinweisen warum wir erwarten, dass Evolution durch die Interaktion gefördert wird (</w:t>
      </w:r>
      <w:proofErr w:type="spellStart"/>
      <w:r>
        <w:rPr>
          <w:lang w:val="de-DE"/>
        </w:rPr>
        <w:t>novel</w:t>
      </w:r>
      <w:proofErr w:type="spellEnd"/>
      <w:r>
        <w:rPr>
          <w:lang w:val="de-DE"/>
        </w:rPr>
        <w:t xml:space="preserve"> </w:t>
      </w:r>
      <w:proofErr w:type="spellStart"/>
      <w:r>
        <w:rPr>
          <w:lang w:val="de-DE"/>
        </w:rPr>
        <w:t>climate</w:t>
      </w:r>
      <w:proofErr w:type="spellEnd"/>
      <w:r>
        <w:rPr>
          <w:lang w:val="de-DE"/>
        </w:rPr>
        <w:t xml:space="preserve"> </w:t>
      </w:r>
      <w:proofErr w:type="spellStart"/>
      <w:r>
        <w:rPr>
          <w:lang w:val="de-DE"/>
        </w:rPr>
        <w:t>conditions</w:t>
      </w:r>
      <w:proofErr w:type="spellEnd"/>
      <w:r>
        <w:rPr>
          <w:lang w:val="de-DE"/>
        </w:rPr>
        <w:t xml:space="preserve">) </w:t>
      </w:r>
    </w:p>
  </w:comment>
  <w:comment w:id="28" w:author="Manuel" w:date="2020-05-06T07:15:00Z" w:initials="MJS">
    <w:p w14:paraId="2535F1D0" w14:textId="742AA741" w:rsidR="00A01EE0" w:rsidRPr="00A01EE0" w:rsidRDefault="00A01EE0">
      <w:pPr>
        <w:pStyle w:val="Kommentartext"/>
        <w:rPr>
          <w:lang w:val="de-DE"/>
        </w:rPr>
      </w:pPr>
      <w:r>
        <w:rPr>
          <w:rStyle w:val="Kommentarzeichen"/>
        </w:rPr>
        <w:annotationRef/>
      </w:r>
      <w:r w:rsidRPr="00A01EE0">
        <w:rPr>
          <w:lang w:val="de-DE"/>
        </w:rPr>
        <w:t>Ich würde auf die Interpretat</w:t>
      </w:r>
      <w:r>
        <w:rPr>
          <w:lang w:val="de-DE"/>
        </w:rPr>
        <w:t xml:space="preserve">ion mit dem </w:t>
      </w:r>
      <w:proofErr w:type="spellStart"/>
      <w:r>
        <w:rPr>
          <w:lang w:val="de-DE"/>
        </w:rPr>
        <w:t>Meerespeigel</w:t>
      </w:r>
      <w:proofErr w:type="spellEnd"/>
      <w:r>
        <w:rPr>
          <w:lang w:val="de-DE"/>
        </w:rPr>
        <w:t xml:space="preserve"> auch hier eingehen. Sonst bleibt es </w:t>
      </w:r>
      <w:bookmarkStart w:id="29" w:name="_GoBack"/>
      <w:bookmarkEnd w:id="29"/>
      <w:r>
        <w:rPr>
          <w:lang w:val="de-DE"/>
        </w:rPr>
        <w:t xml:space="preserve">sehr abstrakt. </w:t>
      </w:r>
    </w:p>
  </w:comment>
  <w:comment w:id="41" w:author="Manuel" w:date="2020-05-06T06:47:00Z" w:initials="MJS">
    <w:p w14:paraId="640C47A6" w14:textId="77777777" w:rsidR="00CC0A5B" w:rsidRDefault="00CC0A5B">
      <w:pPr>
        <w:pStyle w:val="Kommentartext"/>
        <w:rPr>
          <w:lang w:val="de-DE"/>
        </w:rPr>
      </w:pPr>
      <w:r>
        <w:rPr>
          <w:rStyle w:val="Kommentarzeichen"/>
        </w:rPr>
        <w:annotationRef/>
      </w:r>
      <w:r w:rsidRPr="00CC0A5B">
        <w:rPr>
          <w:lang w:val="de-DE"/>
        </w:rPr>
        <w:t xml:space="preserve">Die Einleitung erklärt jetzt viel besser, was eine </w:t>
      </w:r>
      <w:proofErr w:type="spellStart"/>
      <w:r>
        <w:rPr>
          <w:lang w:val="de-DE"/>
        </w:rPr>
        <w:t>climate</w:t>
      </w:r>
      <w:proofErr w:type="spellEnd"/>
      <w:r>
        <w:rPr>
          <w:lang w:val="de-DE"/>
        </w:rPr>
        <w:t xml:space="preserve"> </w:t>
      </w:r>
      <w:proofErr w:type="spellStart"/>
      <w:r>
        <w:rPr>
          <w:lang w:val="de-DE"/>
        </w:rPr>
        <w:t>interaction</w:t>
      </w:r>
      <w:proofErr w:type="spellEnd"/>
      <w:r>
        <w:rPr>
          <w:lang w:val="de-DE"/>
        </w:rPr>
        <w:t xml:space="preserve"> ist. Ich frage mich ob wir nicht dennoch an dieser Stelle ein ganz konkretes Beispiel bringen sollten.</w:t>
      </w:r>
    </w:p>
    <w:p w14:paraId="2AB3741F" w14:textId="77777777" w:rsidR="00CC0A5B" w:rsidRDefault="00CC0A5B">
      <w:pPr>
        <w:pStyle w:val="Kommentartext"/>
        <w:rPr>
          <w:lang w:val="de-DE"/>
        </w:rPr>
      </w:pPr>
    </w:p>
    <w:p w14:paraId="7076AD8D" w14:textId="77777777" w:rsidR="00CC0A5B" w:rsidRDefault="00CC0A5B">
      <w:pPr>
        <w:pStyle w:val="Kommentartext"/>
      </w:pPr>
      <w:r w:rsidRPr="00CC0A5B">
        <w:t xml:space="preserve">For instance, if warming </w:t>
      </w:r>
      <w:r>
        <w:t>adds</w:t>
      </w:r>
      <w:r w:rsidRPr="00CC0A5B">
        <w:t xml:space="preserve"> after a long term </w:t>
      </w:r>
      <w:r>
        <w:t xml:space="preserve">warming trend, species are more likely to </w:t>
      </w:r>
      <w:r w:rsidR="00983FF5">
        <w:t>lose</w:t>
      </w:r>
      <w:r>
        <w:t xml:space="preserve"> adaptations </w:t>
      </w:r>
      <w:r w:rsidR="00983FF5">
        <w:t>to the climatic situation initiating new evolutionary dynamics.</w:t>
      </w:r>
    </w:p>
    <w:p w14:paraId="0195A449" w14:textId="77777777" w:rsidR="00983FF5" w:rsidRDefault="00983FF5">
      <w:pPr>
        <w:pStyle w:val="Kommentartext"/>
      </w:pPr>
    </w:p>
    <w:p w14:paraId="5E57140B" w14:textId="7FAE8A42" w:rsidR="00983FF5" w:rsidRPr="00983FF5" w:rsidRDefault="00983FF5">
      <w:pPr>
        <w:pStyle w:val="Kommentartext"/>
        <w:rPr>
          <w:lang w:val="de-DE"/>
        </w:rPr>
      </w:pPr>
      <w:r w:rsidRPr="00983FF5">
        <w:rPr>
          <w:lang w:val="de-DE"/>
        </w:rPr>
        <w:t xml:space="preserve">Ich vermute, dass es sogar </w:t>
      </w:r>
      <w:r>
        <w:rPr>
          <w:lang w:val="de-DE"/>
        </w:rPr>
        <w:t xml:space="preserve">eine Perspektive auf die Community noch treffender wäre. Alle Arten sind auf </w:t>
      </w:r>
      <w:proofErr w:type="spellStart"/>
      <w:r>
        <w:rPr>
          <w:lang w:val="de-DE"/>
        </w:rPr>
        <w:t>ein Mal</w:t>
      </w:r>
      <w:proofErr w:type="spellEnd"/>
      <w:r>
        <w:rPr>
          <w:lang w:val="de-DE"/>
        </w:rPr>
        <w:t xml:space="preserve"> nicht mehr optimal angepasst weshalb sich Konkurrenzsituationen verschieben, Prädatoren , </w:t>
      </w:r>
      <w:proofErr w:type="spellStart"/>
      <w:r>
        <w:rPr>
          <w:lang w:val="de-DE"/>
        </w:rPr>
        <w:t>Bottleneck</w:t>
      </w:r>
      <w:proofErr w:type="spellEnd"/>
      <w:r>
        <w:rPr>
          <w:lang w:val="de-DE"/>
        </w:rPr>
        <w:t xml:space="preserve"> </w:t>
      </w:r>
      <w:proofErr w:type="spellStart"/>
      <w:r>
        <w:rPr>
          <w:lang w:val="de-DE"/>
        </w:rPr>
        <w:t>effekte</w:t>
      </w:r>
      <w:proofErr w:type="spellEnd"/>
      <w:r>
        <w:rPr>
          <w:lang w:val="de-DE"/>
        </w:rPr>
        <w:t xml:space="preserve">, </w:t>
      </w:r>
      <w:proofErr w:type="spellStart"/>
      <w:r>
        <w:rPr>
          <w:lang w:val="de-DE"/>
        </w:rPr>
        <w:t>evolutionary</w:t>
      </w:r>
      <w:proofErr w:type="spellEnd"/>
      <w:r>
        <w:rPr>
          <w:lang w:val="de-DE"/>
        </w:rPr>
        <w:t xml:space="preserve"> </w:t>
      </w:r>
      <w:proofErr w:type="spellStart"/>
      <w:r>
        <w:rPr>
          <w:lang w:val="de-DE"/>
        </w:rPr>
        <w:t>release</w:t>
      </w:r>
      <w:proofErr w:type="spellEnd"/>
      <w:r>
        <w:rPr>
          <w:lang w:val="de-DE"/>
        </w:rPr>
        <w:t xml:space="preserve"> etc.</w:t>
      </w:r>
    </w:p>
  </w:comment>
  <w:comment w:id="44" w:author="Manuel" w:date="2020-05-06T06:44:00Z" w:initials="MJS">
    <w:p w14:paraId="5F35B8B9" w14:textId="472D7193" w:rsidR="00CC0A5B" w:rsidRPr="00CC0A5B" w:rsidRDefault="00CC0A5B">
      <w:pPr>
        <w:pStyle w:val="Kommentartext"/>
        <w:rPr>
          <w:lang w:val="de-DE"/>
        </w:rPr>
      </w:pPr>
      <w:r>
        <w:rPr>
          <w:rStyle w:val="Kommentarzeichen"/>
        </w:rPr>
        <w:annotationRef/>
      </w:r>
      <w:r w:rsidRPr="00CC0A5B">
        <w:rPr>
          <w:lang w:val="de-DE"/>
        </w:rPr>
        <w:t xml:space="preserve">Klingt nach einer aktiven Entscheidungsmöglichkeit. </w:t>
      </w:r>
      <w:proofErr w:type="spellStart"/>
      <w:r w:rsidRPr="00CC0A5B">
        <w:rPr>
          <w:lang w:val="de-DE"/>
        </w:rPr>
        <w:t>Vielleit</w:t>
      </w:r>
      <w:proofErr w:type="spellEnd"/>
      <w:r w:rsidRPr="00CC0A5B">
        <w:rPr>
          <w:lang w:val="de-DE"/>
        </w:rPr>
        <w:t xml:space="preserve"> sprachlich anders lösen?</w:t>
      </w:r>
    </w:p>
  </w:comment>
  <w:comment w:id="45" w:author="Manuel" w:date="2020-05-06T06:46:00Z" w:initials="MJS">
    <w:p w14:paraId="356AF702" w14:textId="7DCDE1A9" w:rsidR="00CC0A5B" w:rsidRPr="00CC0A5B" w:rsidRDefault="00CC0A5B">
      <w:pPr>
        <w:pStyle w:val="Kommentartext"/>
        <w:rPr>
          <w:lang w:val="de-DE"/>
        </w:rPr>
      </w:pPr>
      <w:r>
        <w:rPr>
          <w:rStyle w:val="Kommentarzeichen"/>
        </w:rPr>
        <w:annotationRef/>
      </w:r>
      <w:r w:rsidRPr="00CC0A5B">
        <w:rPr>
          <w:lang w:val="de-DE"/>
        </w:rPr>
        <w:t>Nimm das “</w:t>
      </w:r>
      <w:proofErr w:type="spellStart"/>
      <w:r w:rsidRPr="00CC0A5B">
        <w:rPr>
          <w:lang w:val="de-DE"/>
        </w:rPr>
        <w:t>we</w:t>
      </w:r>
      <w:proofErr w:type="spellEnd"/>
      <w:r w:rsidRPr="00CC0A5B">
        <w:rPr>
          <w:lang w:val="de-DE"/>
        </w:rPr>
        <w:t xml:space="preserve">” aus dem Satz. Du meinst damit </w:t>
      </w:r>
      <w:r>
        <w:rPr>
          <w:lang w:val="de-DE"/>
        </w:rPr>
        <w:t xml:space="preserve">alle interessierten </w:t>
      </w:r>
      <w:proofErr w:type="spellStart"/>
      <w:r>
        <w:rPr>
          <w:lang w:val="de-DE"/>
        </w:rPr>
        <w:t>WissenschaftlerInnen</w:t>
      </w:r>
      <w:proofErr w:type="spellEnd"/>
      <w:r>
        <w:rPr>
          <w:lang w:val="de-DE"/>
        </w:rPr>
        <w:t xml:space="preserve">, aber die Gutachter könnten das nur auf uns beziehen uns als Hybris auslegen. </w:t>
      </w:r>
    </w:p>
  </w:comment>
  <w:comment w:id="57" w:author="Manuel" w:date="2020-05-06T06:55:00Z" w:initials="MJS">
    <w:p w14:paraId="4E802751" w14:textId="39C78024" w:rsidR="0087684A" w:rsidRPr="0087684A" w:rsidRDefault="0087684A">
      <w:pPr>
        <w:pStyle w:val="Kommentartext"/>
        <w:rPr>
          <w:lang w:val="de-DE"/>
        </w:rPr>
      </w:pPr>
      <w:r>
        <w:rPr>
          <w:rStyle w:val="Kommentarzeichen"/>
        </w:rPr>
        <w:annotationRef/>
      </w:r>
      <w:r w:rsidRPr="0087684A">
        <w:rPr>
          <w:rStyle w:val="Kommentarzeichen"/>
          <w:lang w:val="de-DE"/>
        </w:rPr>
        <w:t xml:space="preserve">Wir hatten irgendwann diskutiert, dass man </w:t>
      </w:r>
      <w:r>
        <w:rPr>
          <w:rStyle w:val="Kommentarzeichen"/>
          <w:lang w:val="de-DE"/>
        </w:rPr>
        <w:t xml:space="preserve">das Aussterben und Entstehen der Arten auch mit einer Unsicherheit belegen könnte (z.B. basierend auf dem Sampling liegt die Wahrscheinlichkeit zu 80% in einem und zu 20% im nächsten bin). Gerade wenn Du Dich Richtung </w:t>
      </w:r>
      <w:proofErr w:type="spellStart"/>
      <w:r w:rsidRPr="0087684A">
        <w:rPr>
          <w:rStyle w:val="Kommentarzeichen"/>
          <w:lang w:val="de-DE"/>
        </w:rPr>
        <w:t>Bayessche</w:t>
      </w:r>
      <w:proofErr w:type="spellEnd"/>
      <w:r w:rsidRPr="0087684A">
        <w:rPr>
          <w:rStyle w:val="Kommentarzeichen"/>
          <w:lang w:val="de-DE"/>
        </w:rPr>
        <w:t xml:space="preserve"> </w:t>
      </w:r>
      <w:r>
        <w:rPr>
          <w:rStyle w:val="Kommentarzeichen"/>
          <w:lang w:val="de-DE"/>
        </w:rPr>
        <w:t xml:space="preserve">Statistik bewegst ist das evtl. ein Aspekt den Du für zukünftige Arbeiten im Hinterkopf behalten könntest. </w:t>
      </w:r>
    </w:p>
  </w:comment>
  <w:comment w:id="66" w:author="Manuel" w:date="2020-05-06T07:05:00Z" w:initials="MJS">
    <w:p w14:paraId="52C5C249" w14:textId="5438D3AB" w:rsidR="00A722E5" w:rsidRDefault="00A722E5">
      <w:pPr>
        <w:pStyle w:val="Kommentartext"/>
      </w:pPr>
      <w:r>
        <w:rPr>
          <w:rStyle w:val="Kommentarzeichen"/>
        </w:rPr>
        <w:annotationRef/>
      </w:r>
      <w:r>
        <w:t xml:space="preserve">This is too complex wording. </w:t>
      </w:r>
    </w:p>
  </w:comment>
  <w:comment w:id="67" w:author="Manuel" w:date="2020-05-06T07:02:00Z" w:initials="MJS">
    <w:p w14:paraId="60A35FB0" w14:textId="74986EDE" w:rsidR="00A722E5" w:rsidRPr="00A722E5" w:rsidRDefault="00A722E5">
      <w:pPr>
        <w:pStyle w:val="Kommentartext"/>
        <w:rPr>
          <w:lang w:val="de-DE"/>
        </w:rPr>
      </w:pPr>
      <w:r>
        <w:rPr>
          <w:rStyle w:val="Kommentarzeichen"/>
        </w:rPr>
        <w:annotationRef/>
      </w:r>
      <w:r>
        <w:rPr>
          <w:lang w:val="de-DE"/>
        </w:rPr>
        <w:t xml:space="preserve">Du könntest noch in einer Abbildung/Tabelle zeigen welcher Trend der beste war. Evtl. müsste man das auch diskutieren. </w:t>
      </w:r>
    </w:p>
  </w:comment>
  <w:comment w:id="150" w:author="Manuel" w:date="2020-05-06T07:07:00Z" w:initials="MJS">
    <w:p w14:paraId="226D2E1C" w14:textId="78664803" w:rsidR="006C5F0B" w:rsidRPr="006C5F0B" w:rsidRDefault="006C5F0B">
      <w:pPr>
        <w:pStyle w:val="Kommentartext"/>
        <w:rPr>
          <w:lang w:val="de-DE"/>
        </w:rPr>
      </w:pPr>
      <w:r>
        <w:rPr>
          <w:rStyle w:val="Kommentarzeichen"/>
        </w:rPr>
        <w:annotationRef/>
      </w:r>
      <w:r w:rsidRPr="00A722E5">
        <w:rPr>
          <w:lang w:val="de-DE"/>
        </w:rPr>
        <w:t xml:space="preserve">Kannst Du für Wolfgang und mich </w:t>
      </w:r>
      <w:r>
        <w:rPr>
          <w:lang w:val="de-DE"/>
        </w:rPr>
        <w:t>noch kurze Abbildungsbeschriftungen/</w:t>
      </w:r>
      <w:proofErr w:type="spellStart"/>
      <w:r>
        <w:rPr>
          <w:lang w:val="de-DE"/>
        </w:rPr>
        <w:t>Infors</w:t>
      </w:r>
      <w:proofErr w:type="spellEnd"/>
      <w:r>
        <w:rPr>
          <w:lang w:val="de-DE"/>
        </w:rPr>
        <w:t xml:space="preserve"> zu den beiden letzten Grafen im Supplement (ganz unten)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191AAA" w15:done="0"/>
  <w15:commentEx w15:paraId="2535F1D0" w15:done="0"/>
  <w15:commentEx w15:paraId="5E57140B" w15:done="0"/>
  <w15:commentEx w15:paraId="5F35B8B9" w15:done="0"/>
  <w15:commentEx w15:paraId="356AF702" w15:done="0"/>
  <w15:commentEx w15:paraId="4E802751" w15:done="0"/>
  <w15:commentEx w15:paraId="52C5C249" w15:done="0"/>
  <w15:commentEx w15:paraId="60A35FB0" w15:done="0"/>
  <w15:commentEx w15:paraId="226D2E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CD7BC" w16cex:dateUtc="2020-05-06T04:29:00Z"/>
  <w16cex:commentExtensible w16cex:durableId="225CE2A7" w16cex:dateUtc="2020-05-06T05:15:00Z"/>
  <w16cex:commentExtensible w16cex:durableId="225CDC07" w16cex:dateUtc="2020-05-06T04:47:00Z"/>
  <w16cex:commentExtensible w16cex:durableId="225CDB47" w16cex:dateUtc="2020-05-06T04:44:00Z"/>
  <w16cex:commentExtensible w16cex:durableId="225CDBD0" w16cex:dateUtc="2020-05-06T04:46:00Z"/>
  <w16cex:commentExtensible w16cex:durableId="225CDDD4" w16cex:dateUtc="2020-05-06T04:55:00Z"/>
  <w16cex:commentExtensible w16cex:durableId="225CE01F" w16cex:dateUtc="2020-05-06T05:05:00Z"/>
  <w16cex:commentExtensible w16cex:durableId="225CDF93" w16cex:dateUtc="2020-05-06T05:02:00Z"/>
  <w16cex:commentExtensible w16cex:durableId="225CE0BC" w16cex:dateUtc="2020-05-06T0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191AAA" w16cid:durableId="225CD7BC"/>
  <w16cid:commentId w16cid:paraId="2535F1D0" w16cid:durableId="225CE2A7"/>
  <w16cid:commentId w16cid:paraId="5E57140B" w16cid:durableId="225CDC07"/>
  <w16cid:commentId w16cid:paraId="5F35B8B9" w16cid:durableId="225CDB47"/>
  <w16cid:commentId w16cid:paraId="356AF702" w16cid:durableId="225CDBD0"/>
  <w16cid:commentId w16cid:paraId="4E802751" w16cid:durableId="225CDDD4"/>
  <w16cid:commentId w16cid:paraId="52C5C249" w16cid:durableId="225CE01F"/>
  <w16cid:commentId w16cid:paraId="60A35FB0" w16cid:durableId="225CDF93"/>
  <w16cid:commentId w16cid:paraId="226D2E1C" w16cid:durableId="225CE0B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A2EBA4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1D4B4D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34D8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02006C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3CC319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9428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F8FA6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7F0FE5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EE420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E7A4370"/>
    <w:lvl w:ilvl="0">
      <w:start w:val="1"/>
      <w:numFmt w:val="bullet"/>
      <w:pStyle w:val="Aufzhlungszeichen"/>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nuel">
    <w15:presenceInfo w15:providerId="None" w15:userId="Man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593"/>
    <w:rsid w:val="00001B07"/>
    <w:rsid w:val="00012F13"/>
    <w:rsid w:val="00016D98"/>
    <w:rsid w:val="00017CBF"/>
    <w:rsid w:val="00024C95"/>
    <w:rsid w:val="00032146"/>
    <w:rsid w:val="00043FAC"/>
    <w:rsid w:val="000452F1"/>
    <w:rsid w:val="00073279"/>
    <w:rsid w:val="00074CE9"/>
    <w:rsid w:val="000B015A"/>
    <w:rsid w:val="000C2346"/>
    <w:rsid w:val="000E5D06"/>
    <w:rsid w:val="001275FF"/>
    <w:rsid w:val="00131151"/>
    <w:rsid w:val="00131C99"/>
    <w:rsid w:val="00192463"/>
    <w:rsid w:val="001A7D93"/>
    <w:rsid w:val="001B10A2"/>
    <w:rsid w:val="001B3436"/>
    <w:rsid w:val="001B710B"/>
    <w:rsid w:val="001E6C7A"/>
    <w:rsid w:val="001F3E28"/>
    <w:rsid w:val="0020144B"/>
    <w:rsid w:val="0022046A"/>
    <w:rsid w:val="002420A5"/>
    <w:rsid w:val="00275F84"/>
    <w:rsid w:val="0027772E"/>
    <w:rsid w:val="002923D5"/>
    <w:rsid w:val="00294503"/>
    <w:rsid w:val="002A22AC"/>
    <w:rsid w:val="002B1B49"/>
    <w:rsid w:val="002E2A9F"/>
    <w:rsid w:val="002F6DDC"/>
    <w:rsid w:val="00303B60"/>
    <w:rsid w:val="00320087"/>
    <w:rsid w:val="00352C24"/>
    <w:rsid w:val="0038534A"/>
    <w:rsid w:val="003A0B12"/>
    <w:rsid w:val="003A1F61"/>
    <w:rsid w:val="003B457F"/>
    <w:rsid w:val="003C6F52"/>
    <w:rsid w:val="0040217F"/>
    <w:rsid w:val="00430F99"/>
    <w:rsid w:val="00444154"/>
    <w:rsid w:val="00444C72"/>
    <w:rsid w:val="00451762"/>
    <w:rsid w:val="0045701D"/>
    <w:rsid w:val="00464475"/>
    <w:rsid w:val="00464B4C"/>
    <w:rsid w:val="004810C1"/>
    <w:rsid w:val="00497B80"/>
    <w:rsid w:val="004B60E9"/>
    <w:rsid w:val="004C065E"/>
    <w:rsid w:val="004D36EC"/>
    <w:rsid w:val="004F0379"/>
    <w:rsid w:val="00502650"/>
    <w:rsid w:val="00505AA9"/>
    <w:rsid w:val="0050603D"/>
    <w:rsid w:val="00506ED8"/>
    <w:rsid w:val="00514358"/>
    <w:rsid w:val="005151A1"/>
    <w:rsid w:val="00552139"/>
    <w:rsid w:val="00555713"/>
    <w:rsid w:val="00557163"/>
    <w:rsid w:val="00573963"/>
    <w:rsid w:val="00582584"/>
    <w:rsid w:val="005A2854"/>
    <w:rsid w:val="005C040E"/>
    <w:rsid w:val="005C0D45"/>
    <w:rsid w:val="005D7CC8"/>
    <w:rsid w:val="005E3961"/>
    <w:rsid w:val="005E700C"/>
    <w:rsid w:val="005F3B7C"/>
    <w:rsid w:val="00611B80"/>
    <w:rsid w:val="00615C26"/>
    <w:rsid w:val="0062399B"/>
    <w:rsid w:val="006248CA"/>
    <w:rsid w:val="006442F3"/>
    <w:rsid w:val="006657A8"/>
    <w:rsid w:val="006750B8"/>
    <w:rsid w:val="006816FD"/>
    <w:rsid w:val="00696A37"/>
    <w:rsid w:val="00697507"/>
    <w:rsid w:val="006C0803"/>
    <w:rsid w:val="006C5525"/>
    <w:rsid w:val="006C5F0B"/>
    <w:rsid w:val="006E6439"/>
    <w:rsid w:val="007068C3"/>
    <w:rsid w:val="0072413C"/>
    <w:rsid w:val="00752930"/>
    <w:rsid w:val="007B0CA1"/>
    <w:rsid w:val="007C0144"/>
    <w:rsid w:val="007D3222"/>
    <w:rsid w:val="007D3F62"/>
    <w:rsid w:val="007E3E93"/>
    <w:rsid w:val="00856803"/>
    <w:rsid w:val="0087684A"/>
    <w:rsid w:val="0089451A"/>
    <w:rsid w:val="008A06BF"/>
    <w:rsid w:val="008B4867"/>
    <w:rsid w:val="008C5F29"/>
    <w:rsid w:val="008D11D4"/>
    <w:rsid w:val="008D51F0"/>
    <w:rsid w:val="008F728D"/>
    <w:rsid w:val="009034B3"/>
    <w:rsid w:val="00923BD2"/>
    <w:rsid w:val="00926262"/>
    <w:rsid w:val="00932E30"/>
    <w:rsid w:val="009332E0"/>
    <w:rsid w:val="009361F7"/>
    <w:rsid w:val="00941EEE"/>
    <w:rsid w:val="00946A10"/>
    <w:rsid w:val="009636EC"/>
    <w:rsid w:val="00983FF5"/>
    <w:rsid w:val="00985164"/>
    <w:rsid w:val="009C2A9A"/>
    <w:rsid w:val="009C582A"/>
    <w:rsid w:val="009D1210"/>
    <w:rsid w:val="009F0250"/>
    <w:rsid w:val="009F3F4D"/>
    <w:rsid w:val="009F404E"/>
    <w:rsid w:val="009F45EE"/>
    <w:rsid w:val="00A01EE0"/>
    <w:rsid w:val="00A0236E"/>
    <w:rsid w:val="00A03E8D"/>
    <w:rsid w:val="00A1298D"/>
    <w:rsid w:val="00A13AA2"/>
    <w:rsid w:val="00A25439"/>
    <w:rsid w:val="00A31A61"/>
    <w:rsid w:val="00A722E5"/>
    <w:rsid w:val="00A800D8"/>
    <w:rsid w:val="00AA4F71"/>
    <w:rsid w:val="00AD6364"/>
    <w:rsid w:val="00AE4C17"/>
    <w:rsid w:val="00B13D4C"/>
    <w:rsid w:val="00B83938"/>
    <w:rsid w:val="00B854B5"/>
    <w:rsid w:val="00BA689C"/>
    <w:rsid w:val="00BB049B"/>
    <w:rsid w:val="00BB0CA9"/>
    <w:rsid w:val="00BB1770"/>
    <w:rsid w:val="00BC01CF"/>
    <w:rsid w:val="00BC5F42"/>
    <w:rsid w:val="00C06427"/>
    <w:rsid w:val="00C06C79"/>
    <w:rsid w:val="00C24A37"/>
    <w:rsid w:val="00C35C93"/>
    <w:rsid w:val="00C4174C"/>
    <w:rsid w:val="00C45687"/>
    <w:rsid w:val="00C72490"/>
    <w:rsid w:val="00C73C91"/>
    <w:rsid w:val="00C82375"/>
    <w:rsid w:val="00C85619"/>
    <w:rsid w:val="00C8720A"/>
    <w:rsid w:val="00C94014"/>
    <w:rsid w:val="00CA3401"/>
    <w:rsid w:val="00CA7533"/>
    <w:rsid w:val="00CC0A5B"/>
    <w:rsid w:val="00CD56CB"/>
    <w:rsid w:val="00CE173B"/>
    <w:rsid w:val="00CE3E81"/>
    <w:rsid w:val="00D0128F"/>
    <w:rsid w:val="00D14CB7"/>
    <w:rsid w:val="00D16E88"/>
    <w:rsid w:val="00D2359D"/>
    <w:rsid w:val="00D51815"/>
    <w:rsid w:val="00D64721"/>
    <w:rsid w:val="00D72C55"/>
    <w:rsid w:val="00D73E6A"/>
    <w:rsid w:val="00D747A7"/>
    <w:rsid w:val="00D90534"/>
    <w:rsid w:val="00D94858"/>
    <w:rsid w:val="00DA3272"/>
    <w:rsid w:val="00DA7378"/>
    <w:rsid w:val="00DA7F6B"/>
    <w:rsid w:val="00DD6730"/>
    <w:rsid w:val="00DE1484"/>
    <w:rsid w:val="00DE7BCA"/>
    <w:rsid w:val="00E204B5"/>
    <w:rsid w:val="00E20C64"/>
    <w:rsid w:val="00E44098"/>
    <w:rsid w:val="00E6453A"/>
    <w:rsid w:val="00E646E9"/>
    <w:rsid w:val="00E704FC"/>
    <w:rsid w:val="00E77593"/>
    <w:rsid w:val="00E85B35"/>
    <w:rsid w:val="00E87D0A"/>
    <w:rsid w:val="00EB4BE2"/>
    <w:rsid w:val="00EC6762"/>
    <w:rsid w:val="00F0497C"/>
    <w:rsid w:val="00F12CFA"/>
    <w:rsid w:val="00F2238D"/>
    <w:rsid w:val="00F304F6"/>
    <w:rsid w:val="00F343D8"/>
    <w:rsid w:val="00F378BA"/>
    <w:rsid w:val="00F4544D"/>
    <w:rsid w:val="00F77BBC"/>
    <w:rsid w:val="00F80054"/>
    <w:rsid w:val="00F86EB7"/>
    <w:rsid w:val="00F90CFE"/>
    <w:rsid w:val="00F95394"/>
    <w:rsid w:val="00FB5C3B"/>
    <w:rsid w:val="00FB78FE"/>
    <w:rsid w:val="00FC22B6"/>
    <w:rsid w:val="00FC4BBA"/>
    <w:rsid w:val="00FC538F"/>
    <w:rsid w:val="00FD31DE"/>
    <w:rsid w:val="00FE4665"/>
    <w:rsid w:val="00FF3C97"/>
    <w:rsid w:val="00FF4660"/>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4421D"/>
  <w15:chartTrackingRefBased/>
  <w15:docId w15:val="{7DE40D2F-FDEA-40C5-8D16-FBC472D0A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582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2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825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825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8258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2584"/>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8258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8258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258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5F3B7C"/>
    <w:rPr>
      <w:sz w:val="16"/>
      <w:szCs w:val="16"/>
    </w:rPr>
  </w:style>
  <w:style w:type="paragraph" w:styleId="Kommentartext">
    <w:name w:val="annotation text"/>
    <w:basedOn w:val="Standard"/>
    <w:link w:val="KommentartextZchn"/>
    <w:uiPriority w:val="99"/>
    <w:semiHidden/>
    <w:unhideWhenUsed/>
    <w:rsid w:val="005F3B7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F3B7C"/>
    <w:rPr>
      <w:sz w:val="20"/>
      <w:szCs w:val="20"/>
      <w:lang w:val="en-US"/>
    </w:rPr>
  </w:style>
  <w:style w:type="paragraph" w:styleId="Kommentarthema">
    <w:name w:val="annotation subject"/>
    <w:basedOn w:val="Kommentartext"/>
    <w:next w:val="Kommentartext"/>
    <w:link w:val="KommentarthemaZchn"/>
    <w:uiPriority w:val="99"/>
    <w:semiHidden/>
    <w:unhideWhenUsed/>
    <w:rsid w:val="005F3B7C"/>
    <w:rPr>
      <w:b/>
      <w:bCs/>
    </w:rPr>
  </w:style>
  <w:style w:type="character" w:customStyle="1" w:styleId="KommentarthemaZchn">
    <w:name w:val="Kommentarthema Zchn"/>
    <w:basedOn w:val="KommentartextZchn"/>
    <w:link w:val="Kommentarthema"/>
    <w:uiPriority w:val="99"/>
    <w:semiHidden/>
    <w:rsid w:val="005F3B7C"/>
    <w:rPr>
      <w:b/>
      <w:bCs/>
      <w:sz w:val="20"/>
      <w:szCs w:val="20"/>
      <w:lang w:val="en-US"/>
    </w:rPr>
  </w:style>
  <w:style w:type="paragraph" w:styleId="Sprechblasentext">
    <w:name w:val="Balloon Text"/>
    <w:basedOn w:val="Standard"/>
    <w:link w:val="SprechblasentextZchn"/>
    <w:uiPriority w:val="99"/>
    <w:semiHidden/>
    <w:unhideWhenUsed/>
    <w:rsid w:val="005F3B7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3B7C"/>
    <w:rPr>
      <w:rFonts w:ascii="Segoe UI" w:hAnsi="Segoe UI" w:cs="Segoe UI"/>
      <w:sz w:val="18"/>
      <w:szCs w:val="18"/>
      <w:lang w:val="en-US"/>
    </w:rPr>
  </w:style>
  <w:style w:type="character" w:styleId="Platzhaltertext">
    <w:name w:val="Placeholder Text"/>
    <w:basedOn w:val="Absatz-Standardschriftart"/>
    <w:uiPriority w:val="99"/>
    <w:semiHidden/>
    <w:rsid w:val="00582584"/>
    <w:rPr>
      <w:color w:val="808080"/>
    </w:rPr>
  </w:style>
  <w:style w:type="paragraph" w:customStyle="1" w:styleId="CitaviBibliographyEntry">
    <w:name w:val="Citavi Bibliography Entry"/>
    <w:basedOn w:val="Standard"/>
    <w:link w:val="CitaviBibliographyEntryZchn"/>
    <w:rsid w:val="00582584"/>
    <w:pPr>
      <w:spacing w:after="120"/>
    </w:pPr>
  </w:style>
  <w:style w:type="character" w:customStyle="1" w:styleId="CitaviBibliographyEntryZchn">
    <w:name w:val="Citavi Bibliography Entry Zchn"/>
    <w:basedOn w:val="Absatz-Standardschriftart"/>
    <w:link w:val="CitaviBibliographyEntry"/>
    <w:rsid w:val="00582584"/>
    <w:rPr>
      <w:lang w:val="en-US"/>
    </w:rPr>
  </w:style>
  <w:style w:type="paragraph" w:customStyle="1" w:styleId="CitaviBibliographyHeading">
    <w:name w:val="Citavi Bibliography Heading"/>
    <w:basedOn w:val="berschrift1"/>
    <w:link w:val="CitaviBibliographyHeadingZchn"/>
    <w:rsid w:val="00582584"/>
  </w:style>
  <w:style w:type="character" w:customStyle="1" w:styleId="CitaviBibliographyHeadingZchn">
    <w:name w:val="Citavi Bibliography Heading Zchn"/>
    <w:basedOn w:val="Absatz-Standardschriftart"/>
    <w:link w:val="CitaviBibliographyHeading"/>
    <w:rsid w:val="00582584"/>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582584"/>
    <w:rPr>
      <w:rFonts w:asciiTheme="majorHAnsi" w:eastAsiaTheme="majorEastAsia" w:hAnsiTheme="majorHAnsi" w:cstheme="majorBidi"/>
      <w:color w:val="2F5496" w:themeColor="accent1" w:themeShade="BF"/>
      <w:sz w:val="32"/>
      <w:szCs w:val="32"/>
      <w:lang w:val="en-US"/>
    </w:rPr>
  </w:style>
  <w:style w:type="paragraph" w:customStyle="1" w:styleId="CitaviBibliographySubheading1">
    <w:name w:val="Citavi Bibliography Subheading 1"/>
    <w:basedOn w:val="berschrift2"/>
    <w:link w:val="CitaviBibliographySubheading1Zchn"/>
    <w:rsid w:val="00582584"/>
    <w:pPr>
      <w:outlineLvl w:val="9"/>
    </w:pPr>
  </w:style>
  <w:style w:type="character" w:customStyle="1" w:styleId="CitaviBibliographySubheading1Zchn">
    <w:name w:val="Citavi Bibliography Subheading 1 Zchn"/>
    <w:basedOn w:val="Absatz-Standardschriftart"/>
    <w:link w:val="CitaviBibliographySubheading1"/>
    <w:rsid w:val="00582584"/>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582584"/>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berschrift3"/>
    <w:link w:val="CitaviBibliographySubheading2Zchn"/>
    <w:rsid w:val="00582584"/>
    <w:pPr>
      <w:outlineLvl w:val="9"/>
    </w:pPr>
  </w:style>
  <w:style w:type="character" w:customStyle="1" w:styleId="CitaviBibliographySubheading2Zchn">
    <w:name w:val="Citavi Bibliography Subheading 2 Zchn"/>
    <w:basedOn w:val="Absatz-Standardschriftart"/>
    <w:link w:val="CitaviBibliographySubheading2"/>
    <w:rsid w:val="00582584"/>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rsid w:val="00582584"/>
    <w:rPr>
      <w:rFonts w:asciiTheme="majorHAnsi" w:eastAsiaTheme="majorEastAsia" w:hAnsiTheme="majorHAnsi" w:cstheme="majorBidi"/>
      <w:color w:val="1F3763" w:themeColor="accent1" w:themeShade="7F"/>
      <w:sz w:val="24"/>
      <w:szCs w:val="24"/>
      <w:lang w:val="en-US"/>
    </w:rPr>
  </w:style>
  <w:style w:type="paragraph" w:customStyle="1" w:styleId="CitaviBibliographySubheading3">
    <w:name w:val="Citavi Bibliography Subheading 3"/>
    <w:basedOn w:val="berschrift4"/>
    <w:link w:val="CitaviBibliographySubheading3Zchn"/>
    <w:rsid w:val="00582584"/>
    <w:pPr>
      <w:outlineLvl w:val="9"/>
    </w:pPr>
  </w:style>
  <w:style w:type="character" w:customStyle="1" w:styleId="CitaviBibliographySubheading3Zchn">
    <w:name w:val="Citavi Bibliography Subheading 3 Zchn"/>
    <w:basedOn w:val="Absatz-Standardschriftart"/>
    <w:link w:val="CitaviBibliographySubheading3"/>
    <w:rsid w:val="00582584"/>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582584"/>
    <w:rPr>
      <w:rFonts w:asciiTheme="majorHAnsi" w:eastAsiaTheme="majorEastAsia" w:hAnsiTheme="majorHAnsi" w:cstheme="majorBidi"/>
      <w:i/>
      <w:iCs/>
      <w:color w:val="2F5496" w:themeColor="accent1" w:themeShade="BF"/>
      <w:lang w:val="en-US"/>
    </w:rPr>
  </w:style>
  <w:style w:type="paragraph" w:customStyle="1" w:styleId="CitaviBibliographySubheading4">
    <w:name w:val="Citavi Bibliography Subheading 4"/>
    <w:basedOn w:val="berschrift5"/>
    <w:link w:val="CitaviBibliographySubheading4Zchn"/>
    <w:rsid w:val="00582584"/>
    <w:pPr>
      <w:outlineLvl w:val="9"/>
    </w:pPr>
  </w:style>
  <w:style w:type="character" w:customStyle="1" w:styleId="CitaviBibliographySubheading4Zchn">
    <w:name w:val="Citavi Bibliography Subheading 4 Zchn"/>
    <w:basedOn w:val="Absatz-Standardschriftart"/>
    <w:link w:val="CitaviBibliographySubheading4"/>
    <w:rsid w:val="00582584"/>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582584"/>
    <w:rPr>
      <w:rFonts w:asciiTheme="majorHAnsi" w:eastAsiaTheme="majorEastAsia" w:hAnsiTheme="majorHAnsi" w:cstheme="majorBidi"/>
      <w:color w:val="2F5496" w:themeColor="accent1" w:themeShade="BF"/>
      <w:lang w:val="en-US"/>
    </w:rPr>
  </w:style>
  <w:style w:type="paragraph" w:customStyle="1" w:styleId="CitaviBibliographySubheading5">
    <w:name w:val="Citavi Bibliography Subheading 5"/>
    <w:basedOn w:val="berschrift6"/>
    <w:link w:val="CitaviBibliographySubheading5Zchn"/>
    <w:rsid w:val="00582584"/>
    <w:pPr>
      <w:outlineLvl w:val="9"/>
    </w:pPr>
  </w:style>
  <w:style w:type="character" w:customStyle="1" w:styleId="CitaviBibliographySubheading5Zchn">
    <w:name w:val="Citavi Bibliography Subheading 5 Zchn"/>
    <w:basedOn w:val="Absatz-Standardschriftart"/>
    <w:link w:val="CitaviBibliographySubheading5"/>
    <w:rsid w:val="00582584"/>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582584"/>
    <w:rPr>
      <w:rFonts w:asciiTheme="majorHAnsi" w:eastAsiaTheme="majorEastAsia" w:hAnsiTheme="majorHAnsi" w:cstheme="majorBidi"/>
      <w:color w:val="1F3763" w:themeColor="accent1" w:themeShade="7F"/>
      <w:lang w:val="en-US"/>
    </w:rPr>
  </w:style>
  <w:style w:type="paragraph" w:customStyle="1" w:styleId="CitaviBibliographySubheading6">
    <w:name w:val="Citavi Bibliography Subheading 6"/>
    <w:basedOn w:val="berschrift7"/>
    <w:link w:val="CitaviBibliographySubheading6Zchn"/>
    <w:rsid w:val="00582584"/>
    <w:pPr>
      <w:outlineLvl w:val="9"/>
    </w:pPr>
  </w:style>
  <w:style w:type="character" w:customStyle="1" w:styleId="CitaviBibliographySubheading6Zchn">
    <w:name w:val="Citavi Bibliography Subheading 6 Zchn"/>
    <w:basedOn w:val="Absatz-Standardschriftart"/>
    <w:link w:val="CitaviBibliographySubheading6"/>
    <w:rsid w:val="00582584"/>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582584"/>
    <w:rPr>
      <w:rFonts w:asciiTheme="majorHAnsi" w:eastAsiaTheme="majorEastAsia" w:hAnsiTheme="majorHAnsi" w:cstheme="majorBidi"/>
      <w:i/>
      <w:iCs/>
      <w:color w:val="1F3763" w:themeColor="accent1" w:themeShade="7F"/>
      <w:lang w:val="en-US"/>
    </w:rPr>
  </w:style>
  <w:style w:type="paragraph" w:customStyle="1" w:styleId="CitaviBibliographySubheading7">
    <w:name w:val="Citavi Bibliography Subheading 7"/>
    <w:basedOn w:val="berschrift8"/>
    <w:link w:val="CitaviBibliographySubheading7Zchn"/>
    <w:rsid w:val="00582584"/>
    <w:pPr>
      <w:outlineLvl w:val="9"/>
    </w:pPr>
  </w:style>
  <w:style w:type="character" w:customStyle="1" w:styleId="CitaviBibliographySubheading7Zchn">
    <w:name w:val="Citavi Bibliography Subheading 7 Zchn"/>
    <w:basedOn w:val="Absatz-Standardschriftart"/>
    <w:link w:val="CitaviBibliographySubheading7"/>
    <w:rsid w:val="00582584"/>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582584"/>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rsid w:val="00582584"/>
    <w:pPr>
      <w:outlineLvl w:val="9"/>
    </w:pPr>
  </w:style>
  <w:style w:type="character" w:customStyle="1" w:styleId="CitaviBibliographySubheading8Zchn">
    <w:name w:val="Citavi Bibliography Subheading 8 Zchn"/>
    <w:basedOn w:val="Absatz-Standardschriftart"/>
    <w:link w:val="CitaviBibliographySubheading8"/>
    <w:rsid w:val="00582584"/>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582584"/>
    <w:rPr>
      <w:rFonts w:asciiTheme="majorHAnsi" w:eastAsiaTheme="majorEastAsia" w:hAnsiTheme="majorHAnsi" w:cstheme="majorBidi"/>
      <w:i/>
      <w:iCs/>
      <w:color w:val="272727" w:themeColor="text1" w:themeTint="D8"/>
      <w:sz w:val="21"/>
      <w:szCs w:val="21"/>
      <w:lang w:val="en-US"/>
    </w:rPr>
  </w:style>
  <w:style w:type="paragraph" w:styleId="Beschriftung">
    <w:name w:val="caption"/>
    <w:basedOn w:val="Standard"/>
    <w:next w:val="Standard"/>
    <w:uiPriority w:val="35"/>
    <w:unhideWhenUsed/>
    <w:qFormat/>
    <w:rsid w:val="00073279"/>
    <w:pPr>
      <w:spacing w:after="200" w:line="240" w:lineRule="auto"/>
    </w:pPr>
    <w:rPr>
      <w:iCs/>
      <w:color w:val="000000" w:themeColor="text1"/>
      <w:szCs w:val="18"/>
    </w:rPr>
  </w:style>
  <w:style w:type="paragraph" w:styleId="Inhaltsverzeichnisberschrift">
    <w:name w:val="TOC Heading"/>
    <w:basedOn w:val="berschrift1"/>
    <w:next w:val="Standard"/>
    <w:uiPriority w:val="39"/>
    <w:semiHidden/>
    <w:unhideWhenUsed/>
    <w:qFormat/>
    <w:rsid w:val="00A0236E"/>
    <w:pPr>
      <w:outlineLvl w:val="9"/>
    </w:pPr>
  </w:style>
  <w:style w:type="paragraph" w:styleId="Literaturverzeichnis">
    <w:name w:val="Bibliography"/>
    <w:basedOn w:val="Standard"/>
    <w:next w:val="Standard"/>
    <w:uiPriority w:val="37"/>
    <w:semiHidden/>
    <w:unhideWhenUsed/>
    <w:rsid w:val="00A0236E"/>
  </w:style>
  <w:style w:type="character" w:styleId="Buchtitel">
    <w:name w:val="Book Title"/>
    <w:basedOn w:val="Absatz-Standardschriftart"/>
    <w:uiPriority w:val="33"/>
    <w:qFormat/>
    <w:rsid w:val="00A0236E"/>
    <w:rPr>
      <w:b/>
      <w:bCs/>
      <w:i/>
      <w:iCs/>
      <w:spacing w:val="5"/>
    </w:rPr>
  </w:style>
  <w:style w:type="character" w:styleId="IntensiverVerweis">
    <w:name w:val="Intense Reference"/>
    <w:basedOn w:val="Absatz-Standardschriftart"/>
    <w:uiPriority w:val="32"/>
    <w:qFormat/>
    <w:rsid w:val="00A0236E"/>
    <w:rPr>
      <w:b/>
      <w:bCs/>
      <w:smallCaps/>
      <w:color w:val="4472C4" w:themeColor="accent1"/>
      <w:spacing w:val="5"/>
    </w:rPr>
  </w:style>
  <w:style w:type="character" w:styleId="SchwacherVerweis">
    <w:name w:val="Subtle Reference"/>
    <w:basedOn w:val="Absatz-Standardschriftart"/>
    <w:uiPriority w:val="31"/>
    <w:qFormat/>
    <w:rsid w:val="00A0236E"/>
    <w:rPr>
      <w:smallCaps/>
      <w:color w:val="5A5A5A" w:themeColor="text1" w:themeTint="A5"/>
    </w:rPr>
  </w:style>
  <w:style w:type="character" w:styleId="IntensiveHervorhebung">
    <w:name w:val="Intense Emphasis"/>
    <w:basedOn w:val="Absatz-Standardschriftart"/>
    <w:uiPriority w:val="21"/>
    <w:qFormat/>
    <w:rsid w:val="00A0236E"/>
    <w:rPr>
      <w:i/>
      <w:iCs/>
      <w:color w:val="4472C4" w:themeColor="accent1"/>
    </w:rPr>
  </w:style>
  <w:style w:type="character" w:styleId="SchwacheHervorhebung">
    <w:name w:val="Subtle Emphasis"/>
    <w:basedOn w:val="Absatz-Standardschriftart"/>
    <w:uiPriority w:val="19"/>
    <w:qFormat/>
    <w:rsid w:val="00A0236E"/>
    <w:rPr>
      <w:i/>
      <w:iCs/>
      <w:color w:val="404040" w:themeColor="text1" w:themeTint="BF"/>
    </w:rPr>
  </w:style>
  <w:style w:type="paragraph" w:styleId="IntensivesZitat">
    <w:name w:val="Intense Quote"/>
    <w:basedOn w:val="Standard"/>
    <w:next w:val="Standard"/>
    <w:link w:val="IntensivesZitatZchn"/>
    <w:uiPriority w:val="30"/>
    <w:qFormat/>
    <w:rsid w:val="00A023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0236E"/>
    <w:rPr>
      <w:i/>
      <w:iCs/>
      <w:color w:val="4472C4" w:themeColor="accent1"/>
      <w:lang w:val="en-US"/>
    </w:rPr>
  </w:style>
  <w:style w:type="paragraph" w:styleId="Zitat">
    <w:name w:val="Quote"/>
    <w:basedOn w:val="Standard"/>
    <w:next w:val="Standard"/>
    <w:link w:val="ZitatZchn"/>
    <w:uiPriority w:val="29"/>
    <w:qFormat/>
    <w:rsid w:val="00A0236E"/>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0236E"/>
    <w:rPr>
      <w:i/>
      <w:iCs/>
      <w:color w:val="404040" w:themeColor="text1" w:themeTint="BF"/>
      <w:lang w:val="en-US"/>
    </w:rPr>
  </w:style>
  <w:style w:type="paragraph" w:styleId="Listenabsatz">
    <w:name w:val="List Paragraph"/>
    <w:basedOn w:val="Standard"/>
    <w:uiPriority w:val="34"/>
    <w:qFormat/>
    <w:rsid w:val="00A0236E"/>
    <w:pPr>
      <w:ind w:left="720"/>
      <w:contextualSpacing/>
    </w:pPr>
  </w:style>
  <w:style w:type="table" w:styleId="MittlereListe1-Akzent1">
    <w:name w:val="Medium List 1 Accen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0236E"/>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0236E"/>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0236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0236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0236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0236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0236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0236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0236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0236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0236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02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0236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0236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0236E"/>
    <w:pPr>
      <w:spacing w:after="0" w:line="240" w:lineRule="auto"/>
    </w:pPr>
    <w:rPr>
      <w:lang w:val="en-US"/>
    </w:rPr>
  </w:style>
  <w:style w:type="character" w:styleId="HTMLVariable">
    <w:name w:val="HTML Variable"/>
    <w:basedOn w:val="Absatz-Standardschriftart"/>
    <w:uiPriority w:val="99"/>
    <w:semiHidden/>
    <w:unhideWhenUsed/>
    <w:rsid w:val="00A0236E"/>
    <w:rPr>
      <w:i/>
      <w:iCs/>
    </w:rPr>
  </w:style>
  <w:style w:type="character" w:styleId="HTMLSchreibmaschine">
    <w:name w:val="HTML Typewriter"/>
    <w:basedOn w:val="Absatz-Standardschriftart"/>
    <w:uiPriority w:val="99"/>
    <w:semiHidden/>
    <w:unhideWhenUsed/>
    <w:rsid w:val="00A0236E"/>
    <w:rPr>
      <w:rFonts w:ascii="Consolas" w:hAnsi="Consolas"/>
      <w:sz w:val="20"/>
      <w:szCs w:val="20"/>
    </w:rPr>
  </w:style>
  <w:style w:type="character" w:styleId="HTMLBeispiel">
    <w:name w:val="HTML Sample"/>
    <w:basedOn w:val="Absatz-Standardschriftart"/>
    <w:uiPriority w:val="99"/>
    <w:semiHidden/>
    <w:unhideWhenUsed/>
    <w:rsid w:val="00A0236E"/>
    <w:rPr>
      <w:rFonts w:ascii="Consolas" w:hAnsi="Consolas"/>
      <w:sz w:val="24"/>
      <w:szCs w:val="24"/>
    </w:rPr>
  </w:style>
  <w:style w:type="paragraph" w:styleId="HTMLVorformatiert">
    <w:name w:val="HTML Preformatted"/>
    <w:basedOn w:val="Standard"/>
    <w:link w:val="HTMLVorformatiertZchn"/>
    <w:uiPriority w:val="99"/>
    <w:semiHidden/>
    <w:unhideWhenUsed/>
    <w:rsid w:val="00A0236E"/>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0236E"/>
    <w:rPr>
      <w:rFonts w:ascii="Consolas" w:hAnsi="Consolas"/>
      <w:sz w:val="20"/>
      <w:szCs w:val="20"/>
      <w:lang w:val="en-US"/>
    </w:rPr>
  </w:style>
  <w:style w:type="character" w:styleId="HTMLTastatur">
    <w:name w:val="HTML Keyboard"/>
    <w:basedOn w:val="Absatz-Standardschriftart"/>
    <w:uiPriority w:val="99"/>
    <w:semiHidden/>
    <w:unhideWhenUsed/>
    <w:rsid w:val="00A0236E"/>
    <w:rPr>
      <w:rFonts w:ascii="Consolas" w:hAnsi="Consolas"/>
      <w:sz w:val="20"/>
      <w:szCs w:val="20"/>
    </w:rPr>
  </w:style>
  <w:style w:type="character" w:styleId="HTMLDefinition">
    <w:name w:val="HTML Definition"/>
    <w:basedOn w:val="Absatz-Standardschriftart"/>
    <w:uiPriority w:val="99"/>
    <w:semiHidden/>
    <w:unhideWhenUsed/>
    <w:rsid w:val="00A0236E"/>
    <w:rPr>
      <w:i/>
      <w:iCs/>
    </w:rPr>
  </w:style>
  <w:style w:type="character" w:styleId="HTMLCode">
    <w:name w:val="HTML Code"/>
    <w:basedOn w:val="Absatz-Standardschriftart"/>
    <w:uiPriority w:val="99"/>
    <w:semiHidden/>
    <w:unhideWhenUsed/>
    <w:rsid w:val="00A0236E"/>
    <w:rPr>
      <w:rFonts w:ascii="Consolas" w:hAnsi="Consolas"/>
      <w:sz w:val="20"/>
      <w:szCs w:val="20"/>
    </w:rPr>
  </w:style>
  <w:style w:type="character" w:styleId="HTMLZitat">
    <w:name w:val="HTML Cite"/>
    <w:basedOn w:val="Absatz-Standardschriftart"/>
    <w:uiPriority w:val="99"/>
    <w:semiHidden/>
    <w:unhideWhenUsed/>
    <w:rsid w:val="00A0236E"/>
    <w:rPr>
      <w:i/>
      <w:iCs/>
    </w:rPr>
  </w:style>
  <w:style w:type="paragraph" w:styleId="HTMLAdresse">
    <w:name w:val="HTML Address"/>
    <w:basedOn w:val="Standard"/>
    <w:link w:val="HTMLAdresseZchn"/>
    <w:uiPriority w:val="99"/>
    <w:semiHidden/>
    <w:unhideWhenUsed/>
    <w:rsid w:val="00A0236E"/>
    <w:pPr>
      <w:spacing w:after="0" w:line="240" w:lineRule="auto"/>
    </w:pPr>
    <w:rPr>
      <w:i/>
      <w:iCs/>
    </w:rPr>
  </w:style>
  <w:style w:type="character" w:customStyle="1" w:styleId="HTMLAdresseZchn">
    <w:name w:val="HTML Adresse Zchn"/>
    <w:basedOn w:val="Absatz-Standardschriftart"/>
    <w:link w:val="HTMLAdresse"/>
    <w:uiPriority w:val="99"/>
    <w:semiHidden/>
    <w:rsid w:val="00A0236E"/>
    <w:rPr>
      <w:i/>
      <w:iCs/>
      <w:lang w:val="en-US"/>
    </w:rPr>
  </w:style>
  <w:style w:type="character" w:styleId="HTMLAkronym">
    <w:name w:val="HTML Acronym"/>
    <w:basedOn w:val="Absatz-Standardschriftart"/>
    <w:uiPriority w:val="99"/>
    <w:semiHidden/>
    <w:unhideWhenUsed/>
    <w:rsid w:val="00A0236E"/>
  </w:style>
  <w:style w:type="paragraph" w:styleId="StandardWeb">
    <w:name w:val="Normal (Web)"/>
    <w:basedOn w:val="Standard"/>
    <w:uiPriority w:val="99"/>
    <w:semiHidden/>
    <w:unhideWhenUsed/>
    <w:rsid w:val="00A0236E"/>
    <w:rPr>
      <w:rFonts w:ascii="Times New Roman" w:hAnsi="Times New Roman" w:cs="Times New Roman"/>
      <w:sz w:val="24"/>
      <w:szCs w:val="24"/>
    </w:rPr>
  </w:style>
  <w:style w:type="paragraph" w:styleId="NurText">
    <w:name w:val="Plain Text"/>
    <w:basedOn w:val="Standard"/>
    <w:link w:val="NurTextZchn"/>
    <w:uiPriority w:val="99"/>
    <w:semiHidden/>
    <w:unhideWhenUsed/>
    <w:rsid w:val="00A0236E"/>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0236E"/>
    <w:rPr>
      <w:rFonts w:ascii="Consolas" w:hAnsi="Consolas"/>
      <w:sz w:val="21"/>
      <w:szCs w:val="21"/>
      <w:lang w:val="en-US"/>
    </w:rPr>
  </w:style>
  <w:style w:type="paragraph" w:styleId="Dokumentstruktur">
    <w:name w:val="Document Map"/>
    <w:basedOn w:val="Standard"/>
    <w:link w:val="DokumentstrukturZchn"/>
    <w:uiPriority w:val="99"/>
    <w:semiHidden/>
    <w:unhideWhenUsed/>
    <w:rsid w:val="00A0236E"/>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0236E"/>
    <w:rPr>
      <w:rFonts w:ascii="Segoe UI" w:hAnsi="Segoe UI" w:cs="Segoe UI"/>
      <w:sz w:val="16"/>
      <w:szCs w:val="16"/>
      <w:lang w:val="en-US"/>
    </w:rPr>
  </w:style>
  <w:style w:type="character" w:styleId="Hervorhebung">
    <w:name w:val="Emphasis"/>
    <w:basedOn w:val="Absatz-Standardschriftart"/>
    <w:uiPriority w:val="20"/>
    <w:qFormat/>
    <w:rsid w:val="00A0236E"/>
    <w:rPr>
      <w:i/>
      <w:iCs/>
    </w:rPr>
  </w:style>
  <w:style w:type="character" w:styleId="Fett">
    <w:name w:val="Strong"/>
    <w:basedOn w:val="Absatz-Standardschriftart"/>
    <w:uiPriority w:val="22"/>
    <w:qFormat/>
    <w:rsid w:val="00A0236E"/>
    <w:rPr>
      <w:b/>
      <w:bCs/>
    </w:rPr>
  </w:style>
  <w:style w:type="character" w:styleId="BesuchterLink">
    <w:name w:val="FollowedHyperlink"/>
    <w:basedOn w:val="Absatz-Standardschriftart"/>
    <w:uiPriority w:val="99"/>
    <w:semiHidden/>
    <w:unhideWhenUsed/>
    <w:rsid w:val="00A0236E"/>
    <w:rPr>
      <w:color w:val="954F72" w:themeColor="followedHyperlink"/>
      <w:u w:val="single"/>
    </w:rPr>
  </w:style>
  <w:style w:type="character" w:styleId="Hyperlink">
    <w:name w:val="Hyperlink"/>
    <w:basedOn w:val="Absatz-Standardschriftart"/>
    <w:uiPriority w:val="99"/>
    <w:semiHidden/>
    <w:unhideWhenUsed/>
    <w:rsid w:val="00A0236E"/>
    <w:rPr>
      <w:color w:val="0563C1" w:themeColor="hyperlink"/>
      <w:u w:val="single"/>
    </w:rPr>
  </w:style>
  <w:style w:type="paragraph" w:styleId="Blocktext">
    <w:name w:val="Block Text"/>
    <w:basedOn w:val="Standard"/>
    <w:uiPriority w:val="99"/>
    <w:semiHidden/>
    <w:unhideWhenUsed/>
    <w:rsid w:val="00A023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A0236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0236E"/>
    <w:rPr>
      <w:sz w:val="16"/>
      <w:szCs w:val="16"/>
      <w:lang w:val="en-US"/>
    </w:rPr>
  </w:style>
  <w:style w:type="paragraph" w:styleId="Textkrper-Einzug2">
    <w:name w:val="Body Text Indent 2"/>
    <w:basedOn w:val="Standard"/>
    <w:link w:val="Textkrper-Einzug2Zchn"/>
    <w:uiPriority w:val="99"/>
    <w:semiHidden/>
    <w:unhideWhenUsed/>
    <w:rsid w:val="00A0236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0236E"/>
    <w:rPr>
      <w:lang w:val="en-US"/>
    </w:rPr>
  </w:style>
  <w:style w:type="paragraph" w:styleId="Textkrper3">
    <w:name w:val="Body Text 3"/>
    <w:basedOn w:val="Standard"/>
    <w:link w:val="Textkrper3Zchn"/>
    <w:uiPriority w:val="99"/>
    <w:semiHidden/>
    <w:unhideWhenUsed/>
    <w:rsid w:val="00A0236E"/>
    <w:pPr>
      <w:spacing w:after="120"/>
    </w:pPr>
    <w:rPr>
      <w:sz w:val="16"/>
      <w:szCs w:val="16"/>
    </w:rPr>
  </w:style>
  <w:style w:type="character" w:customStyle="1" w:styleId="Textkrper3Zchn">
    <w:name w:val="Textkörper 3 Zchn"/>
    <w:basedOn w:val="Absatz-Standardschriftart"/>
    <w:link w:val="Textkrper3"/>
    <w:uiPriority w:val="99"/>
    <w:semiHidden/>
    <w:rsid w:val="00A0236E"/>
    <w:rPr>
      <w:sz w:val="16"/>
      <w:szCs w:val="16"/>
      <w:lang w:val="en-US"/>
    </w:rPr>
  </w:style>
  <w:style w:type="paragraph" w:styleId="Textkrper2">
    <w:name w:val="Body Text 2"/>
    <w:basedOn w:val="Standard"/>
    <w:link w:val="Textkrper2Zchn"/>
    <w:uiPriority w:val="99"/>
    <w:semiHidden/>
    <w:unhideWhenUsed/>
    <w:rsid w:val="00A0236E"/>
    <w:pPr>
      <w:spacing w:after="120" w:line="480" w:lineRule="auto"/>
    </w:pPr>
  </w:style>
  <w:style w:type="character" w:customStyle="1" w:styleId="Textkrper2Zchn">
    <w:name w:val="Textkörper 2 Zchn"/>
    <w:basedOn w:val="Absatz-Standardschriftart"/>
    <w:link w:val="Textkrper2"/>
    <w:uiPriority w:val="99"/>
    <w:semiHidden/>
    <w:rsid w:val="00A0236E"/>
    <w:rPr>
      <w:lang w:val="en-US"/>
    </w:rPr>
  </w:style>
  <w:style w:type="paragraph" w:styleId="Fu-Endnotenberschrift">
    <w:name w:val="Note Heading"/>
    <w:basedOn w:val="Standard"/>
    <w:next w:val="Standard"/>
    <w:link w:val="Fu-EndnotenberschriftZchn"/>
    <w:uiPriority w:val="99"/>
    <w:semiHidden/>
    <w:unhideWhenUsed/>
    <w:rsid w:val="00A0236E"/>
    <w:pPr>
      <w:spacing w:after="0" w:line="240" w:lineRule="auto"/>
    </w:pPr>
  </w:style>
  <w:style w:type="character" w:customStyle="1" w:styleId="Fu-EndnotenberschriftZchn">
    <w:name w:val="Fuß/-Endnotenüberschrift Zchn"/>
    <w:basedOn w:val="Absatz-Standardschriftart"/>
    <w:link w:val="Fu-Endnotenberschrift"/>
    <w:uiPriority w:val="99"/>
    <w:semiHidden/>
    <w:rsid w:val="00A0236E"/>
    <w:rPr>
      <w:lang w:val="en-US"/>
    </w:rPr>
  </w:style>
  <w:style w:type="paragraph" w:styleId="Textkrper-Zeileneinzug">
    <w:name w:val="Body Text Indent"/>
    <w:basedOn w:val="Standard"/>
    <w:link w:val="Textkrper-ZeileneinzugZchn"/>
    <w:uiPriority w:val="99"/>
    <w:semiHidden/>
    <w:unhideWhenUsed/>
    <w:rsid w:val="00A0236E"/>
    <w:pPr>
      <w:spacing w:after="120"/>
      <w:ind w:left="283"/>
    </w:pPr>
  </w:style>
  <w:style w:type="character" w:customStyle="1" w:styleId="Textkrper-ZeileneinzugZchn">
    <w:name w:val="Textkörper-Zeileneinzug Zchn"/>
    <w:basedOn w:val="Absatz-Standardschriftart"/>
    <w:link w:val="Textkrper-Zeileneinzug"/>
    <w:uiPriority w:val="99"/>
    <w:semiHidden/>
    <w:rsid w:val="00A0236E"/>
    <w:rPr>
      <w:lang w:val="en-US"/>
    </w:rPr>
  </w:style>
  <w:style w:type="paragraph" w:styleId="Textkrper-Erstzeileneinzug2">
    <w:name w:val="Body Text First Indent 2"/>
    <w:basedOn w:val="Textkrper-Zeileneinzug"/>
    <w:link w:val="Textkrper-Erstzeileneinzug2Zchn"/>
    <w:uiPriority w:val="99"/>
    <w:semiHidden/>
    <w:unhideWhenUsed/>
    <w:rsid w:val="00A0236E"/>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0236E"/>
    <w:rPr>
      <w:lang w:val="en-US"/>
    </w:rPr>
  </w:style>
  <w:style w:type="paragraph" w:styleId="Textkrper">
    <w:name w:val="Body Text"/>
    <w:basedOn w:val="Standard"/>
    <w:link w:val="TextkrperZchn"/>
    <w:uiPriority w:val="99"/>
    <w:semiHidden/>
    <w:unhideWhenUsed/>
    <w:rsid w:val="00A0236E"/>
    <w:pPr>
      <w:spacing w:after="120"/>
    </w:pPr>
  </w:style>
  <w:style w:type="character" w:customStyle="1" w:styleId="TextkrperZchn">
    <w:name w:val="Textkörper Zchn"/>
    <w:basedOn w:val="Absatz-Standardschriftart"/>
    <w:link w:val="Textkrper"/>
    <w:uiPriority w:val="99"/>
    <w:semiHidden/>
    <w:rsid w:val="00A0236E"/>
    <w:rPr>
      <w:lang w:val="en-US"/>
    </w:rPr>
  </w:style>
  <w:style w:type="paragraph" w:styleId="Textkrper-Erstzeileneinzug">
    <w:name w:val="Body Text First Indent"/>
    <w:basedOn w:val="Textkrper"/>
    <w:link w:val="Textkrper-ErstzeileneinzugZchn"/>
    <w:uiPriority w:val="99"/>
    <w:semiHidden/>
    <w:unhideWhenUsed/>
    <w:rsid w:val="00A0236E"/>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0236E"/>
    <w:rPr>
      <w:lang w:val="en-US"/>
    </w:rPr>
  </w:style>
  <w:style w:type="paragraph" w:styleId="Datum">
    <w:name w:val="Date"/>
    <w:basedOn w:val="Standard"/>
    <w:next w:val="Standard"/>
    <w:link w:val="DatumZchn"/>
    <w:uiPriority w:val="99"/>
    <w:semiHidden/>
    <w:unhideWhenUsed/>
    <w:rsid w:val="00A0236E"/>
  </w:style>
  <w:style w:type="character" w:customStyle="1" w:styleId="DatumZchn">
    <w:name w:val="Datum Zchn"/>
    <w:basedOn w:val="Absatz-Standardschriftart"/>
    <w:link w:val="Datum"/>
    <w:uiPriority w:val="99"/>
    <w:semiHidden/>
    <w:rsid w:val="00A0236E"/>
    <w:rPr>
      <w:lang w:val="en-US"/>
    </w:rPr>
  </w:style>
  <w:style w:type="paragraph" w:styleId="Anrede">
    <w:name w:val="Salutation"/>
    <w:basedOn w:val="Standard"/>
    <w:next w:val="Standard"/>
    <w:link w:val="AnredeZchn"/>
    <w:uiPriority w:val="99"/>
    <w:semiHidden/>
    <w:unhideWhenUsed/>
    <w:rsid w:val="00A0236E"/>
  </w:style>
  <w:style w:type="character" w:customStyle="1" w:styleId="AnredeZchn">
    <w:name w:val="Anrede Zchn"/>
    <w:basedOn w:val="Absatz-Standardschriftart"/>
    <w:link w:val="Anrede"/>
    <w:uiPriority w:val="99"/>
    <w:semiHidden/>
    <w:rsid w:val="00A0236E"/>
    <w:rPr>
      <w:lang w:val="en-US"/>
    </w:rPr>
  </w:style>
  <w:style w:type="paragraph" w:styleId="Untertitel">
    <w:name w:val="Subtitle"/>
    <w:basedOn w:val="Standard"/>
    <w:next w:val="Standard"/>
    <w:link w:val="UntertitelZchn"/>
    <w:uiPriority w:val="11"/>
    <w:qFormat/>
    <w:rsid w:val="00A0236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0236E"/>
    <w:rPr>
      <w:rFonts w:eastAsiaTheme="minorEastAsia"/>
      <w:color w:val="5A5A5A" w:themeColor="text1" w:themeTint="A5"/>
      <w:spacing w:val="15"/>
      <w:lang w:val="en-US"/>
    </w:rPr>
  </w:style>
  <w:style w:type="paragraph" w:styleId="Nachrichtenkopf">
    <w:name w:val="Message Header"/>
    <w:basedOn w:val="Standard"/>
    <w:link w:val="NachrichtenkopfZchn"/>
    <w:uiPriority w:val="99"/>
    <w:semiHidden/>
    <w:unhideWhenUsed/>
    <w:rsid w:val="00A0236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A0236E"/>
    <w:rPr>
      <w:rFonts w:asciiTheme="majorHAnsi" w:eastAsiaTheme="majorEastAsia" w:hAnsiTheme="majorHAnsi" w:cstheme="majorBidi"/>
      <w:sz w:val="24"/>
      <w:szCs w:val="24"/>
      <w:shd w:val="pct20" w:color="auto" w:fill="auto"/>
      <w:lang w:val="en-US"/>
    </w:rPr>
  </w:style>
  <w:style w:type="paragraph" w:styleId="Listenfortsetzung5">
    <w:name w:val="List Continue 5"/>
    <w:basedOn w:val="Standard"/>
    <w:uiPriority w:val="99"/>
    <w:semiHidden/>
    <w:unhideWhenUsed/>
    <w:rsid w:val="00A0236E"/>
    <w:pPr>
      <w:spacing w:after="120"/>
      <w:ind w:left="1415"/>
      <w:contextualSpacing/>
    </w:pPr>
  </w:style>
  <w:style w:type="paragraph" w:styleId="Listenfortsetzung4">
    <w:name w:val="List Continue 4"/>
    <w:basedOn w:val="Standard"/>
    <w:uiPriority w:val="99"/>
    <w:semiHidden/>
    <w:unhideWhenUsed/>
    <w:rsid w:val="00A0236E"/>
    <w:pPr>
      <w:spacing w:after="120"/>
      <w:ind w:left="1132"/>
      <w:contextualSpacing/>
    </w:pPr>
  </w:style>
  <w:style w:type="paragraph" w:styleId="Listenfortsetzung3">
    <w:name w:val="List Continue 3"/>
    <w:basedOn w:val="Standard"/>
    <w:uiPriority w:val="99"/>
    <w:semiHidden/>
    <w:unhideWhenUsed/>
    <w:rsid w:val="00A0236E"/>
    <w:pPr>
      <w:spacing w:after="120"/>
      <w:ind w:left="849"/>
      <w:contextualSpacing/>
    </w:pPr>
  </w:style>
  <w:style w:type="paragraph" w:styleId="Listenfortsetzung2">
    <w:name w:val="List Continue 2"/>
    <w:basedOn w:val="Standard"/>
    <w:uiPriority w:val="99"/>
    <w:semiHidden/>
    <w:unhideWhenUsed/>
    <w:rsid w:val="00A0236E"/>
    <w:pPr>
      <w:spacing w:after="120"/>
      <w:ind w:left="566"/>
      <w:contextualSpacing/>
    </w:pPr>
  </w:style>
  <w:style w:type="paragraph" w:styleId="Listenfortsetzung">
    <w:name w:val="List Continue"/>
    <w:basedOn w:val="Standard"/>
    <w:uiPriority w:val="99"/>
    <w:semiHidden/>
    <w:unhideWhenUsed/>
    <w:rsid w:val="00A0236E"/>
    <w:pPr>
      <w:spacing w:after="120"/>
      <w:ind w:left="283"/>
      <w:contextualSpacing/>
    </w:pPr>
  </w:style>
  <w:style w:type="paragraph" w:styleId="Unterschrift">
    <w:name w:val="Signature"/>
    <w:basedOn w:val="Standard"/>
    <w:link w:val="UnterschriftZchn"/>
    <w:uiPriority w:val="99"/>
    <w:semiHidden/>
    <w:unhideWhenUsed/>
    <w:rsid w:val="00A0236E"/>
    <w:pPr>
      <w:spacing w:after="0" w:line="240" w:lineRule="auto"/>
      <w:ind w:left="4252"/>
    </w:pPr>
  </w:style>
  <w:style w:type="character" w:customStyle="1" w:styleId="UnterschriftZchn">
    <w:name w:val="Unterschrift Zchn"/>
    <w:basedOn w:val="Absatz-Standardschriftart"/>
    <w:link w:val="Unterschrift"/>
    <w:uiPriority w:val="99"/>
    <w:semiHidden/>
    <w:rsid w:val="00A0236E"/>
    <w:rPr>
      <w:lang w:val="en-US"/>
    </w:rPr>
  </w:style>
  <w:style w:type="paragraph" w:styleId="Gruformel">
    <w:name w:val="Closing"/>
    <w:basedOn w:val="Standard"/>
    <w:link w:val="GruformelZchn"/>
    <w:uiPriority w:val="99"/>
    <w:semiHidden/>
    <w:unhideWhenUsed/>
    <w:rsid w:val="00A0236E"/>
    <w:pPr>
      <w:spacing w:after="0" w:line="240" w:lineRule="auto"/>
      <w:ind w:left="4252"/>
    </w:pPr>
  </w:style>
  <w:style w:type="character" w:customStyle="1" w:styleId="GruformelZchn">
    <w:name w:val="Grußformel Zchn"/>
    <w:basedOn w:val="Absatz-Standardschriftart"/>
    <w:link w:val="Gruformel"/>
    <w:uiPriority w:val="99"/>
    <w:semiHidden/>
    <w:rsid w:val="00A0236E"/>
    <w:rPr>
      <w:lang w:val="en-US"/>
    </w:rPr>
  </w:style>
  <w:style w:type="paragraph" w:styleId="Titel">
    <w:name w:val="Title"/>
    <w:basedOn w:val="Standard"/>
    <w:next w:val="Standard"/>
    <w:link w:val="TitelZchn"/>
    <w:uiPriority w:val="10"/>
    <w:qFormat/>
    <w:rsid w:val="00A02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236E"/>
    <w:rPr>
      <w:rFonts w:asciiTheme="majorHAnsi" w:eastAsiaTheme="majorEastAsia" w:hAnsiTheme="majorHAnsi" w:cstheme="majorBidi"/>
      <w:spacing w:val="-10"/>
      <w:kern w:val="28"/>
      <w:sz w:val="56"/>
      <w:szCs w:val="56"/>
      <w:lang w:val="en-US"/>
    </w:rPr>
  </w:style>
  <w:style w:type="paragraph" w:styleId="Listennummer5">
    <w:name w:val="List Number 5"/>
    <w:basedOn w:val="Standard"/>
    <w:uiPriority w:val="99"/>
    <w:semiHidden/>
    <w:unhideWhenUsed/>
    <w:rsid w:val="00A0236E"/>
    <w:pPr>
      <w:numPr>
        <w:numId w:val="1"/>
      </w:numPr>
      <w:contextualSpacing/>
    </w:pPr>
  </w:style>
  <w:style w:type="paragraph" w:styleId="Listennummer4">
    <w:name w:val="List Number 4"/>
    <w:basedOn w:val="Standard"/>
    <w:uiPriority w:val="99"/>
    <w:semiHidden/>
    <w:unhideWhenUsed/>
    <w:rsid w:val="00A0236E"/>
    <w:pPr>
      <w:numPr>
        <w:numId w:val="2"/>
      </w:numPr>
      <w:contextualSpacing/>
    </w:pPr>
  </w:style>
  <w:style w:type="paragraph" w:styleId="Listennummer3">
    <w:name w:val="List Number 3"/>
    <w:basedOn w:val="Standard"/>
    <w:uiPriority w:val="99"/>
    <w:semiHidden/>
    <w:unhideWhenUsed/>
    <w:rsid w:val="00A0236E"/>
    <w:pPr>
      <w:numPr>
        <w:numId w:val="3"/>
      </w:numPr>
      <w:contextualSpacing/>
    </w:pPr>
  </w:style>
  <w:style w:type="paragraph" w:styleId="Listennummer2">
    <w:name w:val="List Number 2"/>
    <w:basedOn w:val="Standard"/>
    <w:uiPriority w:val="99"/>
    <w:semiHidden/>
    <w:unhideWhenUsed/>
    <w:rsid w:val="00A0236E"/>
    <w:pPr>
      <w:numPr>
        <w:numId w:val="4"/>
      </w:numPr>
      <w:contextualSpacing/>
    </w:pPr>
  </w:style>
  <w:style w:type="paragraph" w:styleId="Aufzhlungszeichen5">
    <w:name w:val="List Bullet 5"/>
    <w:basedOn w:val="Standard"/>
    <w:uiPriority w:val="99"/>
    <w:semiHidden/>
    <w:unhideWhenUsed/>
    <w:rsid w:val="00A0236E"/>
    <w:pPr>
      <w:numPr>
        <w:numId w:val="5"/>
      </w:numPr>
      <w:contextualSpacing/>
    </w:pPr>
  </w:style>
  <w:style w:type="paragraph" w:styleId="Aufzhlungszeichen4">
    <w:name w:val="List Bullet 4"/>
    <w:basedOn w:val="Standard"/>
    <w:uiPriority w:val="99"/>
    <w:semiHidden/>
    <w:unhideWhenUsed/>
    <w:rsid w:val="00A0236E"/>
    <w:pPr>
      <w:numPr>
        <w:numId w:val="6"/>
      </w:numPr>
      <w:contextualSpacing/>
    </w:pPr>
  </w:style>
  <w:style w:type="paragraph" w:styleId="Aufzhlungszeichen3">
    <w:name w:val="List Bullet 3"/>
    <w:basedOn w:val="Standard"/>
    <w:uiPriority w:val="99"/>
    <w:semiHidden/>
    <w:unhideWhenUsed/>
    <w:rsid w:val="00A0236E"/>
    <w:pPr>
      <w:numPr>
        <w:numId w:val="7"/>
      </w:numPr>
      <w:contextualSpacing/>
    </w:pPr>
  </w:style>
  <w:style w:type="paragraph" w:styleId="Aufzhlungszeichen2">
    <w:name w:val="List Bullet 2"/>
    <w:basedOn w:val="Standard"/>
    <w:uiPriority w:val="99"/>
    <w:semiHidden/>
    <w:unhideWhenUsed/>
    <w:rsid w:val="00A0236E"/>
    <w:pPr>
      <w:numPr>
        <w:numId w:val="8"/>
      </w:numPr>
      <w:contextualSpacing/>
    </w:pPr>
  </w:style>
  <w:style w:type="paragraph" w:styleId="Liste5">
    <w:name w:val="List 5"/>
    <w:basedOn w:val="Standard"/>
    <w:uiPriority w:val="99"/>
    <w:semiHidden/>
    <w:unhideWhenUsed/>
    <w:rsid w:val="00A0236E"/>
    <w:pPr>
      <w:ind w:left="1415" w:hanging="283"/>
      <w:contextualSpacing/>
    </w:pPr>
  </w:style>
  <w:style w:type="paragraph" w:styleId="Liste4">
    <w:name w:val="List 4"/>
    <w:basedOn w:val="Standard"/>
    <w:uiPriority w:val="99"/>
    <w:semiHidden/>
    <w:unhideWhenUsed/>
    <w:rsid w:val="00A0236E"/>
    <w:pPr>
      <w:ind w:left="1132" w:hanging="283"/>
      <w:contextualSpacing/>
    </w:pPr>
  </w:style>
  <w:style w:type="paragraph" w:styleId="Liste3">
    <w:name w:val="List 3"/>
    <w:basedOn w:val="Standard"/>
    <w:uiPriority w:val="99"/>
    <w:semiHidden/>
    <w:unhideWhenUsed/>
    <w:rsid w:val="00A0236E"/>
    <w:pPr>
      <w:ind w:left="849" w:hanging="283"/>
      <w:contextualSpacing/>
    </w:pPr>
  </w:style>
  <w:style w:type="paragraph" w:styleId="Liste2">
    <w:name w:val="List 2"/>
    <w:basedOn w:val="Standard"/>
    <w:uiPriority w:val="99"/>
    <w:semiHidden/>
    <w:unhideWhenUsed/>
    <w:rsid w:val="00A0236E"/>
    <w:pPr>
      <w:ind w:left="566" w:hanging="283"/>
      <w:contextualSpacing/>
    </w:pPr>
  </w:style>
  <w:style w:type="paragraph" w:styleId="Listennummer">
    <w:name w:val="List Number"/>
    <w:basedOn w:val="Standard"/>
    <w:uiPriority w:val="99"/>
    <w:semiHidden/>
    <w:unhideWhenUsed/>
    <w:rsid w:val="00A0236E"/>
    <w:pPr>
      <w:numPr>
        <w:numId w:val="9"/>
      </w:numPr>
      <w:contextualSpacing/>
    </w:pPr>
  </w:style>
  <w:style w:type="paragraph" w:styleId="Aufzhlungszeichen">
    <w:name w:val="List Bullet"/>
    <w:basedOn w:val="Standard"/>
    <w:uiPriority w:val="99"/>
    <w:semiHidden/>
    <w:unhideWhenUsed/>
    <w:rsid w:val="00A0236E"/>
    <w:pPr>
      <w:numPr>
        <w:numId w:val="10"/>
      </w:numPr>
      <w:contextualSpacing/>
    </w:pPr>
  </w:style>
  <w:style w:type="paragraph" w:styleId="Liste">
    <w:name w:val="List"/>
    <w:basedOn w:val="Standard"/>
    <w:uiPriority w:val="99"/>
    <w:semiHidden/>
    <w:unhideWhenUsed/>
    <w:rsid w:val="00A0236E"/>
    <w:pPr>
      <w:ind w:left="283" w:hanging="283"/>
      <w:contextualSpacing/>
    </w:pPr>
  </w:style>
  <w:style w:type="paragraph" w:styleId="RGV-berschrift">
    <w:name w:val="toa heading"/>
    <w:basedOn w:val="Standard"/>
    <w:next w:val="Standard"/>
    <w:uiPriority w:val="99"/>
    <w:semiHidden/>
    <w:unhideWhenUsed/>
    <w:rsid w:val="00A0236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A0236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lang w:val="en-US"/>
    </w:rPr>
  </w:style>
  <w:style w:type="character" w:customStyle="1" w:styleId="MakrotextZchn">
    <w:name w:val="Makrotext Zchn"/>
    <w:basedOn w:val="Absatz-Standardschriftart"/>
    <w:link w:val="Makrotext"/>
    <w:uiPriority w:val="99"/>
    <w:semiHidden/>
    <w:rsid w:val="00A0236E"/>
    <w:rPr>
      <w:rFonts w:ascii="Consolas" w:hAnsi="Consolas"/>
      <w:sz w:val="20"/>
      <w:szCs w:val="20"/>
      <w:lang w:val="en-US"/>
    </w:rPr>
  </w:style>
  <w:style w:type="paragraph" w:styleId="Rechtsgrundlagenverzeichnis">
    <w:name w:val="table of authorities"/>
    <w:basedOn w:val="Standard"/>
    <w:next w:val="Standard"/>
    <w:uiPriority w:val="99"/>
    <w:semiHidden/>
    <w:unhideWhenUsed/>
    <w:rsid w:val="00A0236E"/>
    <w:pPr>
      <w:spacing w:after="0"/>
      <w:ind w:left="220" w:hanging="220"/>
    </w:pPr>
  </w:style>
  <w:style w:type="paragraph" w:styleId="Endnotentext">
    <w:name w:val="endnote text"/>
    <w:basedOn w:val="Standard"/>
    <w:link w:val="EndnotentextZchn"/>
    <w:uiPriority w:val="99"/>
    <w:semiHidden/>
    <w:unhideWhenUsed/>
    <w:rsid w:val="00A0236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0236E"/>
    <w:rPr>
      <w:sz w:val="20"/>
      <w:szCs w:val="20"/>
      <w:lang w:val="en-US"/>
    </w:rPr>
  </w:style>
  <w:style w:type="character" w:styleId="Endnotenzeichen">
    <w:name w:val="endnote reference"/>
    <w:basedOn w:val="Absatz-Standardschriftart"/>
    <w:uiPriority w:val="99"/>
    <w:semiHidden/>
    <w:unhideWhenUsed/>
    <w:rsid w:val="00A0236E"/>
    <w:rPr>
      <w:vertAlign w:val="superscript"/>
    </w:rPr>
  </w:style>
  <w:style w:type="character" w:styleId="Seitenzahl">
    <w:name w:val="page number"/>
    <w:basedOn w:val="Absatz-Standardschriftart"/>
    <w:uiPriority w:val="99"/>
    <w:semiHidden/>
    <w:unhideWhenUsed/>
    <w:rsid w:val="00A0236E"/>
  </w:style>
  <w:style w:type="character" w:styleId="Zeilennummer">
    <w:name w:val="line number"/>
    <w:basedOn w:val="Absatz-Standardschriftart"/>
    <w:uiPriority w:val="99"/>
    <w:semiHidden/>
    <w:unhideWhenUsed/>
    <w:rsid w:val="00A0236E"/>
  </w:style>
  <w:style w:type="character" w:styleId="Funotenzeichen">
    <w:name w:val="footnote reference"/>
    <w:basedOn w:val="Absatz-Standardschriftart"/>
    <w:uiPriority w:val="99"/>
    <w:semiHidden/>
    <w:unhideWhenUsed/>
    <w:rsid w:val="00A0236E"/>
    <w:rPr>
      <w:vertAlign w:val="superscript"/>
    </w:rPr>
  </w:style>
  <w:style w:type="paragraph" w:styleId="Umschlagabsenderadresse">
    <w:name w:val="envelope return"/>
    <w:basedOn w:val="Standard"/>
    <w:uiPriority w:val="99"/>
    <w:semiHidden/>
    <w:unhideWhenUsed/>
    <w:rsid w:val="00A0236E"/>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0236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semiHidden/>
    <w:unhideWhenUsed/>
    <w:rsid w:val="00A0236E"/>
    <w:pPr>
      <w:spacing w:after="0"/>
    </w:pPr>
  </w:style>
  <w:style w:type="paragraph" w:styleId="Index1">
    <w:name w:val="index 1"/>
    <w:basedOn w:val="Standard"/>
    <w:next w:val="Standard"/>
    <w:autoRedefine/>
    <w:uiPriority w:val="99"/>
    <w:semiHidden/>
    <w:unhideWhenUsed/>
    <w:rsid w:val="00A0236E"/>
    <w:pPr>
      <w:spacing w:after="0" w:line="240" w:lineRule="auto"/>
      <w:ind w:left="220" w:hanging="220"/>
    </w:pPr>
  </w:style>
  <w:style w:type="paragraph" w:styleId="Indexberschrift">
    <w:name w:val="index heading"/>
    <w:basedOn w:val="Standard"/>
    <w:next w:val="Index1"/>
    <w:uiPriority w:val="99"/>
    <w:semiHidden/>
    <w:unhideWhenUsed/>
    <w:rsid w:val="00A0236E"/>
    <w:rPr>
      <w:rFonts w:asciiTheme="majorHAnsi" w:eastAsiaTheme="majorEastAsia" w:hAnsiTheme="majorHAnsi" w:cstheme="majorBidi"/>
      <w:b/>
      <w:bCs/>
    </w:rPr>
  </w:style>
  <w:style w:type="paragraph" w:styleId="Fuzeile">
    <w:name w:val="footer"/>
    <w:basedOn w:val="Standard"/>
    <w:link w:val="FuzeileZchn"/>
    <w:uiPriority w:val="99"/>
    <w:semiHidden/>
    <w:unhideWhenUsed/>
    <w:rsid w:val="00A0236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0236E"/>
    <w:rPr>
      <w:lang w:val="en-US"/>
    </w:rPr>
  </w:style>
  <w:style w:type="paragraph" w:styleId="Kopfzeile">
    <w:name w:val="header"/>
    <w:basedOn w:val="Standard"/>
    <w:link w:val="KopfzeileZchn"/>
    <w:uiPriority w:val="99"/>
    <w:semiHidden/>
    <w:unhideWhenUsed/>
    <w:rsid w:val="00A023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0236E"/>
    <w:rPr>
      <w:lang w:val="en-US"/>
    </w:rPr>
  </w:style>
  <w:style w:type="paragraph" w:styleId="Funotentext">
    <w:name w:val="footnote text"/>
    <w:basedOn w:val="Standard"/>
    <w:link w:val="FunotentextZchn"/>
    <w:uiPriority w:val="99"/>
    <w:semiHidden/>
    <w:unhideWhenUsed/>
    <w:rsid w:val="00A023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236E"/>
    <w:rPr>
      <w:sz w:val="20"/>
      <w:szCs w:val="20"/>
      <w:lang w:val="en-US"/>
    </w:rPr>
  </w:style>
  <w:style w:type="paragraph" w:styleId="Standardeinzug">
    <w:name w:val="Normal Indent"/>
    <w:basedOn w:val="Standard"/>
    <w:uiPriority w:val="99"/>
    <w:semiHidden/>
    <w:unhideWhenUsed/>
    <w:rsid w:val="00A0236E"/>
    <w:pPr>
      <w:ind w:left="720"/>
    </w:pPr>
  </w:style>
  <w:style w:type="paragraph" w:styleId="Verzeichnis9">
    <w:name w:val="toc 9"/>
    <w:basedOn w:val="Standard"/>
    <w:next w:val="Standard"/>
    <w:autoRedefine/>
    <w:uiPriority w:val="39"/>
    <w:semiHidden/>
    <w:unhideWhenUsed/>
    <w:rsid w:val="00A0236E"/>
    <w:pPr>
      <w:spacing w:after="100"/>
      <w:ind w:left="1760"/>
    </w:pPr>
  </w:style>
  <w:style w:type="paragraph" w:styleId="Verzeichnis8">
    <w:name w:val="toc 8"/>
    <w:basedOn w:val="Standard"/>
    <w:next w:val="Standard"/>
    <w:autoRedefine/>
    <w:uiPriority w:val="39"/>
    <w:semiHidden/>
    <w:unhideWhenUsed/>
    <w:rsid w:val="00A0236E"/>
    <w:pPr>
      <w:spacing w:after="100"/>
      <w:ind w:left="1540"/>
    </w:pPr>
  </w:style>
  <w:style w:type="paragraph" w:styleId="Verzeichnis7">
    <w:name w:val="toc 7"/>
    <w:basedOn w:val="Standard"/>
    <w:next w:val="Standard"/>
    <w:autoRedefine/>
    <w:uiPriority w:val="39"/>
    <w:semiHidden/>
    <w:unhideWhenUsed/>
    <w:rsid w:val="00A0236E"/>
    <w:pPr>
      <w:spacing w:after="100"/>
      <w:ind w:left="1320"/>
    </w:pPr>
  </w:style>
  <w:style w:type="paragraph" w:styleId="Verzeichnis6">
    <w:name w:val="toc 6"/>
    <w:basedOn w:val="Standard"/>
    <w:next w:val="Standard"/>
    <w:autoRedefine/>
    <w:uiPriority w:val="39"/>
    <w:semiHidden/>
    <w:unhideWhenUsed/>
    <w:rsid w:val="00A0236E"/>
    <w:pPr>
      <w:spacing w:after="100"/>
      <w:ind w:left="1100"/>
    </w:pPr>
  </w:style>
  <w:style w:type="paragraph" w:styleId="Verzeichnis5">
    <w:name w:val="toc 5"/>
    <w:basedOn w:val="Standard"/>
    <w:next w:val="Standard"/>
    <w:autoRedefine/>
    <w:uiPriority w:val="39"/>
    <w:semiHidden/>
    <w:unhideWhenUsed/>
    <w:rsid w:val="00A0236E"/>
    <w:pPr>
      <w:spacing w:after="100"/>
      <w:ind w:left="880"/>
    </w:pPr>
  </w:style>
  <w:style w:type="paragraph" w:styleId="Verzeichnis4">
    <w:name w:val="toc 4"/>
    <w:basedOn w:val="Standard"/>
    <w:next w:val="Standard"/>
    <w:autoRedefine/>
    <w:uiPriority w:val="39"/>
    <w:semiHidden/>
    <w:unhideWhenUsed/>
    <w:rsid w:val="00A0236E"/>
    <w:pPr>
      <w:spacing w:after="100"/>
      <w:ind w:left="660"/>
    </w:pPr>
  </w:style>
  <w:style w:type="paragraph" w:styleId="Verzeichnis3">
    <w:name w:val="toc 3"/>
    <w:basedOn w:val="Standard"/>
    <w:next w:val="Standard"/>
    <w:autoRedefine/>
    <w:uiPriority w:val="39"/>
    <w:semiHidden/>
    <w:unhideWhenUsed/>
    <w:rsid w:val="00A0236E"/>
    <w:pPr>
      <w:spacing w:after="100"/>
      <w:ind w:left="440"/>
    </w:pPr>
  </w:style>
  <w:style w:type="paragraph" w:styleId="Verzeichnis2">
    <w:name w:val="toc 2"/>
    <w:basedOn w:val="Standard"/>
    <w:next w:val="Standard"/>
    <w:autoRedefine/>
    <w:uiPriority w:val="39"/>
    <w:semiHidden/>
    <w:unhideWhenUsed/>
    <w:rsid w:val="00A0236E"/>
    <w:pPr>
      <w:spacing w:after="100"/>
      <w:ind w:left="220"/>
    </w:pPr>
  </w:style>
  <w:style w:type="paragraph" w:styleId="Verzeichnis1">
    <w:name w:val="toc 1"/>
    <w:basedOn w:val="Standard"/>
    <w:next w:val="Standard"/>
    <w:autoRedefine/>
    <w:uiPriority w:val="39"/>
    <w:semiHidden/>
    <w:unhideWhenUsed/>
    <w:rsid w:val="00A0236E"/>
    <w:pPr>
      <w:spacing w:after="100"/>
    </w:pPr>
  </w:style>
  <w:style w:type="paragraph" w:styleId="Index9">
    <w:name w:val="index 9"/>
    <w:basedOn w:val="Standard"/>
    <w:next w:val="Standard"/>
    <w:autoRedefine/>
    <w:uiPriority w:val="99"/>
    <w:semiHidden/>
    <w:unhideWhenUsed/>
    <w:rsid w:val="00A0236E"/>
    <w:pPr>
      <w:spacing w:after="0" w:line="240" w:lineRule="auto"/>
      <w:ind w:left="1980" w:hanging="220"/>
    </w:pPr>
  </w:style>
  <w:style w:type="paragraph" w:styleId="Index8">
    <w:name w:val="index 8"/>
    <w:basedOn w:val="Standard"/>
    <w:next w:val="Standard"/>
    <w:autoRedefine/>
    <w:uiPriority w:val="99"/>
    <w:semiHidden/>
    <w:unhideWhenUsed/>
    <w:rsid w:val="00A0236E"/>
    <w:pPr>
      <w:spacing w:after="0" w:line="240" w:lineRule="auto"/>
      <w:ind w:left="1760" w:hanging="220"/>
    </w:pPr>
  </w:style>
  <w:style w:type="paragraph" w:styleId="Index7">
    <w:name w:val="index 7"/>
    <w:basedOn w:val="Standard"/>
    <w:next w:val="Standard"/>
    <w:autoRedefine/>
    <w:uiPriority w:val="99"/>
    <w:semiHidden/>
    <w:unhideWhenUsed/>
    <w:rsid w:val="00A0236E"/>
    <w:pPr>
      <w:spacing w:after="0" w:line="240" w:lineRule="auto"/>
      <w:ind w:left="1540" w:hanging="220"/>
    </w:pPr>
  </w:style>
  <w:style w:type="paragraph" w:styleId="Index6">
    <w:name w:val="index 6"/>
    <w:basedOn w:val="Standard"/>
    <w:next w:val="Standard"/>
    <w:autoRedefine/>
    <w:uiPriority w:val="99"/>
    <w:semiHidden/>
    <w:unhideWhenUsed/>
    <w:rsid w:val="00A0236E"/>
    <w:pPr>
      <w:spacing w:after="0" w:line="240" w:lineRule="auto"/>
      <w:ind w:left="1320" w:hanging="220"/>
    </w:pPr>
  </w:style>
  <w:style w:type="paragraph" w:styleId="Index5">
    <w:name w:val="index 5"/>
    <w:basedOn w:val="Standard"/>
    <w:next w:val="Standard"/>
    <w:autoRedefine/>
    <w:uiPriority w:val="99"/>
    <w:semiHidden/>
    <w:unhideWhenUsed/>
    <w:rsid w:val="00A0236E"/>
    <w:pPr>
      <w:spacing w:after="0" w:line="240" w:lineRule="auto"/>
      <w:ind w:left="1100" w:hanging="220"/>
    </w:pPr>
  </w:style>
  <w:style w:type="paragraph" w:styleId="Index4">
    <w:name w:val="index 4"/>
    <w:basedOn w:val="Standard"/>
    <w:next w:val="Standard"/>
    <w:autoRedefine/>
    <w:uiPriority w:val="99"/>
    <w:semiHidden/>
    <w:unhideWhenUsed/>
    <w:rsid w:val="00A0236E"/>
    <w:pPr>
      <w:spacing w:after="0" w:line="240" w:lineRule="auto"/>
      <w:ind w:left="880" w:hanging="220"/>
    </w:pPr>
  </w:style>
  <w:style w:type="paragraph" w:styleId="Index3">
    <w:name w:val="index 3"/>
    <w:basedOn w:val="Standard"/>
    <w:next w:val="Standard"/>
    <w:autoRedefine/>
    <w:uiPriority w:val="99"/>
    <w:semiHidden/>
    <w:unhideWhenUsed/>
    <w:rsid w:val="00A0236E"/>
    <w:pPr>
      <w:spacing w:after="0" w:line="240" w:lineRule="auto"/>
      <w:ind w:left="660" w:hanging="220"/>
    </w:pPr>
  </w:style>
  <w:style w:type="paragraph" w:styleId="Index2">
    <w:name w:val="index 2"/>
    <w:basedOn w:val="Standard"/>
    <w:next w:val="Standard"/>
    <w:autoRedefine/>
    <w:uiPriority w:val="99"/>
    <w:semiHidden/>
    <w:unhideWhenUsed/>
    <w:rsid w:val="00A0236E"/>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40095">
      <w:bodyDiv w:val="1"/>
      <w:marLeft w:val="0"/>
      <w:marRight w:val="0"/>
      <w:marTop w:val="0"/>
      <w:marBottom w:val="0"/>
      <w:divBdr>
        <w:top w:val="none" w:sz="0" w:space="0" w:color="auto"/>
        <w:left w:val="none" w:sz="0" w:space="0" w:color="auto"/>
        <w:bottom w:val="none" w:sz="0" w:space="0" w:color="auto"/>
        <w:right w:val="none" w:sz="0" w:space="0" w:color="auto"/>
      </w:divBdr>
    </w:div>
    <w:div w:id="1073315282">
      <w:bodyDiv w:val="1"/>
      <w:marLeft w:val="0"/>
      <w:marRight w:val="0"/>
      <w:marTop w:val="0"/>
      <w:marBottom w:val="0"/>
      <w:divBdr>
        <w:top w:val="none" w:sz="0" w:space="0" w:color="auto"/>
        <w:left w:val="none" w:sz="0" w:space="0" w:color="auto"/>
        <w:bottom w:val="none" w:sz="0" w:space="0" w:color="auto"/>
        <w:right w:val="none" w:sz="0" w:space="0" w:color="auto"/>
      </w:divBdr>
    </w:div>
    <w:div w:id="1170483862">
      <w:bodyDiv w:val="1"/>
      <w:marLeft w:val="0"/>
      <w:marRight w:val="0"/>
      <w:marTop w:val="0"/>
      <w:marBottom w:val="0"/>
      <w:divBdr>
        <w:top w:val="none" w:sz="0" w:space="0" w:color="auto"/>
        <w:left w:val="none" w:sz="0" w:space="0" w:color="auto"/>
        <w:bottom w:val="none" w:sz="0" w:space="0" w:color="auto"/>
        <w:right w:val="none" w:sz="0" w:space="0" w:color="auto"/>
      </w:divBdr>
    </w:div>
    <w:div w:id="157673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D5D55B71-AF2E-48E7-9692-5761252E76EC}"/>
      </w:docPartPr>
      <w:docPartBody>
        <w:p w:rsidR="00FA0449" w:rsidRDefault="00FA0449">
          <w:r w:rsidRPr="00FD44BD">
            <w:rPr>
              <w:rStyle w:val="Platzhaltertext"/>
            </w:rPr>
            <w:t>Klicken oder tippen Sie hier, um Text einzugeben.</w:t>
          </w:r>
        </w:p>
      </w:docPartBody>
    </w:docPart>
    <w:docPart>
      <w:docPartPr>
        <w:name w:val="8077607A4F3D41E1A266EFFA095C4AC2"/>
        <w:category>
          <w:name w:val="Allgemein"/>
          <w:gallery w:val="placeholder"/>
        </w:category>
        <w:types>
          <w:type w:val="bbPlcHdr"/>
        </w:types>
        <w:behaviors>
          <w:behavior w:val="content"/>
        </w:behaviors>
        <w:guid w:val="{6B026E89-7F0F-47FA-A922-F81D0BAC7E02}"/>
      </w:docPartPr>
      <w:docPartBody>
        <w:p w:rsidR="00F641EB" w:rsidRDefault="0057388A" w:rsidP="0057388A">
          <w:pPr>
            <w:pStyle w:val="8077607A4F3D41E1A266EFFA095C4AC2"/>
          </w:pPr>
          <w:r w:rsidRPr="00FD44BD">
            <w:rPr>
              <w:rStyle w:val="Platzhaltertext"/>
            </w:rPr>
            <w:t>Klicken oder tippen Sie hier, um Text einzugeben.</w:t>
          </w:r>
        </w:p>
      </w:docPartBody>
    </w:docPart>
    <w:docPart>
      <w:docPartPr>
        <w:name w:val="395E0E6FBAA941B0935E8947C2E7703E"/>
        <w:category>
          <w:name w:val="Allgemein"/>
          <w:gallery w:val="placeholder"/>
        </w:category>
        <w:types>
          <w:type w:val="bbPlcHdr"/>
        </w:types>
        <w:behaviors>
          <w:behavior w:val="content"/>
        </w:behaviors>
        <w:guid w:val="{D4216A60-1601-4377-BFEF-8C708C4DE060}"/>
      </w:docPartPr>
      <w:docPartBody>
        <w:p w:rsidR="00F641EB" w:rsidRDefault="00F641EB" w:rsidP="00F641EB">
          <w:pPr>
            <w:pStyle w:val="395E0E6FBAA941B0935E8947C2E7703E"/>
          </w:pPr>
          <w:r w:rsidRPr="00FD44BD">
            <w:rPr>
              <w:rStyle w:val="Platzhaltertext"/>
            </w:rPr>
            <w:t>Klicken oder tippen Sie hier, um Text einzugeben.</w:t>
          </w:r>
        </w:p>
      </w:docPartBody>
    </w:docPart>
    <w:docPart>
      <w:docPartPr>
        <w:name w:val="C93806ECF13E4447BDDF52F6B87FB1D6"/>
        <w:category>
          <w:name w:val="Allgemein"/>
          <w:gallery w:val="placeholder"/>
        </w:category>
        <w:types>
          <w:type w:val="bbPlcHdr"/>
        </w:types>
        <w:behaviors>
          <w:behavior w:val="content"/>
        </w:behaviors>
        <w:guid w:val="{7AA1EA3A-BA7B-4E75-A66B-378D3BD079CF}"/>
      </w:docPartPr>
      <w:docPartBody>
        <w:p w:rsidR="00891254" w:rsidRDefault="00891254" w:rsidP="00891254">
          <w:pPr>
            <w:pStyle w:val="C93806ECF13E4447BDDF52F6B87FB1D6"/>
          </w:pPr>
          <w:r w:rsidRPr="00FD44BD">
            <w:rPr>
              <w:rStyle w:val="Platzhaltertext"/>
            </w:rPr>
            <w:t>Klicken oder tippen Sie hier, um Text einzugeben.</w:t>
          </w:r>
        </w:p>
      </w:docPartBody>
    </w:docPart>
    <w:docPart>
      <w:docPartPr>
        <w:name w:val="20BEB574B3234D4CA8E973BBCA8E89BA"/>
        <w:category>
          <w:name w:val="Allgemein"/>
          <w:gallery w:val="placeholder"/>
        </w:category>
        <w:types>
          <w:type w:val="bbPlcHdr"/>
        </w:types>
        <w:behaviors>
          <w:behavior w:val="content"/>
        </w:behaviors>
        <w:guid w:val="{7F665910-F4B2-46D1-BB9C-C27E7799C9DA}"/>
      </w:docPartPr>
      <w:docPartBody>
        <w:p w:rsidR="008F70EB" w:rsidRDefault="00891254" w:rsidP="00891254">
          <w:pPr>
            <w:pStyle w:val="20BEB574B3234D4CA8E973BBCA8E89BA"/>
          </w:pPr>
          <w:r w:rsidRPr="00450F3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49"/>
    <w:rsid w:val="00014AA8"/>
    <w:rsid w:val="005158EE"/>
    <w:rsid w:val="00534F8D"/>
    <w:rsid w:val="0057388A"/>
    <w:rsid w:val="00891254"/>
    <w:rsid w:val="008A1687"/>
    <w:rsid w:val="008C774B"/>
    <w:rsid w:val="008F70EB"/>
    <w:rsid w:val="00A6081E"/>
    <w:rsid w:val="00BC5BC8"/>
    <w:rsid w:val="00D53AA9"/>
    <w:rsid w:val="00F641EB"/>
    <w:rsid w:val="00FA0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70EB"/>
    <w:rPr>
      <w:color w:val="808080"/>
    </w:rPr>
  </w:style>
  <w:style w:type="paragraph" w:customStyle="1" w:styleId="8077607A4F3D41E1A266EFFA095C4AC2">
    <w:name w:val="8077607A4F3D41E1A266EFFA095C4AC2"/>
    <w:rsid w:val="0057388A"/>
  </w:style>
  <w:style w:type="paragraph" w:customStyle="1" w:styleId="395E0E6FBAA941B0935E8947C2E7703E">
    <w:name w:val="395E0E6FBAA941B0935E8947C2E7703E"/>
    <w:rsid w:val="00F641EB"/>
  </w:style>
  <w:style w:type="paragraph" w:customStyle="1" w:styleId="C93806ECF13E4447BDDF52F6B87FB1D6">
    <w:name w:val="C93806ECF13E4447BDDF52F6B87FB1D6"/>
    <w:rsid w:val="00891254"/>
  </w:style>
  <w:style w:type="paragraph" w:customStyle="1" w:styleId="20BEB574B3234D4CA8E973BBCA8E89BA">
    <w:name w:val="20BEB574B3234D4CA8E973BBCA8E89BA"/>
    <w:rsid w:val="00891254"/>
  </w:style>
  <w:style w:type="paragraph" w:customStyle="1" w:styleId="823812BE871E4B67B4038FE116103B81">
    <w:name w:val="823812BE871E4B67B4038FE116103B81"/>
    <w:rsid w:val="00891254"/>
  </w:style>
  <w:style w:type="paragraph" w:customStyle="1" w:styleId="7863448E6AC2494D93AC929781B211A3">
    <w:name w:val="7863448E6AC2494D93AC929781B211A3"/>
    <w:rsid w:val="008912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A4242-E00F-1041-939C-B4A506B4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37570</Words>
  <Characters>236696</Characters>
  <Application>Microsoft Office Word</Application>
  <DocSecurity>0</DocSecurity>
  <Lines>1972</Lines>
  <Paragraphs>547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Mathes</dc:creator>
  <cp:keywords/>
  <dc:description/>
  <cp:lastModifiedBy>Manuel</cp:lastModifiedBy>
  <cp:revision>74</cp:revision>
  <dcterms:created xsi:type="dcterms:W3CDTF">2020-02-02T10:37:00Z</dcterms:created>
  <dcterms:modified xsi:type="dcterms:W3CDTF">2020-05-06T05:16:00Z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Origination</vt:lpwstr>
  </property>
  <property fmtid="{D5CDD505-2E9C-101B-9397-08002B2CF9AE}" pid="3" name="CitaviDocumentProperty_0">
    <vt:lpwstr>f1ed8f7d-1c65-4f06-ad48-3e96e725bea1</vt:lpwstr>
  </property>
  <property fmtid="{D5CDD505-2E9C-101B-9397-08002B2CF9AE}" pid="4" name="CitaviDocumentProperty_8">
    <vt:lpwstr>C:\Users\gmath\Documents\Master\Citavi 6\Projects\Citavi 6\Projects\Projects\Origination\Origination.ctv6</vt:lpwstr>
  </property>
  <property fmtid="{D5CDD505-2E9C-101B-9397-08002B2CF9AE}" pid="5" name="CitaviDocumentProperty_6">
    <vt:lpwstr>True</vt:lpwstr>
  </property>
  <property fmtid="{D5CDD505-2E9C-101B-9397-08002B2CF9AE}" pid="6" name="CitaviDocumentProperty_27">
    <vt:lpwstr>True</vt:lpwstr>
  </property>
  <property fmtid="{D5CDD505-2E9C-101B-9397-08002B2CF9AE}" pid="7" name="CitaviDocumentProperty_26">
    <vt:lpwstr>References</vt:lpwstr>
  </property>
  <property fmtid="{D5CDD505-2E9C-101B-9397-08002B2CF9AE}" pid="8" name="CitaviDocumentProperty_11">
    <vt:lpwstr>Überschrift 1</vt:lpwstr>
  </property>
  <property fmtid="{D5CDD505-2E9C-101B-9397-08002B2CF9AE}" pid="9" name="CitaviDocumentProperty_12">
    <vt:lpwstr>Standard</vt:lpwstr>
  </property>
  <property fmtid="{D5CDD505-2E9C-101B-9397-08002B2CF9AE}" pid="10" name="CitaviDocumentProperty_16">
    <vt:lpwstr>Untertitel</vt:lpwstr>
  </property>
  <property fmtid="{D5CDD505-2E9C-101B-9397-08002B2CF9AE}" pid="11" name="CitaviDocumentProperty_13">
    <vt:lpwstr>Standard</vt:lpwstr>
  </property>
  <property fmtid="{D5CDD505-2E9C-101B-9397-08002B2CF9AE}" pid="12" name="CitaviDocumentProperty_15">
    <vt:lpwstr>Standard</vt:lpwstr>
  </property>
  <property fmtid="{D5CDD505-2E9C-101B-9397-08002B2CF9AE}" pid="13" name="CitaviDocumentProperty_17">
    <vt:lpwstr>Standard</vt:lpwstr>
  </property>
  <property fmtid="{D5CDD505-2E9C-101B-9397-08002B2CF9AE}" pid="14" name="CitaviDocumentProperty_1">
    <vt:lpwstr>6.1.0.0</vt:lpwstr>
  </property>
</Properties>
</file>