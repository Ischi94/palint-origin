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ED774" w14:textId="2945A275" w:rsidR="006816FD" w:rsidRPr="00A0236E" w:rsidRDefault="006816FD" w:rsidP="009C2A9A">
      <w:pPr>
        <w:rPr>
          <w:b/>
          <w:bCs/>
          <w:lang w:val="en-GB"/>
        </w:rPr>
      </w:pPr>
      <w:r w:rsidRPr="00A0236E">
        <w:rPr>
          <w:b/>
          <w:bCs/>
          <w:lang w:val="en-GB"/>
        </w:rPr>
        <w:t>Title</w:t>
      </w:r>
    </w:p>
    <w:p w14:paraId="71044EC1" w14:textId="71540DE1" w:rsidR="006816FD" w:rsidRPr="00A0236E" w:rsidRDefault="00D0128F" w:rsidP="009C2A9A">
      <w:pPr>
        <w:rPr>
          <w:lang w:val="en-GB"/>
        </w:rPr>
      </w:pPr>
      <w:commentRangeStart w:id="0"/>
      <w:r w:rsidRPr="00A0236E">
        <w:rPr>
          <w:lang w:val="en-GB"/>
        </w:rPr>
        <w:t xml:space="preserve">Evolutionary bursts </w:t>
      </w:r>
      <w:commentRangeEnd w:id="0"/>
      <w:r w:rsidR="00E34372">
        <w:rPr>
          <w:rStyle w:val="Kommentarzeichen"/>
        </w:rPr>
        <w:commentReference w:id="0"/>
      </w:r>
      <w:r w:rsidRPr="00A0236E">
        <w:rPr>
          <w:lang w:val="en-GB"/>
        </w:rPr>
        <w:t>linked to interactions of past temperature trends with short-term climate change</w:t>
      </w:r>
    </w:p>
    <w:p w14:paraId="14EE6047" w14:textId="7D697942" w:rsidR="00926262" w:rsidRPr="00A0236E" w:rsidRDefault="00926262" w:rsidP="00F83E29">
      <w:pPr>
        <w:tabs>
          <w:tab w:val="left" w:pos="2005"/>
        </w:tabs>
        <w:rPr>
          <w:b/>
          <w:bCs/>
          <w:lang w:val="en-GB"/>
        </w:rPr>
      </w:pPr>
      <w:r w:rsidRPr="00A0236E">
        <w:rPr>
          <w:b/>
          <w:bCs/>
          <w:lang w:val="en-GB"/>
        </w:rPr>
        <w:t>Abstract</w:t>
      </w:r>
      <w:r w:rsidR="00F83E29">
        <w:rPr>
          <w:b/>
          <w:bCs/>
          <w:lang w:val="en-GB"/>
        </w:rPr>
        <w:tab/>
      </w:r>
    </w:p>
    <w:p w14:paraId="797EB5F4" w14:textId="321F4952" w:rsidR="00926262" w:rsidRPr="00A0236E" w:rsidRDefault="005A2854" w:rsidP="009C2A9A">
      <w:pPr>
        <w:rPr>
          <w:lang w:val="en-GB"/>
        </w:rPr>
      </w:pPr>
      <w:r w:rsidRPr="00A0236E">
        <w:rPr>
          <w:lang w:val="en-GB"/>
        </w:rPr>
        <w:t xml:space="preserve">Biodiversity </w:t>
      </w:r>
      <w:r w:rsidR="00CE5657">
        <w:rPr>
          <w:lang w:val="en-GB"/>
        </w:rPr>
        <w:t>dynamics are</w:t>
      </w:r>
      <w:r w:rsidRPr="00A0236E">
        <w:rPr>
          <w:lang w:val="en-GB"/>
        </w:rPr>
        <w:t xml:space="preserve"> shaped by </w:t>
      </w:r>
      <w:r w:rsidR="00CE5657">
        <w:rPr>
          <w:lang w:val="en-GB"/>
        </w:rPr>
        <w:t>a complex</w:t>
      </w:r>
      <w:r w:rsidRPr="00A0236E">
        <w:rPr>
          <w:lang w:val="en-GB"/>
        </w:rPr>
        <w:t xml:space="preserve"> interplay </w:t>
      </w:r>
      <w:r w:rsidR="00CE5657">
        <w:rPr>
          <w:lang w:val="en-GB"/>
        </w:rPr>
        <w:t>between current conditions</w:t>
      </w:r>
      <w:r w:rsidRPr="00A0236E">
        <w:rPr>
          <w:lang w:val="en-GB"/>
        </w:rPr>
        <w:t xml:space="preserve"> and </w:t>
      </w:r>
      <w:r w:rsidR="00CE5657">
        <w:rPr>
          <w:lang w:val="en-GB"/>
        </w:rPr>
        <w:t>historic legacy</w:t>
      </w:r>
      <w:r w:rsidRPr="00A0236E">
        <w:rPr>
          <w:lang w:val="en-GB"/>
        </w:rPr>
        <w:t xml:space="preserve">. </w:t>
      </w:r>
      <w:r w:rsidR="00976A3D" w:rsidRPr="00976A3D">
        <w:rPr>
          <w:lang w:val="en-GB"/>
        </w:rPr>
        <w:t>While a simple relationship is often used to link evolution with temperature, short-term climate change likely interacts with previous temperature trends when influencing the pace of origination. Such palaeoclimate interactions ha</w:t>
      </w:r>
      <w:r w:rsidR="00976A3D">
        <w:rPr>
          <w:lang w:val="en-GB"/>
        </w:rPr>
        <w:t>ve</w:t>
      </w:r>
      <w:r w:rsidR="00976A3D" w:rsidRPr="00976A3D">
        <w:rPr>
          <w:lang w:val="en-GB"/>
        </w:rPr>
        <w:t xml:space="preserve"> been demonstrated for extinction</w:t>
      </w:r>
      <w:r w:rsidR="00976A3D">
        <w:rPr>
          <w:lang w:val="en-GB"/>
        </w:rPr>
        <w:t xml:space="preserve"> </w:t>
      </w:r>
      <w:r w:rsidR="00976A3D" w:rsidRPr="00976A3D">
        <w:rPr>
          <w:lang w:val="en-GB"/>
        </w:rPr>
        <w:t>risk</w:t>
      </w:r>
      <w:r w:rsidR="00976A3D">
        <w:rPr>
          <w:lang w:val="en-GB"/>
        </w:rPr>
        <w:t xml:space="preserve">, </w:t>
      </w:r>
      <w:r w:rsidR="00976A3D" w:rsidRPr="00976A3D">
        <w:rPr>
          <w:lang w:val="en-GB"/>
        </w:rPr>
        <w:t>but the effect on evolutionary dynamics is untested</w:t>
      </w:r>
      <w:r w:rsidRPr="00A0236E">
        <w:rPr>
          <w:lang w:val="en-GB"/>
        </w:rPr>
        <w:t xml:space="preserve">. </w:t>
      </w:r>
      <w:r w:rsidR="00AD6364" w:rsidRPr="00A0236E">
        <w:rPr>
          <w:lang w:val="en-GB"/>
        </w:rPr>
        <w:t xml:space="preserve">Here we show that origination probability </w:t>
      </w:r>
      <w:r w:rsidR="00CA7533" w:rsidRPr="00A0236E">
        <w:rPr>
          <w:lang w:val="en-GB"/>
        </w:rPr>
        <w:t xml:space="preserve">in marine fossil groups </w:t>
      </w:r>
      <w:r w:rsidR="00AD6364" w:rsidRPr="00A0236E">
        <w:rPr>
          <w:lang w:val="en-GB"/>
        </w:rPr>
        <w:t xml:space="preserve">is largely affected </w:t>
      </w:r>
      <w:r w:rsidRPr="00A0236E">
        <w:rPr>
          <w:lang w:val="en-GB"/>
        </w:rPr>
        <w:t xml:space="preserve">by palaeoclimate interactions. </w:t>
      </w:r>
      <w:commentRangeStart w:id="1"/>
      <w:r w:rsidR="00CA7533" w:rsidRPr="00A0236E">
        <w:rPr>
          <w:lang w:val="en-GB"/>
        </w:rPr>
        <w:t>Short-term cooling adding to a long-term cooling trend increases the origination probability by 23.7%.</w:t>
      </w:r>
      <w:commentRangeEnd w:id="1"/>
      <w:r w:rsidR="00C60272">
        <w:rPr>
          <w:rStyle w:val="Kommentarzeichen"/>
        </w:rPr>
        <w:commentReference w:id="1"/>
      </w:r>
      <w:r w:rsidR="00CA7533" w:rsidRPr="00A0236E">
        <w:rPr>
          <w:lang w:val="en-GB"/>
        </w:rPr>
        <w:t xml:space="preserve"> This large effect is consistent through time and all studied groups. </w:t>
      </w:r>
      <w:r w:rsidR="00320087" w:rsidRPr="00A0236E">
        <w:rPr>
          <w:lang w:val="en-GB"/>
        </w:rPr>
        <w:t>Our results demonstrate that biodiversity is controlled by a complex array of ecological and evolutionary factors, with mutual interactions.</w:t>
      </w:r>
      <w:r w:rsidR="003C6F52" w:rsidRPr="00A0236E">
        <w:rPr>
          <w:lang w:val="en-GB"/>
        </w:rPr>
        <w:t xml:space="preserve"> </w:t>
      </w:r>
      <w:del w:id="2" w:author="Wolfgang Kiessling" w:date="2020-05-13T13:46:00Z">
        <w:r w:rsidR="00034028" w:rsidDel="00C60272">
          <w:rPr>
            <w:lang w:val="en-GB"/>
          </w:rPr>
          <w:delText>Causal agents</w:delText>
        </w:r>
      </w:del>
      <w:ins w:id="3" w:author="Wolfgang Kiessling" w:date="2020-05-13T13:46:00Z">
        <w:r w:rsidR="00C60272">
          <w:rPr>
            <w:lang w:val="en-GB"/>
          </w:rPr>
          <w:t xml:space="preserve">The mechanisms </w:t>
        </w:r>
      </w:ins>
      <w:r w:rsidR="00034028">
        <w:rPr>
          <w:lang w:val="en-GB"/>
        </w:rPr>
        <w:t xml:space="preserve"> of </w:t>
      </w:r>
      <w:r w:rsidR="00034028" w:rsidRPr="00A0236E">
        <w:rPr>
          <w:lang w:val="en-GB"/>
        </w:rPr>
        <w:t>the detected effect might be manifold</w:t>
      </w:r>
      <w:r w:rsidR="00034028">
        <w:rPr>
          <w:lang w:val="en-GB"/>
        </w:rPr>
        <w:t xml:space="preserve"> </w:t>
      </w:r>
      <w:r w:rsidR="00034028" w:rsidRPr="00A0236E">
        <w:rPr>
          <w:lang w:val="en-GB"/>
        </w:rPr>
        <w:t xml:space="preserve">but are likely connected to eustatic sea level </w:t>
      </w:r>
      <w:del w:id="4" w:author="Wolfgang Kiessling" w:date="2020-05-13T13:45:00Z">
        <w:r w:rsidR="00034028" w:rsidRPr="00A0236E" w:rsidDel="00C60272">
          <w:rPr>
            <w:lang w:val="en-GB"/>
          </w:rPr>
          <w:delText xml:space="preserve">subsidence </w:delText>
        </w:r>
      </w:del>
      <w:ins w:id="5" w:author="Wolfgang Kiessling" w:date="2020-05-13T13:45:00Z">
        <w:r w:rsidR="00C60272">
          <w:rPr>
            <w:lang w:val="en-GB"/>
          </w:rPr>
          <w:t>drop</w:t>
        </w:r>
        <w:r w:rsidR="00C60272" w:rsidRPr="00A0236E">
          <w:rPr>
            <w:lang w:val="en-GB"/>
          </w:rPr>
          <w:t xml:space="preserve"> </w:t>
        </w:r>
      </w:ins>
      <w:r w:rsidR="00034028" w:rsidRPr="00A0236E">
        <w:rPr>
          <w:lang w:val="en-GB"/>
        </w:rPr>
        <w:t xml:space="preserve">caused by </w:t>
      </w:r>
      <w:r w:rsidR="00034028">
        <w:rPr>
          <w:lang w:val="en-GB"/>
        </w:rPr>
        <w:t xml:space="preserve">cumulative </w:t>
      </w:r>
      <w:r w:rsidR="00034028" w:rsidRPr="00A0236E">
        <w:rPr>
          <w:lang w:val="en-GB"/>
        </w:rPr>
        <w:t>global cooling</w:t>
      </w:r>
      <w:r w:rsidR="00034028">
        <w:rPr>
          <w:lang w:val="en-GB"/>
        </w:rPr>
        <w:t xml:space="preserve">. </w:t>
      </w:r>
      <w:r w:rsidR="00320087" w:rsidRPr="00A0236E">
        <w:rPr>
          <w:lang w:val="en-GB"/>
        </w:rPr>
        <w:t xml:space="preserve">Accounting for </w:t>
      </w:r>
      <w:r w:rsidR="00034028" w:rsidRPr="00A0236E">
        <w:rPr>
          <w:lang w:val="en-GB"/>
        </w:rPr>
        <w:t xml:space="preserve">complex </w:t>
      </w:r>
      <w:r w:rsidR="00320087" w:rsidRPr="00A0236E">
        <w:rPr>
          <w:lang w:val="en-GB"/>
        </w:rPr>
        <w:t>interactions</w:t>
      </w:r>
      <w:r w:rsidR="00D16E88" w:rsidRPr="00A0236E">
        <w:rPr>
          <w:lang w:val="en-GB"/>
        </w:rPr>
        <w:t xml:space="preserve"> using a </w:t>
      </w:r>
      <w:commentRangeStart w:id="6"/>
      <w:r w:rsidR="00D16E88" w:rsidRPr="00A0236E">
        <w:rPr>
          <w:lang w:val="en-GB"/>
        </w:rPr>
        <w:t xml:space="preserve">more flexible </w:t>
      </w:r>
      <w:commentRangeEnd w:id="6"/>
      <w:r w:rsidR="00D82800">
        <w:rPr>
          <w:rStyle w:val="Kommentarzeichen"/>
        </w:rPr>
        <w:commentReference w:id="6"/>
      </w:r>
      <w:r w:rsidR="00D16E88" w:rsidRPr="00A0236E">
        <w:rPr>
          <w:lang w:val="en-GB"/>
        </w:rPr>
        <w:t>modelling approach</w:t>
      </w:r>
      <w:r w:rsidR="00320087" w:rsidRPr="00A0236E">
        <w:rPr>
          <w:lang w:val="en-GB"/>
        </w:rPr>
        <w:t xml:space="preserve"> improves existing models and enables a better mechanistic discernment of </w:t>
      </w:r>
      <w:r w:rsidR="00DA3272" w:rsidRPr="00A0236E">
        <w:rPr>
          <w:lang w:val="en-GB"/>
        </w:rPr>
        <w:t>processes that control biodiversity</w:t>
      </w:r>
      <w:r w:rsidR="00D16E88" w:rsidRPr="00A0236E">
        <w:rPr>
          <w:lang w:val="en-GB"/>
        </w:rPr>
        <w:t xml:space="preserve">. </w:t>
      </w:r>
    </w:p>
    <w:p w14:paraId="1ABDC079" w14:textId="17F051CC" w:rsidR="009332E0" w:rsidRPr="00A0236E" w:rsidRDefault="009332E0" w:rsidP="009C2A9A">
      <w:pPr>
        <w:rPr>
          <w:b/>
          <w:bCs/>
          <w:lang w:val="en-GB"/>
        </w:rPr>
      </w:pPr>
      <w:r w:rsidRPr="00A0236E">
        <w:rPr>
          <w:b/>
          <w:bCs/>
          <w:lang w:val="en-GB"/>
        </w:rPr>
        <w:t>Introduction</w:t>
      </w:r>
    </w:p>
    <w:p w14:paraId="135B9F9B" w14:textId="38A27EF2" w:rsidR="003A1F61" w:rsidRPr="00A0236E" w:rsidRDefault="009C2A9A" w:rsidP="009C2A9A">
      <w:pPr>
        <w:rPr>
          <w:lang w:val="en-GB"/>
        </w:rPr>
      </w:pPr>
      <w:commentRangeStart w:id="7"/>
      <w:r w:rsidRPr="00A0236E">
        <w:rPr>
          <w:lang w:val="en-GB"/>
        </w:rPr>
        <w:t xml:space="preserve">Deciphering the relationship between temperature and </w:t>
      </w:r>
      <w:r w:rsidR="00582584" w:rsidRPr="00A0236E">
        <w:rPr>
          <w:lang w:val="en-GB"/>
        </w:rPr>
        <w:t>the history of life on Earth on multiple</w:t>
      </w:r>
      <w:r w:rsidRPr="00A0236E">
        <w:rPr>
          <w:lang w:val="en-GB"/>
        </w:rPr>
        <w:t xml:space="preserve"> scales is a major goal of </w:t>
      </w:r>
      <w:r w:rsidR="00074CE9" w:rsidRPr="00A0236E">
        <w:rPr>
          <w:lang w:val="en-GB"/>
        </w:rPr>
        <w:t xml:space="preserve">nature </w:t>
      </w:r>
      <w:r w:rsidRPr="00A0236E">
        <w:rPr>
          <w:lang w:val="en-GB"/>
        </w:rPr>
        <w:t>science</w:t>
      </w:r>
      <w:r w:rsidR="00074CE9" w:rsidRPr="00A0236E">
        <w:rPr>
          <w:lang w:val="en-GB"/>
        </w:rPr>
        <w:t>s</w:t>
      </w:r>
      <w:r w:rsidR="00582584" w:rsidRPr="00A0236E">
        <w:rPr>
          <w:lang w:val="en-GB"/>
        </w:rPr>
        <w:t xml:space="preserve"> </w:t>
      </w:r>
      <w:sdt>
        <w:sdtPr>
          <w:rPr>
            <w:lang w:val="en-GB"/>
          </w:rPr>
          <w:alias w:val="Don't edit this field"/>
          <w:tag w:val="CitaviPlaceholder#5bd4b684-817f-4ab8-b3a8-843c2740bfb8"/>
          <w:id w:val="244777848"/>
          <w:placeholder>
            <w:docPart w:val="DefaultPlaceholder_-1854013440"/>
          </w:placeholder>
        </w:sdtPr>
        <w:sdtContent>
          <w:r w:rsidR="00074CE9" w:rsidRPr="00A0236E">
            <w:rPr>
              <w:lang w:val="en-GB"/>
            </w:rPr>
            <w:fldChar w:fldCharType="begin"/>
          </w:r>
          <w:r w:rsidR="007D5177">
            <w:rPr>
              <w:lang w:val="en-GB"/>
            </w:rPr>
            <w:instrText>ADDIN CitaviPlaceholder{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}</w:instrText>
          </w:r>
          <w:r w:rsidR="00074CE9" w:rsidRPr="00A0236E">
            <w:rPr>
              <w:lang w:val="en-GB"/>
            </w:rPr>
            <w:fldChar w:fldCharType="separate"/>
          </w:r>
          <w:r w:rsidR="007D5177">
            <w:rPr>
              <w:lang w:val="en-GB"/>
            </w:rPr>
            <w:t>(Dietl et al. 2015; Humboldt 1808)</w:t>
          </w:r>
          <w:r w:rsidR="00074CE9" w:rsidRPr="00A0236E">
            <w:rPr>
              <w:lang w:val="en-GB"/>
            </w:rPr>
            <w:fldChar w:fldCharType="end"/>
          </w:r>
        </w:sdtContent>
      </w:sdt>
      <w:r w:rsidRPr="00A0236E">
        <w:rPr>
          <w:lang w:val="en-GB"/>
        </w:rPr>
        <w:t xml:space="preserve">. </w:t>
      </w:r>
      <w:r w:rsidR="00BC5F42" w:rsidRPr="00A0236E">
        <w:rPr>
          <w:lang w:val="en-GB"/>
        </w:rPr>
        <w:t>While biodiversity consistently decreases with latitude beyond small geographic scales</w:t>
      </w:r>
      <w:r w:rsidR="00303B60" w:rsidRPr="00A0236E">
        <w:rPr>
          <w:lang w:val="en-GB"/>
        </w:rPr>
        <w:t xml:space="preserve"> </w:t>
      </w:r>
      <w:sdt>
        <w:sdtPr>
          <w:rPr>
            <w:lang w:val="en-GB"/>
          </w:rPr>
          <w:alias w:val="Don't edit this field"/>
          <w:tag w:val="CitaviPlaceholder#07004bc0-ab1c-4f8a-bf50-a5e01c974874"/>
          <w:id w:val="2143919718"/>
          <w:placeholder>
            <w:docPart w:val="DefaultPlaceholder_-1854013440"/>
          </w:placeholder>
        </w:sdtPr>
        <w:sdtContent>
          <w:r w:rsidR="00303B60" w:rsidRPr="00A0236E">
            <w:rPr>
              <w:lang w:val="en-GB"/>
            </w:rPr>
            <w:fldChar w:fldCharType="begin"/>
          </w:r>
          <w:r w:rsidR="007D5177">
            <w:rPr>
              <w:lang w:val="en-GB"/>
            </w:rPr>
            <w:instrText>ADDIN CitaviPlaceholder{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}</w:instrText>
          </w:r>
          <w:r w:rsidR="00303B60" w:rsidRPr="00A0236E">
            <w:rPr>
              <w:lang w:val="en-GB"/>
            </w:rPr>
            <w:fldChar w:fldCharType="separate"/>
          </w:r>
          <w:r w:rsidR="007D5177">
            <w:rPr>
              <w:lang w:val="en-GB"/>
            </w:rPr>
            <w:t>(Willig et al. 2003; Krug et al. 2009; Hillebrand 2004)</w:t>
          </w:r>
          <w:r w:rsidR="00303B60" w:rsidRPr="00A0236E">
            <w:rPr>
              <w:lang w:val="en-GB"/>
            </w:rPr>
            <w:fldChar w:fldCharType="end"/>
          </w:r>
        </w:sdtContent>
      </w:sdt>
      <w:r w:rsidR="00BC5F42" w:rsidRPr="00A0236E">
        <w:rPr>
          <w:lang w:val="en-GB"/>
        </w:rPr>
        <w:t>, no such general pattern seems to occur through time</w:t>
      </w:r>
      <w:r w:rsidR="00303B60" w:rsidRPr="00A0236E">
        <w:rPr>
          <w:lang w:val="en-GB"/>
        </w:rPr>
        <w:t xml:space="preserve"> </w:t>
      </w:r>
      <w:sdt>
        <w:sdtPr>
          <w:rPr>
            <w:lang w:val="en-GB"/>
          </w:rPr>
          <w:alias w:val="Don't edit this field"/>
          <w:tag w:val="CitaviPlaceholder#a1adb83c-9683-4451-8bef-66d396814bf8"/>
          <w:id w:val="-876535194"/>
          <w:placeholder>
            <w:docPart w:val="DefaultPlaceholder_-1854013440"/>
          </w:placeholder>
        </w:sdtPr>
        <w:sdtContent>
          <w:r w:rsidR="00303B60" w:rsidRPr="00A0236E">
            <w:rPr>
              <w:lang w:val="en-GB"/>
            </w:rPr>
            <w:fldChar w:fldCharType="begin"/>
          </w:r>
          <w:r w:rsidR="007D5177">
            <w:rPr>
              <w:lang w:val="en-GB"/>
            </w:rPr>
            <w:instrText>ADDIN CitaviPlaceholder{eyIkaWQiOiIxIiwiRW50cmllcyI6W3siJGlkIjoiMiIsIklkIjoiYTIzMzNlZjAtZDk4OS00ZDZmLWJmNzYtY2VkNWRmYTJmODEzIiwiUmFuZ2VMZW5ndGgiOjE5LCJSZWZlcmVuY2VJZCI6IjI0ZTRhZDhlLTkxMWQtNDBiYy1hNTJlLTA5NjhkNjRkNWQwMS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}</w:instrText>
          </w:r>
          <w:r w:rsidR="00303B60" w:rsidRPr="00A0236E">
            <w:rPr>
              <w:lang w:val="en-GB"/>
            </w:rPr>
            <w:fldChar w:fldCharType="separate"/>
          </w:r>
          <w:r w:rsidR="007D5177">
            <w:rPr>
              <w:lang w:val="en-GB"/>
            </w:rPr>
            <w:t>(Mayhew et al. 2012; Mayhew et al. 2008; Erwin 2009)</w:t>
          </w:r>
          <w:r w:rsidR="00303B60" w:rsidRPr="00A0236E">
            <w:rPr>
              <w:lang w:val="en-GB"/>
            </w:rPr>
            <w:fldChar w:fldCharType="end"/>
          </w:r>
        </w:sdtContent>
      </w:sdt>
      <w:r w:rsidR="00F378BA" w:rsidRPr="00A0236E">
        <w:rPr>
          <w:lang w:val="en-GB"/>
        </w:rPr>
        <w:t xml:space="preserve">. </w:t>
      </w:r>
      <w:commentRangeEnd w:id="7"/>
      <w:r w:rsidR="00211D4D">
        <w:rPr>
          <w:rStyle w:val="Kommentarzeichen"/>
        </w:rPr>
        <w:commentReference w:id="7"/>
      </w:r>
      <w:r w:rsidR="003A1F61" w:rsidRPr="00A0236E">
        <w:rPr>
          <w:lang w:val="en-GB"/>
        </w:rPr>
        <w:t xml:space="preserve">Current analyses show that </w:t>
      </w:r>
      <w:del w:id="8" w:author="Wolfgang Kiessling" w:date="2020-05-16T22:30:00Z">
        <w:r w:rsidR="003A1F61" w:rsidRPr="00A0236E" w:rsidDel="00E34372">
          <w:rPr>
            <w:lang w:val="en-GB"/>
          </w:rPr>
          <w:delText>fossil biodiversity interacts</w:delText>
        </w:r>
      </w:del>
      <w:ins w:id="9" w:author="Wolfgang Kiessling" w:date="2020-05-16T22:30:00Z">
        <w:r w:rsidR="00E34372">
          <w:rPr>
            <w:lang w:val="en-GB"/>
          </w:rPr>
          <w:t>extinction rates are driven by the interaction of long-term and short-term climate change</w:t>
        </w:r>
      </w:ins>
      <w:del w:id="10" w:author="Wolfgang Kiessling" w:date="2020-05-16T22:31:00Z">
        <w:r w:rsidR="003A1F61" w:rsidRPr="00A0236E" w:rsidDel="00E34372">
          <w:rPr>
            <w:lang w:val="en-GB"/>
          </w:rPr>
          <w:delText xml:space="preserve"> with temperature by complex cascading effects</w:delText>
        </w:r>
      </w:del>
      <w:r w:rsidR="003A1F61" w:rsidRPr="00A0236E">
        <w:rPr>
          <w:lang w:val="en-GB"/>
        </w:rPr>
        <w:t xml:space="preserve"> (Mathes</w:t>
      </w:r>
      <w:r w:rsidR="00D51815" w:rsidRPr="00A0236E">
        <w:rPr>
          <w:lang w:val="en-GB"/>
        </w:rPr>
        <w:t xml:space="preserve"> et al.</w:t>
      </w:r>
      <w:r w:rsidR="003A1F61" w:rsidRPr="00A0236E">
        <w:rPr>
          <w:lang w:val="en-GB"/>
        </w:rPr>
        <w:t xml:space="preserve"> 2020, </w:t>
      </w:r>
      <w:commentRangeStart w:id="11"/>
      <w:r w:rsidR="003A1F61" w:rsidRPr="00A0236E">
        <w:rPr>
          <w:lang w:val="en-GB"/>
        </w:rPr>
        <w:t xml:space="preserve">van </w:t>
      </w:r>
      <w:proofErr w:type="spellStart"/>
      <w:r w:rsidR="003A1F61" w:rsidRPr="00A0236E">
        <w:rPr>
          <w:lang w:val="en-GB"/>
        </w:rPr>
        <w:t>Dyik</w:t>
      </w:r>
      <w:proofErr w:type="spellEnd"/>
      <w:r w:rsidR="003A1F61" w:rsidRPr="00A0236E">
        <w:rPr>
          <w:lang w:val="en-GB"/>
        </w:rPr>
        <w:t xml:space="preserve"> </w:t>
      </w:r>
      <w:r w:rsidR="00D51815" w:rsidRPr="00A0236E">
        <w:rPr>
          <w:lang w:val="en-GB"/>
        </w:rPr>
        <w:t xml:space="preserve">et al. </w:t>
      </w:r>
      <w:r w:rsidR="003A1F61" w:rsidRPr="00A0236E">
        <w:rPr>
          <w:lang w:val="en-GB"/>
        </w:rPr>
        <w:t>2020</w:t>
      </w:r>
      <w:commentRangeEnd w:id="11"/>
      <w:r w:rsidR="00E34372">
        <w:rPr>
          <w:rStyle w:val="Kommentarzeichen"/>
        </w:rPr>
        <w:commentReference w:id="11"/>
      </w:r>
      <w:r w:rsidR="003A1F61" w:rsidRPr="00A0236E">
        <w:rPr>
          <w:lang w:val="en-GB"/>
        </w:rPr>
        <w:t>)</w:t>
      </w:r>
      <w:del w:id="12" w:author="Wolfgang Kiessling" w:date="2020-05-16T22:31:00Z">
        <w:r w:rsidR="003A1F61" w:rsidRPr="00A0236E" w:rsidDel="00E34372">
          <w:rPr>
            <w:lang w:val="en-GB"/>
          </w:rPr>
          <w:delText>, which could blur general patterns</w:delText>
        </w:r>
      </w:del>
      <w:r w:rsidR="003A1F61" w:rsidRPr="00A0236E">
        <w:rPr>
          <w:lang w:val="en-GB"/>
        </w:rPr>
        <w:t>.</w:t>
      </w:r>
      <w:r w:rsidR="00303B60" w:rsidRPr="00A0236E">
        <w:rPr>
          <w:lang w:val="en-GB"/>
        </w:rPr>
        <w:t xml:space="preserve"> </w:t>
      </w:r>
      <w:commentRangeStart w:id="13"/>
      <w:r w:rsidR="00303B60" w:rsidRPr="00A0236E">
        <w:rPr>
          <w:lang w:val="en-GB"/>
        </w:rPr>
        <w:t>While these</w:t>
      </w:r>
      <w:r w:rsidR="006442F3" w:rsidRPr="00A0236E">
        <w:rPr>
          <w:lang w:val="en-GB"/>
        </w:rPr>
        <w:t xml:space="preserve"> </w:t>
      </w:r>
      <w:r w:rsidR="00303B60" w:rsidRPr="00A0236E">
        <w:rPr>
          <w:lang w:val="en-GB"/>
        </w:rPr>
        <w:t>interactions</w:t>
      </w:r>
      <w:r w:rsidR="005E3961" w:rsidRPr="00A0236E">
        <w:rPr>
          <w:lang w:val="en-GB"/>
        </w:rPr>
        <w:t xml:space="preserve"> of past temperature trends with short-term climate change</w:t>
      </w:r>
      <w:r w:rsidR="00303B60" w:rsidRPr="00A0236E">
        <w:rPr>
          <w:lang w:val="en-GB"/>
        </w:rPr>
        <w:t xml:space="preserve"> have shown to </w:t>
      </w:r>
      <w:r w:rsidR="00074CE9" w:rsidRPr="00A0236E">
        <w:rPr>
          <w:lang w:val="en-GB"/>
        </w:rPr>
        <w:t xml:space="preserve">be </w:t>
      </w:r>
      <w:r w:rsidR="00303B60" w:rsidRPr="00A0236E">
        <w:rPr>
          <w:lang w:val="en-GB"/>
        </w:rPr>
        <w:t xml:space="preserve">major drivers of extinction events in </w:t>
      </w:r>
      <w:r w:rsidR="00A0236E" w:rsidRPr="00A0236E">
        <w:rPr>
          <w:lang w:val="en-GB"/>
        </w:rPr>
        <w:t>Earth’s</w:t>
      </w:r>
      <w:r w:rsidR="00303B60" w:rsidRPr="00A0236E">
        <w:rPr>
          <w:lang w:val="en-GB"/>
        </w:rPr>
        <w:t xml:space="preserve"> history</w:t>
      </w:r>
      <w:r w:rsidR="00074CE9" w:rsidRPr="00A0236E">
        <w:rPr>
          <w:lang w:val="en-GB"/>
        </w:rPr>
        <w:t xml:space="preserve"> (Mathes </w:t>
      </w:r>
      <w:r w:rsidR="00D51815" w:rsidRPr="00A0236E">
        <w:rPr>
          <w:lang w:val="en-GB"/>
        </w:rPr>
        <w:t xml:space="preserve">et al. </w:t>
      </w:r>
      <w:r w:rsidR="00074CE9" w:rsidRPr="00A0236E">
        <w:rPr>
          <w:lang w:val="en-GB"/>
        </w:rPr>
        <w:t>2020)</w:t>
      </w:r>
      <w:r w:rsidR="00303B60" w:rsidRPr="00A0236E">
        <w:rPr>
          <w:lang w:val="en-GB"/>
        </w:rPr>
        <w:t xml:space="preserve">, their effect on </w:t>
      </w:r>
      <w:r w:rsidR="00074CE9" w:rsidRPr="00A0236E">
        <w:rPr>
          <w:lang w:val="en-GB"/>
        </w:rPr>
        <w:t xml:space="preserve">origination is untested. </w:t>
      </w:r>
      <w:commentRangeEnd w:id="13"/>
      <w:r w:rsidR="00E34372">
        <w:rPr>
          <w:rStyle w:val="Kommentarzeichen"/>
        </w:rPr>
        <w:commentReference w:id="13"/>
      </w:r>
    </w:p>
    <w:p w14:paraId="04001B83" w14:textId="72178DFF" w:rsidR="0022046A" w:rsidRDefault="00CE3E81" w:rsidP="00FD31DE">
      <w:pPr>
        <w:rPr>
          <w:lang w:val="en-GB"/>
        </w:rPr>
      </w:pPr>
      <w:commentRangeStart w:id="14"/>
      <w:r w:rsidRPr="00A0236E">
        <w:rPr>
          <w:lang w:val="en-GB"/>
        </w:rPr>
        <w:t>Palaeobiological models</w:t>
      </w:r>
      <w:r w:rsidR="002A22AC" w:rsidRPr="00A0236E">
        <w:rPr>
          <w:lang w:val="en-GB"/>
        </w:rPr>
        <w:t xml:space="preserve"> generally test first-</w:t>
      </w:r>
      <w:r w:rsidR="00A13AA2" w:rsidRPr="00A0236E">
        <w:rPr>
          <w:lang w:val="en-GB"/>
        </w:rPr>
        <w:t xml:space="preserve"> or second-</w:t>
      </w:r>
      <w:r w:rsidR="002A22AC" w:rsidRPr="00A0236E">
        <w:rPr>
          <w:lang w:val="en-GB"/>
        </w:rPr>
        <w:t xml:space="preserve">order relationships between Phanerozoic marine diversity and climate </w:t>
      </w:r>
      <w:sdt>
        <w:sdtPr>
          <w:rPr>
            <w:lang w:val="en-GB"/>
          </w:rPr>
          <w:alias w:val="Don't edit this field"/>
          <w:tag w:val="CitaviPlaceholder#f09230fb-8968-4a24-8937-800491d8eb1b"/>
          <w:id w:val="-1359963401"/>
          <w:placeholder>
            <w:docPart w:val="DefaultPlaceholder_-1854013440"/>
          </w:placeholder>
        </w:sdtPr>
        <w:sdtContent>
          <w:r w:rsidR="002A22AC" w:rsidRPr="00A0236E">
            <w:rPr>
              <w:lang w:val="en-GB"/>
            </w:rPr>
            <w:fldChar w:fldCharType="begin"/>
          </w:r>
          <w:r w:rsidR="007D5177">
            <w:rPr>
              <w:lang w:val="en-GB"/>
            </w:rPr>
            <w:instrText>ADDIN CitaviPlaceholder{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yZWYiOiI1In19LHsiJGlkIjoiMTMiLCJGaXJzdE5hbWUiOiJHYXJldGgiLCJMYXN0TmFtZSI6IkplbmtpbnMiLCJNaWRkbGVOYW1lIjoiQi4iLCJQcm90ZWN0ZWQiOmZhbHNlLCJTZXgiOjIsIkNyZWF0ZWRCeSI6Il9HbWF0aCIsIkNyZWF0ZWRPbiI6IjIwMjAtMDItMDNUMTk6NDY6MjUiLCJNb2RpZmllZEJ5IjoiX0dtYXRoIiwiSWQiOiJiMzg5NTU0Mi01MDQ4LTRlZmEtOTY3MS0wZDVjOGM5YTg0OGEiLCJNb2RpZmllZE9uIjoiMjAyMC0wMi0wM1QxOTo0NjoyOSIsIlByb2plY3QiOnsiJHJlZiI6IjUifX0seyIkaWQiOiIxNC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</w:instrText>
          </w:r>
          <w:r w:rsidR="007D5177" w:rsidRPr="00E34372">
            <w:rPr>
              <w:lang w:val="en-GB"/>
            </w:rPr>
            <w:instrText>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}</w:instrText>
          </w:r>
          <w:r w:rsidR="002A22AC" w:rsidRPr="00A0236E">
            <w:rPr>
              <w:lang w:val="en-GB"/>
            </w:rPr>
            <w:fldChar w:fldCharType="separate"/>
          </w:r>
          <w:r w:rsidR="007D5177" w:rsidRPr="00E34372">
            <w:rPr>
              <w:lang w:val="en-GB"/>
            </w:rPr>
            <w:t>(Krug et al. 2009; Mayhew et al. 2008; Erwin 2009; Cárdenas und Harries 2010)</w:t>
          </w:r>
          <w:r w:rsidR="002A22AC" w:rsidRPr="00A0236E">
            <w:rPr>
              <w:lang w:val="en-GB"/>
            </w:rPr>
            <w:fldChar w:fldCharType="end"/>
          </w:r>
        </w:sdtContent>
      </w:sdt>
      <w:r w:rsidR="002A22AC" w:rsidRPr="00E34372">
        <w:rPr>
          <w:lang w:val="en-GB"/>
        </w:rPr>
        <w:t xml:space="preserve">. </w:t>
      </w:r>
      <w:r w:rsidR="002A22AC" w:rsidRPr="00A0236E">
        <w:rPr>
          <w:lang w:val="en-GB"/>
        </w:rPr>
        <w:t xml:space="preserve">Recent models </w:t>
      </w:r>
      <w:r w:rsidR="00131151" w:rsidRPr="00A0236E">
        <w:rPr>
          <w:lang w:val="en-GB"/>
        </w:rPr>
        <w:t xml:space="preserve">additionally </w:t>
      </w:r>
      <w:r w:rsidR="002A22AC" w:rsidRPr="00A0236E">
        <w:rPr>
          <w:lang w:val="en-GB"/>
        </w:rPr>
        <w:t>allow for static interactions of</w:t>
      </w:r>
      <w:r w:rsidRPr="00A0236E">
        <w:rPr>
          <w:lang w:val="en-GB"/>
        </w:rPr>
        <w:t xml:space="preserve"> global temperature</w:t>
      </w:r>
      <w:r w:rsidR="002A22AC" w:rsidRPr="00A0236E">
        <w:rPr>
          <w:lang w:val="en-GB"/>
        </w:rPr>
        <w:t xml:space="preserve"> estimates</w:t>
      </w:r>
      <w:r w:rsidRPr="00A0236E">
        <w:rPr>
          <w:lang w:val="en-GB"/>
        </w:rPr>
        <w:t xml:space="preserve"> at a given time frame</w:t>
      </w:r>
      <w:r w:rsidR="001B710B" w:rsidRPr="00A0236E">
        <w:rPr>
          <w:lang w:val="en-GB"/>
        </w:rPr>
        <w:t xml:space="preserve"> </w:t>
      </w:r>
      <w:r w:rsidR="002A22AC" w:rsidRPr="00A0236E">
        <w:rPr>
          <w:lang w:val="en-GB"/>
        </w:rPr>
        <w:t>and their</w:t>
      </w:r>
      <w:r w:rsidR="001B710B" w:rsidRPr="00A0236E">
        <w:rPr>
          <w:lang w:val="en-GB"/>
        </w:rPr>
        <w:t xml:space="preserve"> focal temporal lags</w:t>
      </w:r>
      <w:r w:rsidR="00131151" w:rsidRPr="00A0236E">
        <w:rPr>
          <w:lang w:val="en-GB"/>
        </w:rPr>
        <w:t xml:space="preserve"> </w:t>
      </w:r>
      <w:sdt>
        <w:sdtPr>
          <w:rPr>
            <w:lang w:val="en-GB"/>
          </w:rPr>
          <w:alias w:val="Don't edit this field"/>
          <w:tag w:val="CitaviPlaceholder#ffbd4e4c-19cb-49a6-a0db-6de5d24aa7d4"/>
          <w:id w:val="-492258910"/>
          <w:placeholder>
            <w:docPart w:val="DefaultPlaceholder_-1854013440"/>
          </w:placeholder>
        </w:sdtPr>
        <w:sdtContent>
          <w:r w:rsidR="00131151" w:rsidRPr="00A0236E">
            <w:rPr>
              <w:lang w:val="en-GB"/>
            </w:rPr>
            <w:fldChar w:fldCharType="begin"/>
          </w:r>
          <w:r w:rsidR="007D5177">
            <w:rPr>
              <w:lang w:val="en-GB"/>
            </w:rPr>
            <w:instrText>ADDIN CitaviPlaceholder{eyIkaWQiOiIxIiwiRW50cmllcyI6W3siJGlkIjoiMiIsIklkIjoiNzVlY2I5ODMtZGIyYy00ZmYwLWE5N2ItODEwZmRjYjM2ZjRmIiwiUmFuZ2VMZW5ndGgiOjIwLCJSZWZlcmVuY2VJZCI6IjI0ZTRhZDhlLTkxMWQtNDBiYy1hNTJlLTA5NjhkNjRkNWQwMS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}</w:instrText>
          </w:r>
          <w:r w:rsidR="00131151" w:rsidRPr="00A0236E">
            <w:rPr>
              <w:lang w:val="en-GB"/>
            </w:rPr>
            <w:fldChar w:fldCharType="separate"/>
          </w:r>
          <w:r w:rsidR="007D5177">
            <w:rPr>
              <w:lang w:val="en-GB"/>
            </w:rPr>
            <w:t>(Mayhew et al. 2012)</w:t>
          </w:r>
          <w:r w:rsidR="00131151" w:rsidRPr="00A0236E">
            <w:rPr>
              <w:lang w:val="en-GB"/>
            </w:rPr>
            <w:fldChar w:fldCharType="end"/>
          </w:r>
        </w:sdtContent>
      </w:sdt>
      <w:r w:rsidR="001B710B" w:rsidRPr="00A0236E">
        <w:rPr>
          <w:lang w:val="en-GB"/>
        </w:rPr>
        <w:t>.</w:t>
      </w:r>
      <w:r w:rsidR="00131151" w:rsidRPr="00A0236E">
        <w:rPr>
          <w:lang w:val="en-GB"/>
        </w:rPr>
        <w:t xml:space="preserve"> </w:t>
      </w:r>
      <w:r w:rsidR="0022046A" w:rsidRPr="00A0236E">
        <w:rPr>
          <w:lang w:val="en-GB"/>
        </w:rPr>
        <w:t>D</w:t>
      </w:r>
      <w:r w:rsidR="00131151" w:rsidRPr="00A0236E">
        <w:rPr>
          <w:lang w:val="en-GB"/>
        </w:rPr>
        <w:t xml:space="preserve">espite </w:t>
      </w:r>
      <w:r w:rsidR="0022046A" w:rsidRPr="00A0236E">
        <w:rPr>
          <w:lang w:val="en-GB"/>
        </w:rPr>
        <w:t>arguing</w:t>
      </w:r>
      <w:r w:rsidR="00131151" w:rsidRPr="00A0236E">
        <w:rPr>
          <w:lang w:val="en-GB"/>
        </w:rPr>
        <w:t xml:space="preserve"> that</w:t>
      </w:r>
      <w:r w:rsidR="0022046A" w:rsidRPr="00A0236E">
        <w:rPr>
          <w:lang w:val="en-GB"/>
        </w:rPr>
        <w:t xml:space="preserve"> cascading </w:t>
      </w:r>
      <w:r w:rsidR="00505AA9" w:rsidRPr="00A0236E">
        <w:rPr>
          <w:lang w:val="en-GB"/>
        </w:rPr>
        <w:t xml:space="preserve">evolutionary </w:t>
      </w:r>
      <w:r w:rsidR="0022046A" w:rsidRPr="00A0236E">
        <w:rPr>
          <w:lang w:val="en-GB"/>
        </w:rPr>
        <w:t xml:space="preserve">effects might be </w:t>
      </w:r>
      <w:r w:rsidR="00505AA9" w:rsidRPr="00A0236E">
        <w:rPr>
          <w:lang w:val="en-GB"/>
        </w:rPr>
        <w:t xml:space="preserve">exacerbated </w:t>
      </w:r>
      <w:r w:rsidR="0022046A" w:rsidRPr="00A0236E">
        <w:rPr>
          <w:lang w:val="en-GB"/>
        </w:rPr>
        <w:t xml:space="preserve">by the interaction of long-term temperature trends and </w:t>
      </w:r>
      <w:r w:rsidR="0022046A" w:rsidRPr="00A0236E">
        <w:rPr>
          <w:lang w:val="en-GB"/>
        </w:rPr>
        <w:lastRenderedPageBreak/>
        <w:t xml:space="preserve">short-term climate change </w:t>
      </w:r>
      <w:sdt>
        <w:sdtPr>
          <w:rPr>
            <w:lang w:val="en-GB"/>
          </w:rPr>
          <w:alias w:val="Don't edit this field"/>
          <w:tag w:val="CitaviPlaceholder#5be9809b-d512-4851-a467-50ba38806727"/>
          <w:id w:val="-1879541645"/>
          <w:placeholder>
            <w:docPart w:val="DefaultPlaceholder_-1854013440"/>
          </w:placeholder>
        </w:sdtPr>
        <w:sdtContent>
          <w:r w:rsidR="0022046A" w:rsidRPr="00A0236E">
            <w:rPr>
              <w:lang w:val="en-GB"/>
            </w:rPr>
            <w:fldChar w:fldCharType="begin"/>
          </w:r>
          <w:r w:rsidR="007D5177">
            <w:rPr>
              <w:lang w:val="en-GB"/>
            </w:rPr>
            <w:instrText>ADDIN CitaviPlaceholder{eyIkaWQiOiIxIiwiRW50cmllcyI6W3siJGlkIjoiMiIsIklkIjoiNzAzNzBjMDQtNDc5Yi00NDc1LTk5ZTMtMTFhOTJhNWZlMTJiIiwiUmFuZ2VMZW5ndGgiOjIwLCJSZWZlcmVuY2VJZCI6IjY3NmQwM2FiLTY3ODctNGVjZi1hZjlkLTNlODQ3ZDJmNmM5Zi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R2FyZXRoIiwiTGFzdE5hbWUiOiJKZW5raW5zIiwiTWlkZGxlTmFtZSI6IkIuIiwiUHJvdGVjdGVkIjpmYWxzZSwiU2V4IjoyLCJDcmVhdGVkQnkiOiJfR21hdGgiLCJDcmVhdGVkT24iOiIyMDIwLTAyLTAzVDE5OjQ2OjI1IiwiTW9kaWZpZWRCeSI6Il9HbWF0aCIsIklkIjoiYjM4OTU1NDItNTA0OC00ZWZhLTk2NzEtMGQ1YzhjOWE4NDhhIiwiTW9kaWZpZWRPbiI6IjIwMjAtMDItMDNUMTk6NDY6MjkiLCJQcm9qZWN0Ijp7IiRyZWYiOiI1In19LHsiJGlkIjoiNy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}</w:instrText>
          </w:r>
          <w:r w:rsidR="0022046A" w:rsidRPr="00A0236E">
            <w:rPr>
              <w:lang w:val="en-GB"/>
            </w:rPr>
            <w:fldChar w:fldCharType="separate"/>
          </w:r>
          <w:r w:rsidR="007D5177">
            <w:rPr>
              <w:lang w:val="en-GB"/>
            </w:rPr>
            <w:t>(Mayhew et al. 2008)</w:t>
          </w:r>
          <w:r w:rsidR="0022046A" w:rsidRPr="00A0236E">
            <w:rPr>
              <w:lang w:val="en-GB"/>
            </w:rPr>
            <w:fldChar w:fldCharType="end"/>
          </w:r>
        </w:sdtContent>
      </w:sdt>
      <w:r w:rsidR="0022046A" w:rsidRPr="00A0236E">
        <w:rPr>
          <w:lang w:val="en-GB"/>
        </w:rPr>
        <w:t xml:space="preserve">, </w:t>
      </w:r>
      <w:r w:rsidR="00505AA9" w:rsidRPr="00A0236E">
        <w:rPr>
          <w:lang w:val="en-GB"/>
        </w:rPr>
        <w:t>none of these approaches include the direction of temperature change through time or take advantage of a dynamic modelling framework.</w:t>
      </w:r>
      <w:commentRangeEnd w:id="14"/>
      <w:r w:rsidR="00E34372">
        <w:rPr>
          <w:rStyle w:val="Kommentarzeichen"/>
        </w:rPr>
        <w:commentReference w:id="14"/>
      </w:r>
    </w:p>
    <w:p w14:paraId="2459CA8B" w14:textId="692710C3" w:rsidR="00034028" w:rsidRDefault="0035242D" w:rsidP="00EE35BA">
      <w:pPr>
        <w:rPr>
          <w:rFonts w:cs="Times New Roman"/>
          <w:szCs w:val="24"/>
          <w:lang w:val="en-GB"/>
        </w:rPr>
      </w:pPr>
      <w:r>
        <w:rPr>
          <w:lang w:val="en-GB"/>
        </w:rPr>
        <w:t>P</w:t>
      </w:r>
      <w:r w:rsidR="00034028">
        <w:rPr>
          <w:lang w:val="en-GB"/>
        </w:rPr>
        <w:t xml:space="preserve">alaeoclimate interactions </w:t>
      </w:r>
      <w:r w:rsidR="007D5177">
        <w:rPr>
          <w:lang w:val="en-GB"/>
        </w:rPr>
        <w:t xml:space="preserve">are likely to </w:t>
      </w:r>
      <w:r w:rsidR="007D5177" w:rsidRPr="00034028">
        <w:rPr>
          <w:lang w:val="en-GB"/>
        </w:rPr>
        <w:t>initiat</w:t>
      </w:r>
      <w:r w:rsidR="007D5177">
        <w:rPr>
          <w:lang w:val="en-GB"/>
        </w:rPr>
        <w:t>e</w:t>
      </w:r>
      <w:r w:rsidR="007D5177" w:rsidRPr="00034028">
        <w:rPr>
          <w:lang w:val="en-GB"/>
        </w:rPr>
        <w:t xml:space="preserve"> new evolutionary dynamics</w:t>
      </w:r>
      <w:r w:rsidR="007D5177">
        <w:rPr>
          <w:lang w:val="en-GB"/>
        </w:rPr>
        <w:t xml:space="preserve">. </w:t>
      </w:r>
      <w:r w:rsidR="00EE35BA">
        <w:rPr>
          <w:lang w:val="en-GB"/>
        </w:rPr>
        <w:t>If</w:t>
      </w:r>
      <w:r w:rsidR="00034028" w:rsidRPr="00034028">
        <w:rPr>
          <w:lang w:val="en-GB"/>
        </w:rPr>
        <w:t xml:space="preserve"> </w:t>
      </w:r>
      <w:r w:rsidR="007D5177">
        <w:rPr>
          <w:lang w:val="en-GB"/>
        </w:rPr>
        <w:t>short-term climate change adds to a long-term temperature trend in the same direction</w:t>
      </w:r>
      <w:r w:rsidR="00034028" w:rsidRPr="00034028">
        <w:rPr>
          <w:lang w:val="en-GB"/>
        </w:rPr>
        <w:t>, species are more likely to lose adaptations to the climatic situation</w:t>
      </w:r>
      <w:r w:rsidR="007D5177">
        <w:rPr>
          <w:lang w:val="en-GB"/>
        </w:rPr>
        <w:t xml:space="preserve"> due to niche conservatism </w:t>
      </w:r>
      <w:sdt>
        <w:sdtPr>
          <w:rPr>
            <w:rFonts w:cs="Times New Roman"/>
            <w:szCs w:val="24"/>
            <w:lang w:val="en-GB"/>
          </w:rPr>
          <w:alias w:val="Don't edit this field"/>
          <w:tag w:val="CitaviPlaceholder#fe8789f3-c36c-469a-b370-5b9f2da6c252"/>
          <w:id w:val="805356541"/>
          <w:placeholder>
            <w:docPart w:val="8E411E0B6BCC4472BE5401AF5A804FEB"/>
          </w:placeholder>
        </w:sdtPr>
        <w:sdtContent>
          <w:r w:rsidR="007D5177" w:rsidRPr="00A0236E">
            <w:rPr>
              <w:rFonts w:cs="Times New Roman"/>
              <w:szCs w:val="24"/>
              <w:lang w:val="en-GB"/>
            </w:rPr>
            <w:fldChar w:fldCharType="begin"/>
          </w:r>
          <w:r w:rsidR="007D5177">
            <w:rPr>
              <w:rFonts w:cs="Times New Roman"/>
              <w:szCs w:val="24"/>
              <w:lang w:val="en-GB"/>
            </w:rPr>
            <w:instrText>ADDIN CitaviPlaceholder{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}</w:instrText>
          </w:r>
          <w:r w:rsidR="007D5177" w:rsidRPr="00A0236E">
            <w:rPr>
              <w:rFonts w:cs="Times New Roman"/>
              <w:szCs w:val="24"/>
              <w:lang w:val="en-GB"/>
            </w:rPr>
            <w:fldChar w:fldCharType="separate"/>
          </w:r>
          <w:r w:rsidR="007D5177">
            <w:rPr>
              <w:rFonts w:cs="Times New Roman"/>
              <w:szCs w:val="24"/>
              <w:lang w:val="en-GB"/>
            </w:rPr>
            <w:t>(Wiens und Graham 2005; Hopkins et al. 2014; Stigall 2014)</w:t>
          </w:r>
          <w:r w:rsidR="007D5177" w:rsidRPr="00A0236E">
            <w:rPr>
              <w:rFonts w:cs="Times New Roman"/>
              <w:szCs w:val="24"/>
              <w:lang w:val="en-GB"/>
            </w:rPr>
            <w:fldChar w:fldCharType="end"/>
          </w:r>
        </w:sdtContent>
      </w:sdt>
      <w:r w:rsidR="007D5177">
        <w:rPr>
          <w:rFonts w:cs="Times New Roman"/>
          <w:szCs w:val="24"/>
          <w:lang w:val="en-GB"/>
        </w:rPr>
        <w:t xml:space="preserve">. </w:t>
      </w:r>
      <w:r w:rsidR="0017335B">
        <w:rPr>
          <w:rFonts w:cs="Times New Roman"/>
          <w:szCs w:val="24"/>
          <w:lang w:val="en-GB"/>
        </w:rPr>
        <w:t xml:space="preserve">This maladjustment might result in </w:t>
      </w:r>
      <w:r w:rsidR="0079100C">
        <w:rPr>
          <w:rFonts w:cs="Times New Roman"/>
          <w:szCs w:val="24"/>
          <w:lang w:val="en-GB"/>
        </w:rPr>
        <w:t xml:space="preserve">bottleneck </w:t>
      </w:r>
      <w:r w:rsidR="003F2EB3">
        <w:rPr>
          <w:rFonts w:cs="Times New Roman"/>
          <w:szCs w:val="24"/>
          <w:lang w:val="en-GB"/>
        </w:rPr>
        <w:t xml:space="preserve">and subsequent founder </w:t>
      </w:r>
      <w:r w:rsidR="0079100C">
        <w:rPr>
          <w:rFonts w:cs="Times New Roman"/>
          <w:szCs w:val="24"/>
          <w:lang w:val="en-GB"/>
        </w:rPr>
        <w:t>effects</w:t>
      </w:r>
      <w:r w:rsidR="003F2EB3">
        <w:rPr>
          <w:rFonts w:cs="Times New Roman"/>
          <w:szCs w:val="24"/>
          <w:lang w:val="en-GB"/>
        </w:rPr>
        <w:t xml:space="preserve">, as well as </w:t>
      </w:r>
      <w:commentRangeStart w:id="15"/>
      <w:r w:rsidR="003F2EB3">
        <w:rPr>
          <w:rFonts w:cs="Times New Roman"/>
          <w:szCs w:val="24"/>
          <w:lang w:val="en-GB"/>
        </w:rPr>
        <w:t>ecological releases</w:t>
      </w:r>
      <w:r w:rsidR="00CC4BE9">
        <w:rPr>
          <w:rFonts w:cs="Times New Roman"/>
          <w:szCs w:val="24"/>
          <w:lang w:val="en-GB"/>
        </w:rPr>
        <w:t xml:space="preserve"> </w:t>
      </w:r>
      <w:commentRangeEnd w:id="15"/>
      <w:r w:rsidR="00E34372">
        <w:rPr>
          <w:rStyle w:val="Kommentarzeichen"/>
        </w:rPr>
        <w:commentReference w:id="15"/>
      </w:r>
      <w:sdt>
        <w:sdtPr>
          <w:rPr>
            <w:rFonts w:cs="Times New Roman"/>
            <w:szCs w:val="24"/>
            <w:lang w:val="en-GB"/>
          </w:rPr>
          <w:alias w:val="Don't edit this field"/>
          <w:tag w:val="CitaviPlaceholder#20c997b9-8dca-47f0-b93b-f3ffba0d8170"/>
          <w:id w:val="-1449157032"/>
          <w:placeholder>
            <w:docPart w:val="DefaultPlaceholder_-1854013440"/>
          </w:placeholder>
        </w:sdtPr>
        <w:sdtContent>
          <w:r w:rsidR="00CC4BE9">
            <w:rPr>
              <w:rFonts w:cs="Times New Roman"/>
              <w:szCs w:val="24"/>
              <w:lang w:val="en-GB"/>
            </w:rPr>
            <w:fldChar w:fldCharType="begin"/>
          </w:r>
          <w:r w:rsidR="00D93EC6">
            <w:rPr>
              <w:rFonts w:cs="Times New Roman"/>
              <w:szCs w:val="24"/>
              <w:lang w:val="en-GB"/>
            </w:rPr>
            <w:instrText>ADDIN CitaviPlaceholder{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}</w:instrText>
          </w:r>
          <w:r w:rsidR="00CC4BE9">
            <w:rPr>
              <w:rFonts w:cs="Times New Roman"/>
              <w:szCs w:val="24"/>
              <w:lang w:val="en-GB"/>
            </w:rPr>
            <w:fldChar w:fldCharType="separate"/>
          </w:r>
          <w:r w:rsidR="00D93EC6">
            <w:rPr>
              <w:rFonts w:cs="Times New Roman"/>
              <w:szCs w:val="24"/>
              <w:lang w:val="en-GB"/>
            </w:rPr>
            <w:t>(Gilman et al. 2010; Button et al. 2017; Raup 1979)</w:t>
          </w:r>
          <w:r w:rsidR="00CC4BE9">
            <w:rPr>
              <w:rFonts w:cs="Times New Roman"/>
              <w:szCs w:val="24"/>
              <w:lang w:val="en-GB"/>
            </w:rPr>
            <w:fldChar w:fldCharType="end"/>
          </w:r>
        </w:sdtContent>
      </w:sdt>
      <w:r w:rsidR="00CC4BE9">
        <w:rPr>
          <w:rFonts w:cs="Times New Roman"/>
          <w:szCs w:val="24"/>
          <w:lang w:val="en-GB"/>
        </w:rPr>
        <w:t xml:space="preserve">. </w:t>
      </w:r>
      <w:commentRangeStart w:id="16"/>
      <w:r w:rsidR="00EE35BA">
        <w:rPr>
          <w:rFonts w:cs="Times New Roman"/>
          <w:szCs w:val="24"/>
          <w:lang w:val="en-GB"/>
        </w:rPr>
        <w:t>We hence expect</w:t>
      </w:r>
      <w:r w:rsidR="00E20EC1">
        <w:rPr>
          <w:rFonts w:cs="Times New Roman"/>
          <w:szCs w:val="24"/>
          <w:lang w:val="en-GB"/>
        </w:rPr>
        <w:t xml:space="preserve"> that</w:t>
      </w:r>
      <w:r w:rsidR="00EE35BA">
        <w:rPr>
          <w:rFonts w:cs="Times New Roman"/>
          <w:szCs w:val="24"/>
          <w:lang w:val="en-GB"/>
        </w:rPr>
        <w:t xml:space="preserve"> palae</w:t>
      </w:r>
      <w:r w:rsidR="00E20EC1">
        <w:rPr>
          <w:rFonts w:cs="Times New Roman"/>
          <w:szCs w:val="24"/>
          <w:lang w:val="en-GB"/>
        </w:rPr>
        <w:t>o</w:t>
      </w:r>
      <w:r w:rsidR="00EE35BA">
        <w:rPr>
          <w:rFonts w:cs="Times New Roman"/>
          <w:szCs w:val="24"/>
          <w:lang w:val="en-GB"/>
        </w:rPr>
        <w:t xml:space="preserve">climate interactions </w:t>
      </w:r>
      <w:r w:rsidR="00E20EC1">
        <w:rPr>
          <w:rFonts w:cs="Times New Roman"/>
          <w:szCs w:val="24"/>
          <w:lang w:val="en-GB"/>
        </w:rPr>
        <w:t xml:space="preserve">not only affect extinction dynamics, but also origination processes in marine fossil groups. </w:t>
      </w:r>
      <w:commentRangeEnd w:id="16"/>
      <w:r w:rsidR="00E34372">
        <w:rPr>
          <w:rStyle w:val="Kommentarzeichen"/>
        </w:rPr>
        <w:commentReference w:id="16"/>
      </w:r>
    </w:p>
    <w:p w14:paraId="101DB1D1" w14:textId="6F236597" w:rsidR="00552139" w:rsidRPr="00A0236E" w:rsidRDefault="0022046A" w:rsidP="00FD31DE">
      <w:pPr>
        <w:rPr>
          <w:lang w:val="en-GB"/>
        </w:rPr>
      </w:pPr>
      <w:r w:rsidRPr="00A0236E">
        <w:rPr>
          <w:lang w:val="en-GB"/>
        </w:rPr>
        <w:t xml:space="preserve">Here we analyse how global trajectories of palaeoclimate can affect origination </w:t>
      </w:r>
      <w:del w:id="17" w:author="Wolfgang Kiessling" w:date="2020-05-16T22:38:00Z">
        <w:r w:rsidRPr="00A0236E" w:rsidDel="00E34372">
          <w:rPr>
            <w:lang w:val="en-GB"/>
          </w:rPr>
          <w:delText xml:space="preserve">likelihoods </w:delText>
        </w:r>
      </w:del>
      <w:ins w:id="18" w:author="Wolfgang Kiessling" w:date="2020-05-16T22:38:00Z">
        <w:r w:rsidR="00E34372">
          <w:rPr>
            <w:lang w:val="en-GB"/>
          </w:rPr>
          <w:t>probabilities</w:t>
        </w:r>
        <w:r w:rsidR="00E34372" w:rsidRPr="00A0236E">
          <w:rPr>
            <w:lang w:val="en-GB"/>
          </w:rPr>
          <w:t xml:space="preserve"> </w:t>
        </w:r>
      </w:ins>
      <w:r w:rsidRPr="00A0236E">
        <w:rPr>
          <w:lang w:val="en-GB"/>
        </w:rPr>
        <w:t xml:space="preserve">of </w:t>
      </w:r>
      <w:r w:rsidR="00D93EC6">
        <w:rPr>
          <w:lang w:val="en-GB"/>
        </w:rPr>
        <w:t xml:space="preserve">twelve </w:t>
      </w:r>
      <w:r w:rsidRPr="00A0236E">
        <w:rPr>
          <w:lang w:val="en-GB"/>
        </w:rPr>
        <w:t xml:space="preserve">marine fossil </w:t>
      </w:r>
      <w:r w:rsidR="00D93EC6">
        <w:rPr>
          <w:lang w:val="en-GB"/>
        </w:rPr>
        <w:t>phyla</w:t>
      </w:r>
      <w:r w:rsidRPr="00A0236E">
        <w:rPr>
          <w:lang w:val="en-GB"/>
        </w:rPr>
        <w:t xml:space="preserve"> in the last 485 myr.</w:t>
      </w:r>
      <w:r w:rsidR="005E3961" w:rsidRPr="00A0236E">
        <w:rPr>
          <w:lang w:val="en-GB"/>
        </w:rPr>
        <w:t xml:space="preserve"> </w:t>
      </w:r>
      <w:r w:rsidR="00294503" w:rsidRPr="00A0236E">
        <w:rPr>
          <w:lang w:val="en-GB"/>
        </w:rPr>
        <w:t>We use palaeoclimate interactions as explanatory variables, which are defined as th</w:t>
      </w:r>
      <w:r w:rsidR="005E3961" w:rsidRPr="00A0236E">
        <w:rPr>
          <w:lang w:val="en-GB"/>
        </w:rPr>
        <w:t>e interaction of short-term climate change with long-term temperature trends.</w:t>
      </w:r>
      <w:r w:rsidR="00294503" w:rsidRPr="00A0236E">
        <w:rPr>
          <w:lang w:val="en-GB"/>
        </w:rPr>
        <w:t xml:space="preserve"> </w:t>
      </w:r>
      <w:r w:rsidR="006C5525" w:rsidRPr="00A0236E">
        <w:rPr>
          <w:lang w:val="en-GB"/>
        </w:rPr>
        <w:t>We</w:t>
      </w:r>
      <w:r w:rsidR="005C040E" w:rsidRPr="00A0236E">
        <w:rPr>
          <w:lang w:val="en-GB"/>
        </w:rPr>
        <w:t xml:space="preserve"> first</w:t>
      </w:r>
      <w:r w:rsidR="00FD31DE" w:rsidRPr="00A0236E">
        <w:rPr>
          <w:lang w:val="en-GB"/>
        </w:rPr>
        <w:t xml:space="preserve"> apply traditional model structures to sample-standardized </w:t>
      </w:r>
      <w:r w:rsidR="00FE4665" w:rsidRPr="00A0236E">
        <w:rPr>
          <w:lang w:val="en-GB"/>
        </w:rPr>
        <w:t>fossil data</w:t>
      </w:r>
      <w:r w:rsidR="00FD31DE" w:rsidRPr="00A0236E">
        <w:rPr>
          <w:lang w:val="en-GB"/>
        </w:rPr>
        <w:t xml:space="preserve"> and compare performance</w:t>
      </w:r>
      <w:r w:rsidR="0089451A" w:rsidRPr="00A0236E">
        <w:rPr>
          <w:lang w:val="en-GB"/>
        </w:rPr>
        <w:t>s</w:t>
      </w:r>
      <w:r w:rsidR="00FD31DE" w:rsidRPr="00A0236E">
        <w:rPr>
          <w:lang w:val="en-GB"/>
        </w:rPr>
        <w:t xml:space="preserve"> to </w:t>
      </w:r>
      <w:r w:rsidR="008F728D" w:rsidRPr="00A0236E">
        <w:rPr>
          <w:lang w:val="en-GB"/>
        </w:rPr>
        <w:t xml:space="preserve">our </w:t>
      </w:r>
      <w:r w:rsidR="00FD31DE" w:rsidRPr="00A0236E">
        <w:rPr>
          <w:lang w:val="en-GB"/>
        </w:rPr>
        <w:t>models including pal</w:t>
      </w:r>
      <w:r w:rsidR="0045701D" w:rsidRPr="00A0236E">
        <w:rPr>
          <w:lang w:val="en-GB"/>
        </w:rPr>
        <w:t>a</w:t>
      </w:r>
      <w:r w:rsidR="00FD31DE" w:rsidRPr="00A0236E">
        <w:rPr>
          <w:lang w:val="en-GB"/>
        </w:rPr>
        <w:t>eoclimate interactions</w:t>
      </w:r>
      <w:r w:rsidR="00131151" w:rsidRPr="00A0236E">
        <w:rPr>
          <w:lang w:val="en-GB"/>
        </w:rPr>
        <w:t xml:space="preserve"> within a dynamic modelling framework</w:t>
      </w:r>
      <w:r w:rsidR="00FD31DE" w:rsidRPr="00A0236E">
        <w:rPr>
          <w:lang w:val="en-GB"/>
        </w:rPr>
        <w:t>.</w:t>
      </w:r>
      <w:r w:rsidR="00F90CFE" w:rsidRPr="00A0236E">
        <w:rPr>
          <w:lang w:val="en-GB"/>
        </w:rPr>
        <w:t xml:space="preserve"> Considering</w:t>
      </w:r>
      <w:r w:rsidR="00FC22B6" w:rsidRPr="00A0236E">
        <w:rPr>
          <w:lang w:val="en-GB"/>
        </w:rPr>
        <w:t xml:space="preserve"> </w:t>
      </w:r>
      <w:r w:rsidR="008F728D" w:rsidRPr="00A0236E">
        <w:rPr>
          <w:lang w:val="en-GB"/>
        </w:rPr>
        <w:t xml:space="preserve">the </w:t>
      </w:r>
      <w:r w:rsidR="00F90CFE" w:rsidRPr="00A0236E">
        <w:rPr>
          <w:lang w:val="en-GB"/>
        </w:rPr>
        <w:t xml:space="preserve">general </w:t>
      </w:r>
      <w:r w:rsidR="00FC22B6" w:rsidRPr="00A0236E">
        <w:rPr>
          <w:lang w:val="en-GB"/>
        </w:rPr>
        <w:t>complexity of evolutionary processes</w:t>
      </w:r>
      <w:r w:rsidR="008F728D" w:rsidRPr="00A0236E">
        <w:rPr>
          <w:lang w:val="en-GB"/>
        </w:rPr>
        <w:t xml:space="preserve">, we </w:t>
      </w:r>
      <w:r w:rsidR="005C040E" w:rsidRPr="00A0236E">
        <w:rPr>
          <w:lang w:val="en-GB"/>
        </w:rPr>
        <w:t>hypothesize</w:t>
      </w:r>
      <w:r w:rsidR="008F728D" w:rsidRPr="00A0236E">
        <w:rPr>
          <w:lang w:val="en-GB"/>
        </w:rPr>
        <w:t xml:space="preserve"> that </w:t>
      </w:r>
      <w:r w:rsidR="00F90CFE" w:rsidRPr="00A0236E">
        <w:rPr>
          <w:lang w:val="en-GB"/>
        </w:rPr>
        <w:t>incorporating</w:t>
      </w:r>
      <w:r w:rsidR="008F728D" w:rsidRPr="00A0236E">
        <w:rPr>
          <w:lang w:val="en-GB"/>
        </w:rPr>
        <w:t xml:space="preserve"> dynamic interactions </w:t>
      </w:r>
      <w:r w:rsidR="00F90CFE" w:rsidRPr="00A0236E">
        <w:rPr>
          <w:lang w:val="en-GB"/>
        </w:rPr>
        <w:t xml:space="preserve">can lead to an improved mechanistic understanding of evolutionary patterns. </w:t>
      </w:r>
      <w:r w:rsidR="005C040E" w:rsidRPr="00A0236E">
        <w:rPr>
          <w:lang w:val="en-GB"/>
        </w:rPr>
        <w:t>Second, we</w:t>
      </w:r>
      <w:r w:rsidR="00505AA9" w:rsidRPr="00A0236E">
        <w:rPr>
          <w:lang w:val="en-GB"/>
        </w:rPr>
        <w:t xml:space="preserve"> test whether</w:t>
      </w:r>
      <w:r w:rsidR="008A06BF" w:rsidRPr="00A0236E">
        <w:rPr>
          <w:lang w:val="en-GB"/>
        </w:rPr>
        <w:t xml:space="preserve"> </w:t>
      </w:r>
      <w:r w:rsidR="00EB4BE2" w:rsidRPr="00A0236E">
        <w:rPr>
          <w:lang w:val="en-GB"/>
        </w:rPr>
        <w:t>cumulati</w:t>
      </w:r>
      <w:r w:rsidR="00043FAC" w:rsidRPr="00A0236E">
        <w:rPr>
          <w:lang w:val="en-GB"/>
        </w:rPr>
        <w:t>v</w:t>
      </w:r>
      <w:r w:rsidR="00EB4BE2" w:rsidRPr="00A0236E">
        <w:rPr>
          <w:lang w:val="en-GB"/>
        </w:rPr>
        <w:t xml:space="preserve">e </w:t>
      </w:r>
      <w:r w:rsidR="005C040E" w:rsidRPr="00A0236E">
        <w:rPr>
          <w:lang w:val="en-GB"/>
        </w:rPr>
        <w:t xml:space="preserve">palaeoclimate interactions </w:t>
      </w:r>
      <w:r w:rsidR="008A06BF" w:rsidRPr="00A0236E">
        <w:rPr>
          <w:lang w:val="en-GB"/>
        </w:rPr>
        <w:t>increase the origination probability of fossil taxa</w:t>
      </w:r>
      <w:r w:rsidR="00F90CFE" w:rsidRPr="00A0236E">
        <w:rPr>
          <w:lang w:val="en-GB"/>
        </w:rPr>
        <w:t xml:space="preserve">, </w:t>
      </w:r>
      <w:bookmarkStart w:id="19" w:name="_Hlk38637451"/>
      <w:r w:rsidR="00505AA9" w:rsidRPr="00A0236E">
        <w:rPr>
          <w:lang w:val="en-GB"/>
        </w:rPr>
        <w:t xml:space="preserve">which might explain the perceived ambiguity of existing studies on the relationship of temperature and biodiversity in </w:t>
      </w:r>
      <w:r w:rsidR="00A0236E" w:rsidRPr="00A0236E">
        <w:rPr>
          <w:lang w:val="en-GB"/>
        </w:rPr>
        <w:t>Earth’s</w:t>
      </w:r>
      <w:r w:rsidR="00505AA9" w:rsidRPr="00A0236E">
        <w:rPr>
          <w:lang w:val="en-GB"/>
        </w:rPr>
        <w:t xml:space="preserve"> history</w:t>
      </w:r>
      <w:bookmarkEnd w:id="19"/>
      <w:r w:rsidR="00505AA9" w:rsidRPr="00A0236E">
        <w:rPr>
          <w:lang w:val="en-GB"/>
        </w:rPr>
        <w:t>.</w:t>
      </w:r>
    </w:p>
    <w:p w14:paraId="4CB8FA63" w14:textId="40DA2744" w:rsidR="009332E0" w:rsidRPr="00A0236E" w:rsidRDefault="009332E0" w:rsidP="00FD31DE">
      <w:pPr>
        <w:rPr>
          <w:b/>
          <w:bCs/>
          <w:lang w:val="en-GB"/>
        </w:rPr>
      </w:pPr>
      <w:r w:rsidRPr="00A0236E">
        <w:rPr>
          <w:b/>
          <w:bCs/>
          <w:lang w:val="en-GB"/>
        </w:rPr>
        <w:t>Results</w:t>
      </w:r>
    </w:p>
    <w:p w14:paraId="0C212463" w14:textId="42B40C94" w:rsidR="00BB0CA9" w:rsidRPr="00A0236E" w:rsidRDefault="00BB0CA9" w:rsidP="00FD31DE">
      <w:pPr>
        <w:rPr>
          <w:i/>
          <w:iCs/>
          <w:lang w:val="en-GB"/>
        </w:rPr>
      </w:pPr>
      <w:r w:rsidRPr="00A0236E">
        <w:rPr>
          <w:i/>
          <w:iCs/>
          <w:lang w:val="en-GB"/>
        </w:rPr>
        <w:t>Model comparison</w:t>
      </w:r>
    </w:p>
    <w:p w14:paraId="26C69878" w14:textId="3127B016" w:rsidR="007D3222" w:rsidRPr="00A0236E" w:rsidRDefault="001F3E28" w:rsidP="00FD31DE">
      <w:pPr>
        <w:rPr>
          <w:lang w:val="en-GB"/>
        </w:rPr>
      </w:pPr>
      <w:commentRangeStart w:id="20"/>
      <w:r w:rsidRPr="00A0236E">
        <w:rPr>
          <w:lang w:val="en-GB"/>
        </w:rPr>
        <w:t>Models including dynamic palae</w:t>
      </w:r>
      <w:r w:rsidR="00BB0CA9" w:rsidRPr="00A0236E">
        <w:rPr>
          <w:lang w:val="en-GB"/>
        </w:rPr>
        <w:t>o</w:t>
      </w:r>
      <w:r w:rsidRPr="00A0236E">
        <w:rPr>
          <w:lang w:val="en-GB"/>
        </w:rPr>
        <w:t>climate interactions performed better than their traditional counterparts in 6 out of 6 cases</w:t>
      </w:r>
      <w:r w:rsidR="00D94858" w:rsidRPr="00A0236E">
        <w:rPr>
          <w:lang w:val="en-GB"/>
        </w:rPr>
        <w:t xml:space="preserve"> </w:t>
      </w:r>
      <w:commentRangeEnd w:id="20"/>
      <w:r w:rsidR="00E34372">
        <w:rPr>
          <w:rStyle w:val="Kommentarzeichen"/>
        </w:rPr>
        <w:commentReference w:id="20"/>
      </w:r>
      <w:r w:rsidR="00D94858" w:rsidRPr="00A0236E">
        <w:rPr>
          <w:lang w:val="en-GB"/>
        </w:rPr>
        <w:t>(</w:t>
      </w:r>
      <w:r w:rsidR="00D94858" w:rsidRPr="00A0236E">
        <w:rPr>
          <w:lang w:val="en-GB"/>
        </w:rPr>
        <w:fldChar w:fldCharType="begin"/>
      </w:r>
      <w:r w:rsidR="00D94858" w:rsidRPr="00A0236E">
        <w:rPr>
          <w:lang w:val="en-GB"/>
        </w:rPr>
        <w:instrText xml:space="preserve"> REF _Ref38639065 \h </w:instrText>
      </w:r>
      <w:r w:rsidR="00D94858" w:rsidRPr="00A0236E">
        <w:rPr>
          <w:lang w:val="en-GB"/>
        </w:rPr>
      </w:r>
      <w:r w:rsidR="00D94858" w:rsidRPr="00A0236E">
        <w:rPr>
          <w:lang w:val="en-GB"/>
        </w:rPr>
        <w:fldChar w:fldCharType="separate"/>
      </w:r>
      <w:r w:rsidR="00D94858" w:rsidRPr="00A0236E">
        <w:rPr>
          <w:lang w:val="en-GB"/>
        </w:rPr>
        <w:t xml:space="preserve">Fig. </w:t>
      </w:r>
      <w:r w:rsidR="00D94858" w:rsidRPr="00A0236E">
        <w:rPr>
          <w:noProof/>
          <w:lang w:val="en-GB"/>
        </w:rPr>
        <w:t>1</w:t>
      </w:r>
      <w:r w:rsidR="00D94858" w:rsidRPr="00A0236E">
        <w:rPr>
          <w:lang w:val="en-GB"/>
        </w:rPr>
        <w:fldChar w:fldCharType="end"/>
      </w:r>
      <w:r w:rsidR="00AC76FC">
        <w:rPr>
          <w:lang w:val="en-GB"/>
        </w:rPr>
        <w:t xml:space="preserve">, </w:t>
      </w:r>
      <w:r w:rsidR="00AC76FC">
        <w:rPr>
          <w:lang w:val="en-GB"/>
        </w:rPr>
        <w:fldChar w:fldCharType="begin"/>
      </w:r>
      <w:r w:rsidR="00AC76FC">
        <w:rPr>
          <w:lang w:val="en-GB"/>
        </w:rPr>
        <w:instrText xml:space="preserve"> REF _Ref39846080 \h </w:instrText>
      </w:r>
      <w:r w:rsidR="00AC76FC">
        <w:rPr>
          <w:lang w:val="en-GB"/>
        </w:rPr>
      </w:r>
      <w:r w:rsidR="00AC76FC">
        <w:rPr>
          <w:lang w:val="en-GB"/>
        </w:rPr>
        <w:fldChar w:fldCharType="separate"/>
      </w:r>
      <w:r w:rsidR="00AC76FC">
        <w:t xml:space="preserve">Table S </w:t>
      </w:r>
      <w:r w:rsidR="00AC76FC">
        <w:rPr>
          <w:noProof/>
        </w:rPr>
        <w:t>2</w:t>
      </w:r>
      <w:r w:rsidR="00AC76FC">
        <w:rPr>
          <w:lang w:val="en-GB"/>
        </w:rPr>
        <w:fldChar w:fldCharType="end"/>
      </w:r>
      <w:r w:rsidR="00D94858" w:rsidRPr="00A0236E">
        <w:rPr>
          <w:lang w:val="en-GB"/>
        </w:rPr>
        <w:t>)</w:t>
      </w:r>
      <w:r w:rsidR="000C2346" w:rsidRPr="00A0236E">
        <w:rPr>
          <w:lang w:val="en-GB"/>
        </w:rPr>
        <w:t>,</w:t>
      </w:r>
      <w:r w:rsidRPr="00A0236E">
        <w:rPr>
          <w:lang w:val="en-GB"/>
        </w:rPr>
        <w:t xml:space="preserve"> based on </w:t>
      </w:r>
      <w:proofErr w:type="spellStart"/>
      <w:r w:rsidR="00A0236E" w:rsidRPr="00A0236E">
        <w:rPr>
          <w:lang w:val="en-GB"/>
        </w:rPr>
        <w:t>Akaike’s</w:t>
      </w:r>
      <w:proofErr w:type="spellEnd"/>
      <w:r w:rsidRPr="00A0236E">
        <w:rPr>
          <w:lang w:val="en-GB"/>
        </w:rPr>
        <w:t xml:space="preserve"> information criterion (AIC) and </w:t>
      </w:r>
      <w:r w:rsidR="00A0236E" w:rsidRPr="00A0236E">
        <w:rPr>
          <w:lang w:val="en-GB"/>
        </w:rPr>
        <w:t>Bayesian</w:t>
      </w:r>
      <w:r w:rsidRPr="00A0236E">
        <w:rPr>
          <w:lang w:val="en-GB"/>
        </w:rPr>
        <w:t xml:space="preserve"> information criterion (BIC). </w:t>
      </w:r>
      <w:r w:rsidR="00BB0CA9" w:rsidRPr="00A0236E">
        <w:rPr>
          <w:lang w:val="en-GB"/>
        </w:rPr>
        <w:t>Models covering short-term cooling improved on average by 586 AIC values (562 BIC values), and models covering short-term warming by 218 AIC values (194 BIC values).</w:t>
      </w:r>
      <w:r w:rsidR="000C2346" w:rsidRPr="00A0236E">
        <w:rPr>
          <w:lang w:val="en-GB"/>
        </w:rPr>
        <w:t xml:space="preserve"> Both AIC and BIC values indicate that </w:t>
      </w:r>
      <w:r w:rsidR="00F77BBC" w:rsidRPr="00A0236E">
        <w:rPr>
          <w:lang w:val="en-GB"/>
        </w:rPr>
        <w:t xml:space="preserve">all </w:t>
      </w:r>
      <w:r w:rsidR="000C2346" w:rsidRPr="00A0236E">
        <w:rPr>
          <w:lang w:val="en-GB"/>
        </w:rPr>
        <w:t xml:space="preserve">models including palaeoclimate interactions are more parsimonious than their counterparts, despite their increased complexity. </w:t>
      </w:r>
    </w:p>
    <w:p w14:paraId="6871D661" w14:textId="5820E74B" w:rsidR="00BB0CA9" w:rsidRPr="00A0236E" w:rsidRDefault="00BB0CA9" w:rsidP="00FD31DE">
      <w:pPr>
        <w:rPr>
          <w:i/>
          <w:iCs/>
          <w:lang w:val="en-GB"/>
        </w:rPr>
      </w:pPr>
      <w:r w:rsidRPr="00A0236E">
        <w:rPr>
          <w:i/>
          <w:iCs/>
          <w:lang w:val="en-GB"/>
        </w:rPr>
        <w:t>Origination probability</w:t>
      </w:r>
    </w:p>
    <w:p w14:paraId="01561040" w14:textId="2D96BC0D" w:rsidR="00BB0CA9" w:rsidRPr="00A0236E" w:rsidRDefault="008D11D4" w:rsidP="00FD31DE">
      <w:pPr>
        <w:rPr>
          <w:lang w:val="en-GB"/>
        </w:rPr>
      </w:pPr>
      <w:r w:rsidRPr="00A0236E">
        <w:rPr>
          <w:lang w:val="en-GB"/>
        </w:rPr>
        <w:t>Cooling-cooling palaeoclimate interaction</w:t>
      </w:r>
      <w:r w:rsidR="00F77BBC" w:rsidRPr="00A0236E">
        <w:rPr>
          <w:lang w:val="en-GB"/>
        </w:rPr>
        <w:t>s</w:t>
      </w:r>
      <w:r w:rsidRPr="00A0236E">
        <w:rPr>
          <w:lang w:val="en-GB"/>
        </w:rPr>
        <w:t xml:space="preserve"> result</w:t>
      </w:r>
      <w:r w:rsidR="00FF4660" w:rsidRPr="00A0236E">
        <w:rPr>
          <w:lang w:val="en-GB"/>
        </w:rPr>
        <w:t>ed</w:t>
      </w:r>
      <w:r w:rsidRPr="00A0236E">
        <w:rPr>
          <w:lang w:val="en-GB"/>
        </w:rPr>
        <w:t xml:space="preserve"> in</w:t>
      </w:r>
      <w:r w:rsidR="00F77BBC" w:rsidRPr="00A0236E">
        <w:rPr>
          <w:lang w:val="en-GB"/>
        </w:rPr>
        <w:t xml:space="preserve"> an</w:t>
      </w:r>
      <w:r w:rsidRPr="00A0236E">
        <w:rPr>
          <w:lang w:val="en-GB"/>
        </w:rPr>
        <w:t xml:space="preserve"> increased origination probability</w:t>
      </w:r>
      <w:r w:rsidR="00E6453A" w:rsidRPr="00A0236E">
        <w:rPr>
          <w:lang w:val="en-GB"/>
        </w:rPr>
        <w:t xml:space="preserve"> (</w:t>
      </w:r>
      <w:r w:rsidR="00E6453A" w:rsidRPr="00A0236E">
        <w:rPr>
          <w:lang w:val="en-GB"/>
        </w:rPr>
        <w:fldChar w:fldCharType="begin"/>
      </w:r>
      <w:r w:rsidR="00E6453A" w:rsidRPr="00A0236E">
        <w:rPr>
          <w:lang w:val="en-GB"/>
        </w:rPr>
        <w:instrText xml:space="preserve"> REF _Ref38639513 \h </w:instrText>
      </w:r>
      <w:r w:rsidR="00E6453A" w:rsidRPr="00A0236E">
        <w:rPr>
          <w:lang w:val="en-GB"/>
        </w:rPr>
      </w:r>
      <w:r w:rsidR="00E6453A" w:rsidRPr="00A0236E">
        <w:rPr>
          <w:lang w:val="en-GB"/>
        </w:rPr>
        <w:fldChar w:fldCharType="separate"/>
      </w:r>
      <w:r w:rsidR="00E6453A" w:rsidRPr="00A0236E">
        <w:rPr>
          <w:lang w:val="en-GB"/>
        </w:rPr>
        <w:t xml:space="preserve">Fig. </w:t>
      </w:r>
      <w:r w:rsidR="00E6453A" w:rsidRPr="00A0236E">
        <w:rPr>
          <w:noProof/>
          <w:lang w:val="en-GB"/>
        </w:rPr>
        <w:t>2</w:t>
      </w:r>
      <w:r w:rsidR="00E6453A" w:rsidRPr="00A0236E">
        <w:rPr>
          <w:lang w:val="en-GB"/>
        </w:rPr>
        <w:fldChar w:fldCharType="end"/>
      </w:r>
      <w:r w:rsidR="00AC76FC">
        <w:rPr>
          <w:lang w:val="en-GB"/>
        </w:rPr>
        <w:t xml:space="preserve">, </w:t>
      </w:r>
      <w:r w:rsidR="00AC76FC">
        <w:rPr>
          <w:lang w:val="en-GB"/>
        </w:rPr>
        <w:fldChar w:fldCharType="begin"/>
      </w:r>
      <w:r w:rsidR="00AC76FC">
        <w:rPr>
          <w:lang w:val="en-GB"/>
        </w:rPr>
        <w:instrText xml:space="preserve"> REF _Ref39846102 \h </w:instrText>
      </w:r>
      <w:r w:rsidR="00AC76FC">
        <w:rPr>
          <w:lang w:val="en-GB"/>
        </w:rPr>
      </w:r>
      <w:r w:rsidR="00AC76FC">
        <w:rPr>
          <w:lang w:val="en-GB"/>
        </w:rPr>
        <w:fldChar w:fldCharType="separate"/>
      </w:r>
      <w:r w:rsidR="00AC76FC">
        <w:t xml:space="preserve">Table S </w:t>
      </w:r>
      <w:r w:rsidR="00AC76FC">
        <w:rPr>
          <w:noProof/>
        </w:rPr>
        <w:t>7</w:t>
      </w:r>
      <w:r w:rsidR="00AC76FC">
        <w:rPr>
          <w:lang w:val="en-GB"/>
        </w:rPr>
        <w:fldChar w:fldCharType="end"/>
      </w:r>
      <w:r w:rsidR="00E6453A" w:rsidRPr="00A0236E">
        <w:rPr>
          <w:lang w:val="en-GB"/>
        </w:rPr>
        <w:t>)</w:t>
      </w:r>
      <w:r w:rsidRPr="00A0236E">
        <w:rPr>
          <w:lang w:val="en-GB"/>
        </w:rPr>
        <w:t xml:space="preserve">. We compared the origination probability for marine groups per palaeoclimate interaction, based on the output of our models. The overall origination response was on average lower after cooling-warming, warming-cooling and warming-warming palaeoclimate interactions compared to the </w:t>
      </w:r>
      <w:r w:rsidR="00CE173B" w:rsidRPr="00A0236E">
        <w:rPr>
          <w:lang w:val="en-GB"/>
        </w:rPr>
        <w:t>average</w:t>
      </w:r>
      <w:r w:rsidRPr="00A0236E">
        <w:rPr>
          <w:lang w:val="en-GB"/>
        </w:rPr>
        <w:t xml:space="preserve"> origination probability</w:t>
      </w:r>
      <w:r w:rsidR="00FF4660" w:rsidRPr="00A0236E">
        <w:rPr>
          <w:lang w:val="en-GB"/>
        </w:rPr>
        <w:t xml:space="preserve"> of 13.2%</w:t>
      </w:r>
      <w:r w:rsidRPr="00A0236E">
        <w:rPr>
          <w:lang w:val="en-GB"/>
        </w:rPr>
        <w:t xml:space="preserve"> (p &lt; 0.001, Wilcoxon rank sum test</w:t>
      </w:r>
      <w:r w:rsidR="00FF4660" w:rsidRPr="00A0236E">
        <w:rPr>
          <w:lang w:val="en-GB"/>
        </w:rPr>
        <w:t xml:space="preserve">). On the contrary, </w:t>
      </w:r>
      <w:r w:rsidR="00FF4660" w:rsidRPr="00A0236E">
        <w:rPr>
          <w:lang w:val="en-GB"/>
        </w:rPr>
        <w:lastRenderedPageBreak/>
        <w:t>cooling-cooling palaeoclimate interactions resulted in a</w:t>
      </w:r>
      <w:r w:rsidR="00CE173B" w:rsidRPr="00A0236E">
        <w:rPr>
          <w:lang w:val="en-GB"/>
        </w:rPr>
        <w:t xml:space="preserve"> mean </w:t>
      </w:r>
      <w:r w:rsidR="00FF4660" w:rsidRPr="00A0236E">
        <w:rPr>
          <w:lang w:val="en-GB"/>
        </w:rPr>
        <w:t xml:space="preserve">origination response of 14.8%, </w:t>
      </w:r>
      <w:commentRangeStart w:id="21"/>
      <w:r w:rsidR="00FF4660" w:rsidRPr="00A0236E">
        <w:rPr>
          <w:lang w:val="en-GB"/>
        </w:rPr>
        <w:t xml:space="preserve">significantly above the </w:t>
      </w:r>
      <w:r w:rsidR="00CE173B" w:rsidRPr="00A0236E">
        <w:rPr>
          <w:lang w:val="en-GB"/>
        </w:rPr>
        <w:t xml:space="preserve">average </w:t>
      </w:r>
      <w:r w:rsidR="00FF4660" w:rsidRPr="00A0236E">
        <w:rPr>
          <w:lang w:val="en-GB"/>
        </w:rPr>
        <w:t xml:space="preserve">origination probability </w:t>
      </w:r>
      <w:commentRangeEnd w:id="21"/>
      <w:r w:rsidR="00DF4061">
        <w:rPr>
          <w:rStyle w:val="Kommentarzeichen"/>
        </w:rPr>
        <w:commentReference w:id="21"/>
      </w:r>
      <w:r w:rsidR="00FF4660" w:rsidRPr="00A0236E">
        <w:rPr>
          <w:lang w:val="en-GB"/>
        </w:rPr>
        <w:t xml:space="preserve">(p &lt; 0.001, Wilcoxon rank sum test). </w:t>
      </w:r>
    </w:p>
    <w:p w14:paraId="71E8C1A5" w14:textId="450F3C81" w:rsidR="00FF4660" w:rsidRPr="00A0236E" w:rsidRDefault="00FF4660" w:rsidP="00FD31DE">
      <w:pPr>
        <w:rPr>
          <w:i/>
          <w:iCs/>
          <w:lang w:val="en-GB"/>
        </w:rPr>
      </w:pPr>
      <w:r w:rsidRPr="00A0236E">
        <w:rPr>
          <w:i/>
          <w:iCs/>
          <w:lang w:val="en-GB"/>
        </w:rPr>
        <w:t>Effect size</w:t>
      </w:r>
    </w:p>
    <w:p w14:paraId="12B4EBBA" w14:textId="03E6A56F" w:rsidR="00985164" w:rsidRPr="00A0236E" w:rsidRDefault="009F3F4D" w:rsidP="00FD31DE">
      <w:pPr>
        <w:rPr>
          <w:lang w:val="en-GB"/>
        </w:rPr>
      </w:pPr>
      <w:r w:rsidRPr="00A0236E">
        <w:rPr>
          <w:lang w:val="en-GB"/>
        </w:rPr>
        <w:t>The effect</w:t>
      </w:r>
      <w:r w:rsidR="00192463" w:rsidRPr="00A0236E">
        <w:rPr>
          <w:lang w:val="en-GB"/>
        </w:rPr>
        <w:t xml:space="preserve"> of</w:t>
      </w:r>
      <w:r w:rsidRPr="00A0236E">
        <w:rPr>
          <w:lang w:val="en-GB"/>
        </w:rPr>
        <w:t xml:space="preserve"> cooling-cooling palaeoclimate interactions on origination probability is large</w:t>
      </w:r>
      <w:r w:rsidR="00E6453A" w:rsidRPr="00A0236E">
        <w:rPr>
          <w:lang w:val="en-GB"/>
        </w:rPr>
        <w:t xml:space="preserve"> (</w:t>
      </w:r>
      <w:r w:rsidR="00E6453A" w:rsidRPr="00A0236E">
        <w:rPr>
          <w:lang w:val="en-GB"/>
        </w:rPr>
        <w:fldChar w:fldCharType="begin"/>
      </w:r>
      <w:r w:rsidR="00E6453A" w:rsidRPr="00A0236E">
        <w:rPr>
          <w:lang w:val="en-GB"/>
        </w:rPr>
        <w:instrText xml:space="preserve"> REF _Ref38640251 \h </w:instrText>
      </w:r>
      <w:r w:rsidR="00E6453A" w:rsidRPr="00A0236E">
        <w:rPr>
          <w:lang w:val="en-GB"/>
        </w:rPr>
      </w:r>
      <w:r w:rsidR="00E6453A" w:rsidRPr="00A0236E">
        <w:rPr>
          <w:lang w:val="en-GB"/>
        </w:rPr>
        <w:fldChar w:fldCharType="separate"/>
      </w:r>
      <w:r w:rsidR="00E6453A" w:rsidRPr="00A0236E">
        <w:rPr>
          <w:lang w:val="en-GB"/>
        </w:rPr>
        <w:t xml:space="preserve">Fig. </w:t>
      </w:r>
      <w:r w:rsidR="00E6453A" w:rsidRPr="00A0236E">
        <w:rPr>
          <w:noProof/>
          <w:lang w:val="en-GB"/>
        </w:rPr>
        <w:t>3</w:t>
      </w:r>
      <w:r w:rsidR="00E6453A" w:rsidRPr="00A0236E">
        <w:rPr>
          <w:lang w:val="en-GB"/>
        </w:rPr>
        <w:fldChar w:fldCharType="end"/>
      </w:r>
      <w:r w:rsidR="00AC76FC">
        <w:rPr>
          <w:lang w:val="en-GB"/>
        </w:rPr>
        <w:t xml:space="preserve">, </w:t>
      </w:r>
      <w:r w:rsidR="0068366F">
        <w:rPr>
          <w:lang w:val="en-GB"/>
        </w:rPr>
        <w:fldChar w:fldCharType="begin"/>
      </w:r>
      <w:r w:rsidR="0068366F">
        <w:rPr>
          <w:lang w:val="en-GB"/>
        </w:rPr>
        <w:instrText xml:space="preserve"> REF _Ref39846146 \h </w:instrText>
      </w:r>
      <w:r w:rsidR="0068366F">
        <w:rPr>
          <w:lang w:val="en-GB"/>
        </w:rPr>
      </w:r>
      <w:r w:rsidR="0068366F">
        <w:rPr>
          <w:lang w:val="en-GB"/>
        </w:rPr>
        <w:fldChar w:fldCharType="separate"/>
      </w:r>
      <w:r w:rsidR="0068366F">
        <w:t xml:space="preserve">Table S </w:t>
      </w:r>
      <w:r w:rsidR="0068366F">
        <w:rPr>
          <w:noProof/>
        </w:rPr>
        <w:t>8</w:t>
      </w:r>
      <w:r w:rsidR="0068366F">
        <w:rPr>
          <w:lang w:val="en-GB"/>
        </w:rPr>
        <w:fldChar w:fldCharType="end"/>
      </w:r>
      <w:r w:rsidR="00E6453A" w:rsidRPr="00A0236E">
        <w:rPr>
          <w:lang w:val="en-GB"/>
        </w:rPr>
        <w:t>)</w:t>
      </w:r>
      <w:r w:rsidR="00985164" w:rsidRPr="00A0236E">
        <w:rPr>
          <w:lang w:val="en-GB"/>
        </w:rPr>
        <w:t xml:space="preserve">. </w:t>
      </w:r>
      <w:r w:rsidR="00CA3401" w:rsidRPr="00A0236E">
        <w:rPr>
          <w:lang w:val="en-GB"/>
        </w:rPr>
        <w:t xml:space="preserve">The absolute difference between the mean origination probability of cooling-cooling compared to all other palaeoclimate interactions </w:t>
      </w:r>
      <w:commentRangeStart w:id="22"/>
      <w:r w:rsidR="00CA3401" w:rsidRPr="00A0236E">
        <w:rPr>
          <w:lang w:val="en-GB"/>
        </w:rPr>
        <w:t xml:space="preserve">was 3.2 </w:t>
      </w:r>
      <w:commentRangeEnd w:id="22"/>
      <w:r w:rsidR="0050122D">
        <w:rPr>
          <w:rStyle w:val="Kommentarzeichen"/>
        </w:rPr>
        <w:commentReference w:id="22"/>
      </w:r>
      <w:r w:rsidR="00CA3401" w:rsidRPr="00A0236E">
        <w:rPr>
          <w:lang w:val="en-GB"/>
        </w:rPr>
        <w:t>(</w:t>
      </w:r>
      <w:r w:rsidR="00A0236E" w:rsidRPr="00A0236E">
        <w:rPr>
          <w:lang w:val="en-GB"/>
        </w:rPr>
        <w:t>Bayesian</w:t>
      </w:r>
      <w:r w:rsidR="00CA3401" w:rsidRPr="00A0236E">
        <w:rPr>
          <w:lang w:val="en-GB"/>
        </w:rPr>
        <w:t xml:space="preserve"> estimation, 95% CI [3.1, 3.2]). This difference represents a 23.</w:t>
      </w:r>
      <w:r w:rsidR="00985164" w:rsidRPr="00A0236E">
        <w:rPr>
          <w:lang w:val="en-GB"/>
        </w:rPr>
        <w:t>7</w:t>
      </w:r>
      <w:r w:rsidR="00CA3401" w:rsidRPr="00A0236E">
        <w:rPr>
          <w:lang w:val="en-GB"/>
        </w:rPr>
        <w:t xml:space="preserve">% increase </w:t>
      </w:r>
      <w:r w:rsidR="00985164" w:rsidRPr="00A0236E">
        <w:rPr>
          <w:lang w:val="en-GB"/>
        </w:rPr>
        <w:t xml:space="preserve">compared to </w:t>
      </w:r>
      <w:r w:rsidR="00E20C64" w:rsidRPr="00A0236E">
        <w:rPr>
          <w:lang w:val="en-GB"/>
        </w:rPr>
        <w:t>all</w:t>
      </w:r>
      <w:r w:rsidR="00985164" w:rsidRPr="00A0236E">
        <w:rPr>
          <w:lang w:val="en-GB"/>
        </w:rPr>
        <w:t xml:space="preserve"> </w:t>
      </w:r>
      <w:r w:rsidR="005C0D45" w:rsidRPr="00A0236E">
        <w:rPr>
          <w:lang w:val="en-GB"/>
        </w:rPr>
        <w:t>other interactions</w:t>
      </w:r>
      <w:r w:rsidR="00985164" w:rsidRPr="00A0236E">
        <w:rPr>
          <w:lang w:val="en-GB"/>
        </w:rPr>
        <w:t xml:space="preserve"> (</w:t>
      </w:r>
      <w:r w:rsidR="00A0236E" w:rsidRPr="00A0236E">
        <w:rPr>
          <w:lang w:val="en-GB"/>
        </w:rPr>
        <w:t>Bayesian</w:t>
      </w:r>
      <w:r w:rsidR="00985164" w:rsidRPr="00A0236E">
        <w:rPr>
          <w:lang w:val="en-GB"/>
        </w:rPr>
        <w:t xml:space="preserve"> estimation, 95% CI [23.2</w:t>
      </w:r>
      <w:r w:rsidR="00192463" w:rsidRPr="00A0236E">
        <w:rPr>
          <w:lang w:val="en-GB"/>
        </w:rPr>
        <w:t>%</w:t>
      </w:r>
      <w:r w:rsidR="00985164" w:rsidRPr="00A0236E">
        <w:rPr>
          <w:lang w:val="en-GB"/>
        </w:rPr>
        <w:t>, 24.2</w:t>
      </w:r>
      <w:r w:rsidR="00192463" w:rsidRPr="00A0236E">
        <w:rPr>
          <w:lang w:val="en-GB"/>
        </w:rPr>
        <w:t>%</w:t>
      </w:r>
      <w:r w:rsidR="00985164" w:rsidRPr="00A0236E">
        <w:rPr>
          <w:lang w:val="en-GB"/>
        </w:rPr>
        <w:t xml:space="preserve">]). </w:t>
      </w:r>
      <w:commentRangeStart w:id="23"/>
      <w:r w:rsidR="00985164" w:rsidRPr="00A0236E">
        <w:rPr>
          <w:lang w:val="en-GB"/>
        </w:rPr>
        <w:t xml:space="preserve">Cohen’s d statistic for cooling-cooling was greater than 1, indicating a large effect size (following the classification scheme of </w:t>
      </w:r>
      <w:sdt>
        <w:sdtPr>
          <w:rPr>
            <w:lang w:val="en-GB"/>
          </w:rPr>
          <w:alias w:val="Don't edit this field"/>
          <w:tag w:val="CitaviPlaceholder#429ff4e9-0359-4f59-98d3-7bad5f136ad1"/>
          <w:id w:val="1898780177"/>
          <w:placeholder>
            <w:docPart w:val="8077607A4F3D41E1A266EFFA095C4AC2"/>
          </w:placeholder>
        </w:sdtPr>
        <w:sdtContent>
          <w:r w:rsidR="00985164" w:rsidRPr="00A0236E">
            <w:rPr>
              <w:lang w:val="en-GB"/>
            </w:rPr>
            <w:fldChar w:fldCharType="begin"/>
          </w:r>
          <w:r w:rsidR="007D5177">
            <w:rPr>
              <w:lang w:val="en-GB"/>
            </w:rPr>
            <w:instrText>ADDIN CitaviPlaceholder{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}</w:instrText>
          </w:r>
          <w:r w:rsidR="00985164" w:rsidRPr="00A0236E">
            <w:rPr>
              <w:lang w:val="en-GB"/>
            </w:rPr>
            <w:fldChar w:fldCharType="separate"/>
          </w:r>
          <w:r w:rsidR="007D5177">
            <w:rPr>
              <w:lang w:val="en-GB"/>
            </w:rPr>
            <w:t>Sawilowsky 2009</w:t>
          </w:r>
          <w:r w:rsidR="00985164" w:rsidRPr="00A0236E">
            <w:rPr>
              <w:lang w:val="en-GB"/>
            </w:rPr>
            <w:fldChar w:fldCharType="end"/>
          </w:r>
        </w:sdtContent>
      </w:sdt>
      <w:r w:rsidR="00985164" w:rsidRPr="00A0236E">
        <w:rPr>
          <w:lang w:val="en-GB"/>
        </w:rPr>
        <w:t xml:space="preserve">, </w:t>
      </w:r>
      <w:r w:rsidR="00A0236E" w:rsidRPr="00A0236E">
        <w:rPr>
          <w:lang w:val="en-GB"/>
        </w:rPr>
        <w:t>Bayesian</w:t>
      </w:r>
      <w:r w:rsidR="00985164" w:rsidRPr="00A0236E">
        <w:rPr>
          <w:lang w:val="en-GB"/>
        </w:rPr>
        <w:t xml:space="preserve"> estimation, 95% CI [1.0, 1.1]). </w:t>
      </w:r>
      <w:commentRangeEnd w:id="23"/>
      <w:r w:rsidR="00D73D5E">
        <w:rPr>
          <w:rStyle w:val="Kommentarzeichen"/>
        </w:rPr>
        <w:commentReference w:id="23"/>
      </w:r>
      <w:r w:rsidR="00D73E6A" w:rsidRPr="00A0236E">
        <w:rPr>
          <w:lang w:val="en-GB"/>
        </w:rPr>
        <w:t xml:space="preserve">All results are consistent with bootstrapping resampling and raw output from generalised linear mixed effect models. </w:t>
      </w:r>
    </w:p>
    <w:p w14:paraId="76F34282" w14:textId="4D8428C9" w:rsidR="008D11D4" w:rsidRPr="00A0236E" w:rsidRDefault="0040217F" w:rsidP="00FD31DE">
      <w:pPr>
        <w:rPr>
          <w:i/>
          <w:iCs/>
          <w:lang w:val="en-GB"/>
        </w:rPr>
      </w:pPr>
      <w:r w:rsidRPr="00A0236E">
        <w:rPr>
          <w:i/>
          <w:iCs/>
          <w:lang w:val="en-GB"/>
        </w:rPr>
        <w:t>Group differences</w:t>
      </w:r>
    </w:p>
    <w:p w14:paraId="534A6D9F" w14:textId="26894905" w:rsidR="009636EC" w:rsidRPr="00A0236E" w:rsidRDefault="0040217F" w:rsidP="00FD31DE">
      <w:pPr>
        <w:rPr>
          <w:lang w:val="en-GB"/>
        </w:rPr>
      </w:pPr>
      <w:r w:rsidRPr="00A0236E">
        <w:rPr>
          <w:lang w:val="en-GB"/>
        </w:rPr>
        <w:t>We additionally tested whether cooling-cooling palaeoclimate interactions raised the origination probability of all marine groups studied and if the signal remains robust through time</w:t>
      </w:r>
      <w:r w:rsidR="00E6453A" w:rsidRPr="00A0236E">
        <w:rPr>
          <w:lang w:val="en-GB"/>
        </w:rPr>
        <w:t xml:space="preserve"> (</w:t>
      </w:r>
      <w:r w:rsidR="006B0577">
        <w:rPr>
          <w:lang w:val="en-GB"/>
        </w:rPr>
        <w:fldChar w:fldCharType="begin"/>
      </w:r>
      <w:r w:rsidR="006B0577">
        <w:rPr>
          <w:lang w:val="en-GB"/>
        </w:rPr>
        <w:instrText xml:space="preserve"> REF _Ref39828144 \h </w:instrText>
      </w:r>
      <w:r w:rsidR="006B0577">
        <w:rPr>
          <w:lang w:val="en-GB"/>
        </w:rPr>
      </w:r>
      <w:r w:rsidR="006B0577">
        <w:rPr>
          <w:lang w:val="en-GB"/>
        </w:rPr>
        <w:fldChar w:fldCharType="separate"/>
      </w:r>
      <w:r w:rsidR="006B0577">
        <w:t xml:space="preserve">Fig. </w:t>
      </w:r>
      <w:r w:rsidR="006B0577">
        <w:rPr>
          <w:noProof/>
        </w:rPr>
        <w:t>4</w:t>
      </w:r>
      <w:r w:rsidR="006B0577">
        <w:rPr>
          <w:lang w:val="en-GB"/>
        </w:rPr>
        <w:fldChar w:fldCharType="end"/>
      </w:r>
      <w:r w:rsidR="0068366F">
        <w:rPr>
          <w:lang w:val="en-GB"/>
        </w:rPr>
        <w:t xml:space="preserve">, </w:t>
      </w:r>
      <w:r w:rsidR="0068366F">
        <w:rPr>
          <w:lang w:val="en-GB"/>
        </w:rPr>
        <w:fldChar w:fldCharType="begin"/>
      </w:r>
      <w:r w:rsidR="0068366F">
        <w:rPr>
          <w:lang w:val="en-GB"/>
        </w:rPr>
        <w:instrText xml:space="preserve"> REF _Ref39846171 \h </w:instrText>
      </w:r>
      <w:r w:rsidR="0068366F">
        <w:rPr>
          <w:lang w:val="en-GB"/>
        </w:rPr>
      </w:r>
      <w:r w:rsidR="0068366F">
        <w:rPr>
          <w:lang w:val="en-GB"/>
        </w:rPr>
        <w:fldChar w:fldCharType="separate"/>
      </w:r>
      <w:r w:rsidR="0068366F">
        <w:t xml:space="preserve">Table S </w:t>
      </w:r>
      <w:r w:rsidR="0068366F">
        <w:rPr>
          <w:noProof/>
        </w:rPr>
        <w:t>9</w:t>
      </w:r>
      <w:r w:rsidR="0068366F">
        <w:rPr>
          <w:lang w:val="en-GB"/>
        </w:rPr>
        <w:fldChar w:fldCharType="end"/>
      </w:r>
      <w:r w:rsidR="00E6453A" w:rsidRPr="00A0236E">
        <w:rPr>
          <w:lang w:val="en-GB"/>
        </w:rPr>
        <w:t>)</w:t>
      </w:r>
      <w:r w:rsidRPr="00A0236E">
        <w:rPr>
          <w:lang w:val="en-GB"/>
        </w:rPr>
        <w:t xml:space="preserve">. This was the case for all 10 major groups and throughout all 94 geologic stages. Within the groups, hemichordates, bryozoans, brachiopods, and arthropods showed a higher than average response to </w:t>
      </w:r>
      <w:r w:rsidR="002420A5" w:rsidRPr="00A0236E">
        <w:rPr>
          <w:lang w:val="en-GB"/>
        </w:rPr>
        <w:t>cooling-cooling palaeoclimate interactions. Throug</w:t>
      </w:r>
      <w:r w:rsidR="00A03E8D" w:rsidRPr="00A0236E">
        <w:rPr>
          <w:lang w:val="en-GB"/>
        </w:rPr>
        <w:t>h</w:t>
      </w:r>
      <w:r w:rsidR="002420A5" w:rsidRPr="00A0236E">
        <w:rPr>
          <w:lang w:val="en-GB"/>
        </w:rPr>
        <w:t xml:space="preserve"> time, the youngest and oldest periods (stage 78 to 94, and 14 to 29) showed the highest likelihoods. </w:t>
      </w:r>
      <w:r w:rsidR="00192463" w:rsidRPr="00A0236E">
        <w:rPr>
          <w:lang w:val="en-GB"/>
        </w:rPr>
        <w:t>We hence found a large effect size of cooling-cooling palaeoclimate on origination probability, which remained consistent throughout all studied groups and throughout the whole Phanerozoic.</w:t>
      </w:r>
    </w:p>
    <w:p w14:paraId="14917FC0" w14:textId="43926F1C" w:rsidR="008D11D4" w:rsidRPr="00A0236E" w:rsidRDefault="00582584" w:rsidP="00552139">
      <w:pPr>
        <w:rPr>
          <w:b/>
          <w:bCs/>
          <w:lang w:val="en-GB"/>
        </w:rPr>
      </w:pPr>
      <w:r w:rsidRPr="00A0236E">
        <w:rPr>
          <w:b/>
          <w:bCs/>
          <w:lang w:val="en-GB"/>
        </w:rPr>
        <w:t>Discu</w:t>
      </w:r>
      <w:r w:rsidR="007D3222" w:rsidRPr="00A0236E">
        <w:rPr>
          <w:b/>
          <w:bCs/>
          <w:lang w:val="en-GB"/>
        </w:rPr>
        <w:t>s</w:t>
      </w:r>
      <w:r w:rsidRPr="00A0236E">
        <w:rPr>
          <w:b/>
          <w:bCs/>
          <w:lang w:val="en-GB"/>
        </w:rPr>
        <w:t>sion</w:t>
      </w:r>
    </w:p>
    <w:p w14:paraId="1AD134B6" w14:textId="4031CF54" w:rsidR="00F343D8" w:rsidRPr="00A0236E" w:rsidRDefault="00192463" w:rsidP="0079100C">
      <w:pPr>
        <w:rPr>
          <w:lang w:val="en-GB"/>
        </w:rPr>
      </w:pPr>
      <w:del w:id="24" w:author="Wolfgang Kiessling" w:date="2020-05-16T22:55:00Z">
        <w:r w:rsidRPr="00A0236E" w:rsidDel="00D43B66">
          <w:rPr>
            <w:lang w:val="en-GB"/>
          </w:rPr>
          <w:delText>Using a novel model framework to describe the relationship between temperature and the history of life on Earth, we found a</w:delText>
        </w:r>
        <w:r w:rsidR="004D36EC" w:rsidRPr="00A0236E" w:rsidDel="00D43B66">
          <w:rPr>
            <w:lang w:val="en-GB"/>
          </w:rPr>
          <w:delText xml:space="preserve"> </w:delText>
        </w:r>
        <w:r w:rsidRPr="00A0236E" w:rsidDel="00D43B66">
          <w:rPr>
            <w:lang w:val="en-GB"/>
          </w:rPr>
          <w:delText xml:space="preserve">large </w:delText>
        </w:r>
        <w:r w:rsidR="00555713" w:rsidRPr="00A0236E" w:rsidDel="00D43B66">
          <w:rPr>
            <w:lang w:val="en-GB"/>
          </w:rPr>
          <w:delText xml:space="preserve">and previously unknown response of marine groups to </w:delText>
        </w:r>
        <w:r w:rsidR="00DE1484" w:rsidRPr="00A0236E" w:rsidDel="00D43B66">
          <w:rPr>
            <w:lang w:val="en-GB"/>
          </w:rPr>
          <w:delText xml:space="preserve">global </w:delText>
        </w:r>
        <w:r w:rsidR="00555713" w:rsidRPr="00A0236E" w:rsidDel="00D43B66">
          <w:rPr>
            <w:lang w:val="en-GB"/>
          </w:rPr>
          <w:delText xml:space="preserve">climate trajectories. Specifically, </w:delText>
        </w:r>
      </w:del>
      <w:ins w:id="25" w:author="Wolfgang Kiessling" w:date="2020-05-16T22:55:00Z">
        <w:r w:rsidR="00D43B66">
          <w:rPr>
            <w:lang w:val="en-GB"/>
          </w:rPr>
          <w:t>T</w:t>
        </w:r>
      </w:ins>
      <w:del w:id="26" w:author="Wolfgang Kiessling" w:date="2020-05-16T22:55:00Z">
        <w:r w:rsidR="00555713" w:rsidRPr="00A0236E" w:rsidDel="00D43B66">
          <w:rPr>
            <w:lang w:val="en-GB"/>
          </w:rPr>
          <w:delText>t</w:delText>
        </w:r>
      </w:del>
      <w:r w:rsidR="00555713" w:rsidRPr="00A0236E">
        <w:rPr>
          <w:lang w:val="en-GB"/>
        </w:rPr>
        <w:t xml:space="preserve">he interplay of short-term climate cooling adding to a long-term average global cooling resulted in a sharp increase of origination probability. We found this effect to be consistent through time and </w:t>
      </w:r>
      <w:ins w:id="27" w:author="Wolfgang Kiessling" w:date="2020-05-16T22:56:00Z">
        <w:r w:rsidR="00D43B66">
          <w:rPr>
            <w:lang w:val="en-GB"/>
          </w:rPr>
          <w:t xml:space="preserve">across </w:t>
        </w:r>
      </w:ins>
      <w:r w:rsidR="00555713" w:rsidRPr="00A0236E">
        <w:rPr>
          <w:lang w:val="en-GB"/>
        </w:rPr>
        <w:t xml:space="preserve">all studied groups. </w:t>
      </w:r>
      <w:r w:rsidR="002F6DDC" w:rsidRPr="00A0236E">
        <w:rPr>
          <w:lang w:val="en-GB"/>
        </w:rPr>
        <w:t xml:space="preserve">Previous studies on the relationship between temperature and </w:t>
      </w:r>
      <w:r w:rsidR="00CD56CB" w:rsidRPr="00A0236E">
        <w:rPr>
          <w:lang w:val="en-GB"/>
        </w:rPr>
        <w:t xml:space="preserve">origination </w:t>
      </w:r>
      <w:r w:rsidR="00016D98" w:rsidRPr="00A0236E">
        <w:rPr>
          <w:lang w:val="en-GB"/>
        </w:rPr>
        <w:t xml:space="preserve">came to </w:t>
      </w:r>
      <w:r w:rsidR="00A0236E" w:rsidRPr="00A0236E">
        <w:rPr>
          <w:lang w:val="en-GB"/>
        </w:rPr>
        <w:t>ambiguous</w:t>
      </w:r>
      <w:r w:rsidR="00016D98" w:rsidRPr="00A0236E">
        <w:rPr>
          <w:lang w:val="en-GB"/>
        </w:rPr>
        <w:t xml:space="preserve"> conclusions, ranging from </w:t>
      </w:r>
      <w:commentRangeStart w:id="28"/>
      <w:r w:rsidR="00016D98" w:rsidRPr="00A0236E">
        <w:rPr>
          <w:lang w:val="en-GB"/>
        </w:rPr>
        <w:t xml:space="preserve">a negative relationship </w:t>
      </w:r>
      <w:commentRangeEnd w:id="28"/>
      <w:r w:rsidR="00D43B66">
        <w:rPr>
          <w:rStyle w:val="Kommentarzeichen"/>
        </w:rPr>
        <w:commentReference w:id="28"/>
      </w:r>
      <w:sdt>
        <w:sdtPr>
          <w:rPr>
            <w:lang w:val="en-GB"/>
          </w:rPr>
          <w:alias w:val="Don't edit this field"/>
          <w:tag w:val="CitaviPlaceholder#146734c4-9e1f-4186-ac28-8aef88c162de"/>
          <w:id w:val="357016386"/>
          <w:placeholder>
            <w:docPart w:val="DefaultPlaceholder_-1854013440"/>
          </w:placeholder>
        </w:sdtPr>
        <w:sdtContent>
          <w:r w:rsidR="00016D98" w:rsidRPr="00A0236E">
            <w:rPr>
              <w:lang w:val="en-GB"/>
            </w:rPr>
            <w:fldChar w:fldCharType="begin"/>
          </w:r>
          <w:r w:rsidR="007D5177">
            <w:rPr>
              <w:lang w:val="en-GB"/>
            </w:rPr>
            <w:instrText>ADDIN CitaviPlaceholder{eyIkaWQiOiIxIiwiRW50cmllcyI6W3siJGlkIjoiMiIsIklkIjoiYzIxZTRkODgtMTE5NC00ZWVkLWE4ZTctZTg5NGU5NDM5NDdlIiwiUmFuZ2VMZW5ndGgiOjIwLCJSZWZlcmVuY2VJZCI6IjY3NmQwM2FiLTY3ODctNGVjZi1hZjlkLTNlODQ3ZDJmNmM5Zi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R2FyZXRoIiwiTGFzdE5hbWUiOiJKZW5raW5zIiwiTWlkZGxlTmFtZSI6IkIuIiwiUHJvdGVjdGVkIjpmYWxzZSwiU2V4IjoyLCJDcmVhdGVkQnkiOiJfR21hdGgiLCJDcmVhdGVkT24iOiIyMDIwLTAyLTAzVDE5OjQ2OjI1IiwiTW9kaWZpZWRCeSI6Il9HbWF0aCIsIklkIjoiYjM4OTU1NDItNTA0OC00ZWZhLTk2NzEtMGQ1YzhjOWE4NDhhIiwiTW9kaWZpZWRPbiI6IjIwMjAtMDItMDNUMTk6NDY6MjkiLCJQcm9qZWN0Ijp7IiRyZWYiOiI1In19LHsiJGlkIjoiNy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}</w:instrText>
          </w:r>
          <w:r w:rsidR="00016D98" w:rsidRPr="00A0236E">
            <w:rPr>
              <w:lang w:val="en-GB"/>
            </w:rPr>
            <w:fldChar w:fldCharType="separate"/>
          </w:r>
          <w:r w:rsidR="007D5177">
            <w:rPr>
              <w:lang w:val="en-GB"/>
            </w:rPr>
            <w:t>(Mayhew et al. 2008)</w:t>
          </w:r>
          <w:r w:rsidR="00016D98" w:rsidRPr="00A0236E">
            <w:rPr>
              <w:lang w:val="en-GB"/>
            </w:rPr>
            <w:fldChar w:fldCharType="end"/>
          </w:r>
        </w:sdtContent>
      </w:sdt>
      <w:r w:rsidR="00016D98" w:rsidRPr="00A0236E">
        <w:rPr>
          <w:lang w:val="en-GB"/>
        </w:rPr>
        <w:t xml:space="preserve">, no relationship </w:t>
      </w:r>
      <w:sdt>
        <w:sdtPr>
          <w:rPr>
            <w:lang w:val="en-GB"/>
          </w:rPr>
          <w:alias w:val="Don't edit this field"/>
          <w:tag w:val="CitaviPlaceholder#cc14168b-a39d-4c18-9032-ee2076cb3ad0"/>
          <w:id w:val="-2126000245"/>
          <w:placeholder>
            <w:docPart w:val="DefaultPlaceholder_-1854013440"/>
          </w:placeholder>
        </w:sdtPr>
        <w:sdtContent>
          <w:r w:rsidR="00016D98" w:rsidRPr="00A0236E">
            <w:rPr>
              <w:lang w:val="en-GB"/>
            </w:rPr>
            <w:fldChar w:fldCharType="begin"/>
          </w:r>
          <w:r w:rsidR="007D5177">
            <w:rPr>
              <w:lang w:val="en-GB"/>
            </w:rPr>
            <w:instrText>ADDIN CitaviPlaceholder{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}</w:instrText>
          </w:r>
          <w:r w:rsidR="00016D98" w:rsidRPr="00A0236E">
            <w:rPr>
              <w:lang w:val="en-GB"/>
            </w:rPr>
            <w:fldChar w:fldCharType="separate"/>
          </w:r>
          <w:r w:rsidR="007D5177">
            <w:rPr>
              <w:lang w:val="en-GB"/>
            </w:rPr>
            <w:t>(Alroy et al. 2000; Prothero 1999)</w:t>
          </w:r>
          <w:r w:rsidR="00016D98" w:rsidRPr="00A0236E">
            <w:rPr>
              <w:lang w:val="en-GB"/>
            </w:rPr>
            <w:fldChar w:fldCharType="end"/>
          </w:r>
        </w:sdtContent>
      </w:sdt>
      <w:r w:rsidR="00016D98" w:rsidRPr="00A0236E">
        <w:rPr>
          <w:lang w:val="en-GB"/>
        </w:rPr>
        <w:t xml:space="preserve">, to a positive one </w:t>
      </w:r>
      <w:sdt>
        <w:sdtPr>
          <w:rPr>
            <w:lang w:val="en-GB"/>
          </w:rPr>
          <w:alias w:val="Don't edit this field"/>
          <w:tag w:val="CitaviPlaceholder#add067c4-697e-4b27-b194-f317845646bf"/>
          <w:id w:val="310290409"/>
          <w:placeholder>
            <w:docPart w:val="DefaultPlaceholder_-1854013440"/>
          </w:placeholder>
        </w:sdtPr>
        <w:sdtContent>
          <w:r w:rsidR="00016D98" w:rsidRPr="00A0236E">
            <w:rPr>
              <w:lang w:val="en-GB"/>
            </w:rPr>
            <w:fldChar w:fldCharType="begin"/>
          </w:r>
          <w:r w:rsidR="007D5177">
            <w:rPr>
              <w:lang w:val="en-GB"/>
            </w:rPr>
            <w:instrText>ADDIN CitaviPlaceholder{eyIkaWQiOiIxIiwiRW50cmllcyI6W3siJGlkIjoiMiIsIklkIjoiMmNjNmNlN2UtZmM0Mi00OTQwLWFmOGYtNTljZjczMTk3ZTRhIiwiUmFuZ2VMZW5ndGgiOjIwLCJSZWZlcmVuY2VJZCI6IjI0ZTRhZDhlLTkxMWQtNDBiYy1hNTJlLTA5NjhkNjRkNWQwMS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}</w:instrText>
          </w:r>
          <w:r w:rsidR="00016D98" w:rsidRPr="00A0236E">
            <w:rPr>
              <w:lang w:val="en-GB"/>
            </w:rPr>
            <w:fldChar w:fldCharType="separate"/>
          </w:r>
          <w:r w:rsidR="007D5177">
            <w:rPr>
              <w:lang w:val="en-GB"/>
            </w:rPr>
            <w:t>(Mayhew et al. 2012)</w:t>
          </w:r>
          <w:r w:rsidR="00016D98" w:rsidRPr="00A0236E">
            <w:rPr>
              <w:lang w:val="en-GB"/>
            </w:rPr>
            <w:fldChar w:fldCharType="end"/>
          </w:r>
        </w:sdtContent>
      </w:sdt>
      <w:r w:rsidR="00016D98" w:rsidRPr="00A0236E">
        <w:rPr>
          <w:lang w:val="en-GB"/>
        </w:rPr>
        <w:t>.</w:t>
      </w:r>
      <w:r w:rsidR="00D73E6A" w:rsidRPr="00A0236E">
        <w:rPr>
          <w:lang w:val="en-GB"/>
        </w:rPr>
        <w:t xml:space="preserve"> Our results show that including dynamic palaeoclimate interactions improves the </w:t>
      </w:r>
      <w:commentRangeStart w:id="29"/>
      <w:r w:rsidR="00D73E6A" w:rsidRPr="00A0236E">
        <w:rPr>
          <w:lang w:val="en-GB"/>
        </w:rPr>
        <w:t>relative quality of these existing models</w:t>
      </w:r>
      <w:commentRangeEnd w:id="29"/>
      <w:r w:rsidR="00D43B66">
        <w:rPr>
          <w:rStyle w:val="Kommentarzeichen"/>
        </w:rPr>
        <w:commentReference w:id="29"/>
      </w:r>
      <w:r w:rsidR="00D73E6A" w:rsidRPr="00A0236E">
        <w:rPr>
          <w:lang w:val="en-GB"/>
        </w:rPr>
        <w:t xml:space="preserve">. The large effect size and the cascading nature of palaeoclimate interactions might have </w:t>
      </w:r>
      <w:r w:rsidR="00A0236E" w:rsidRPr="00A0236E">
        <w:rPr>
          <w:lang w:val="en-GB"/>
        </w:rPr>
        <w:t>obscured</w:t>
      </w:r>
      <w:r w:rsidR="00D73E6A" w:rsidRPr="00A0236E">
        <w:rPr>
          <w:lang w:val="en-GB"/>
        </w:rPr>
        <w:t xml:space="preserve"> or even </w:t>
      </w:r>
      <w:r w:rsidR="004F0379" w:rsidRPr="00A0236E">
        <w:rPr>
          <w:lang w:val="en-GB"/>
        </w:rPr>
        <w:t>inverted the apparent relationship between temperature and origination, as it has been shown for other interactions</w:t>
      </w:r>
      <w:r w:rsidR="00BB1770" w:rsidRPr="00A0236E">
        <w:rPr>
          <w:lang w:val="en-GB"/>
        </w:rPr>
        <w:t xml:space="preserve"> in the fossil record</w:t>
      </w:r>
      <w:r w:rsidR="004F0379" w:rsidRPr="00A0236E">
        <w:rPr>
          <w:lang w:val="en-GB"/>
        </w:rPr>
        <w:t xml:space="preserve"> </w:t>
      </w:r>
      <w:sdt>
        <w:sdtPr>
          <w:rPr>
            <w:lang w:val="en-GB"/>
          </w:rPr>
          <w:alias w:val="Don't edit this field"/>
          <w:tag w:val="CitaviPlaceholder#591d34dd-1f21-4b3f-95db-48b57562eb08"/>
          <w:id w:val="-1955705363"/>
          <w:placeholder>
            <w:docPart w:val="DefaultPlaceholder_-1854013440"/>
          </w:placeholder>
        </w:sdtPr>
        <w:sdtContent>
          <w:r w:rsidR="004F0379" w:rsidRPr="00A0236E">
            <w:rPr>
              <w:lang w:val="en-GB"/>
            </w:rPr>
            <w:fldChar w:fldCharType="begin"/>
          </w:r>
          <w:r w:rsidR="007D5177">
            <w:rPr>
              <w:lang w:val="en-GB"/>
            </w:rPr>
            <w:instrText>ADDIN CitaviPlaceholder{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}</w:instrText>
          </w:r>
          <w:r w:rsidR="004F0379" w:rsidRPr="00A0236E">
            <w:rPr>
              <w:lang w:val="en-GB"/>
            </w:rPr>
            <w:fldChar w:fldCharType="separate"/>
          </w:r>
          <w:r w:rsidR="007D5177">
            <w:rPr>
              <w:lang w:val="en-GB"/>
            </w:rPr>
            <w:t>(Stigall 2013; Ritterbush und Foote 2017)</w:t>
          </w:r>
          <w:r w:rsidR="004F0379" w:rsidRPr="00A0236E">
            <w:rPr>
              <w:lang w:val="en-GB"/>
            </w:rPr>
            <w:fldChar w:fldCharType="end"/>
          </w:r>
        </w:sdtContent>
      </w:sdt>
      <w:r w:rsidR="004F0379" w:rsidRPr="00A0236E">
        <w:rPr>
          <w:lang w:val="en-GB"/>
        </w:rPr>
        <w:t xml:space="preserve">. </w:t>
      </w:r>
      <w:r w:rsidR="00A0236E" w:rsidRPr="00A0236E">
        <w:rPr>
          <w:lang w:val="en-GB"/>
        </w:rPr>
        <w:t>Explicitly</w:t>
      </w:r>
      <w:r w:rsidR="00BB1770" w:rsidRPr="00A0236E">
        <w:rPr>
          <w:lang w:val="en-GB"/>
        </w:rPr>
        <w:t xml:space="preserve"> accounting for dynamic interactions within a flexible </w:t>
      </w:r>
      <w:r w:rsidR="00BB1770" w:rsidRPr="00A0236E">
        <w:rPr>
          <w:lang w:val="en-GB"/>
        </w:rPr>
        <w:lastRenderedPageBreak/>
        <w:t xml:space="preserve">modelling framework will </w:t>
      </w:r>
      <w:r w:rsidR="006248CA" w:rsidRPr="00A0236E">
        <w:rPr>
          <w:lang w:val="en-GB"/>
        </w:rPr>
        <w:t xml:space="preserve">hence </w:t>
      </w:r>
      <w:r w:rsidR="00BB1770" w:rsidRPr="00A0236E">
        <w:rPr>
          <w:lang w:val="en-GB"/>
        </w:rPr>
        <w:t>provide a</w:t>
      </w:r>
      <w:r w:rsidR="006248CA" w:rsidRPr="00A0236E">
        <w:rPr>
          <w:lang w:val="en-GB"/>
        </w:rPr>
        <w:t xml:space="preserve"> more</w:t>
      </w:r>
      <w:r w:rsidR="00BB1770" w:rsidRPr="00A0236E">
        <w:rPr>
          <w:lang w:val="en-GB"/>
        </w:rPr>
        <w:t xml:space="preserve"> robust foundation to assess the relationship between Phanerozoic marine diversity and climate. </w:t>
      </w:r>
      <w:r w:rsidR="0074733F">
        <w:rPr>
          <w:lang w:val="en-GB"/>
        </w:rPr>
        <w:t xml:space="preserve">This has been </w:t>
      </w:r>
      <w:r w:rsidR="0079100C">
        <w:rPr>
          <w:lang w:val="en-GB"/>
        </w:rPr>
        <w:t xml:space="preserve">recently demonstrated </w:t>
      </w:r>
      <w:r w:rsidR="0074733F">
        <w:rPr>
          <w:lang w:val="en-GB"/>
        </w:rPr>
        <w:t xml:space="preserve">for modern </w:t>
      </w:r>
      <w:r w:rsidR="0079100C">
        <w:rPr>
          <w:lang w:val="en-GB"/>
        </w:rPr>
        <w:t xml:space="preserve">terrestrial and marine </w:t>
      </w:r>
      <w:r w:rsidR="0074733F">
        <w:rPr>
          <w:lang w:val="en-GB"/>
        </w:rPr>
        <w:t>assemblage</w:t>
      </w:r>
      <w:r w:rsidR="0079100C">
        <w:rPr>
          <w:lang w:val="en-GB"/>
        </w:rPr>
        <w:t xml:space="preserve">s, where </w:t>
      </w:r>
      <w:r w:rsidR="0079100C" w:rsidRPr="0079100C">
        <w:rPr>
          <w:lang w:val="en-GB"/>
        </w:rPr>
        <w:t>biodiversity responses</w:t>
      </w:r>
      <w:r w:rsidR="0079100C">
        <w:rPr>
          <w:lang w:val="en-GB"/>
        </w:rPr>
        <w:t xml:space="preserve"> to recent climate change</w:t>
      </w:r>
      <w:r w:rsidR="0079100C" w:rsidRPr="0079100C">
        <w:rPr>
          <w:lang w:val="en-GB"/>
        </w:rPr>
        <w:t xml:space="preserve"> </w:t>
      </w:r>
      <w:r w:rsidR="0068366F">
        <w:rPr>
          <w:lang w:val="en-GB"/>
        </w:rPr>
        <w:t>were</w:t>
      </w:r>
      <w:r w:rsidR="0079100C" w:rsidRPr="0079100C">
        <w:rPr>
          <w:lang w:val="en-GB"/>
        </w:rPr>
        <w:t xml:space="preserve"> conditional on the</w:t>
      </w:r>
      <w:r w:rsidR="0079100C">
        <w:rPr>
          <w:lang w:val="en-GB"/>
        </w:rPr>
        <w:t xml:space="preserve"> </w:t>
      </w:r>
      <w:r w:rsidR="0079100C" w:rsidRPr="0079100C">
        <w:rPr>
          <w:lang w:val="en-GB"/>
        </w:rPr>
        <w:t>baseline climate</w:t>
      </w:r>
      <w:r w:rsidR="0079100C">
        <w:rPr>
          <w:lang w:val="en-GB"/>
        </w:rPr>
        <w:t xml:space="preserve"> </w:t>
      </w:r>
      <w:sdt>
        <w:sdtPr>
          <w:rPr>
            <w:lang w:val="en-GB"/>
          </w:rPr>
          <w:alias w:val="Don't edit this field"/>
          <w:tag w:val="CitaviPlaceholder#cc752272-4cac-4d39-bc50-5f94dd1cafb3"/>
          <w:id w:val="2044322752"/>
          <w:placeholder>
            <w:docPart w:val="DefaultPlaceholder_-1854013440"/>
          </w:placeholder>
        </w:sdtPr>
        <w:sdtContent>
          <w:r w:rsidR="0079100C">
            <w:rPr>
              <w:lang w:val="en-GB"/>
            </w:rPr>
            <w:fldChar w:fldCharType="begin"/>
          </w:r>
          <w:r w:rsidR="0079100C">
            <w:rPr>
              <w:lang w:val="en-GB"/>
            </w:rPr>
            <w:instrText>ADDIN CitaviPlaceholder{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}</w:instrText>
          </w:r>
          <w:r w:rsidR="0079100C">
            <w:rPr>
              <w:lang w:val="en-GB"/>
            </w:rPr>
            <w:fldChar w:fldCharType="separate"/>
          </w:r>
          <w:r w:rsidR="0079100C">
            <w:rPr>
              <w:lang w:val="en-GB"/>
            </w:rPr>
            <w:t>(Antão et al. 2020)</w:t>
          </w:r>
          <w:r w:rsidR="0079100C">
            <w:rPr>
              <w:lang w:val="en-GB"/>
            </w:rPr>
            <w:fldChar w:fldCharType="end"/>
          </w:r>
        </w:sdtContent>
      </w:sdt>
      <w:r w:rsidR="0079100C">
        <w:rPr>
          <w:lang w:val="en-GB"/>
        </w:rPr>
        <w:t xml:space="preserve">. </w:t>
      </w:r>
    </w:p>
    <w:p w14:paraId="58FDD592" w14:textId="5770F72E" w:rsidR="00F343D8" w:rsidRPr="00A0236E" w:rsidRDefault="00F343D8" w:rsidP="00F343D8">
      <w:pPr>
        <w:rPr>
          <w:lang w:val="en-GB"/>
        </w:rPr>
      </w:pPr>
      <w:r w:rsidRPr="00A0236E">
        <w:rPr>
          <w:lang w:val="en-GB"/>
        </w:rPr>
        <w:t>We emphasize that our results can only provide statistical conclusions, but no causal inferences. Causes for the detected effect might be manifold</w:t>
      </w:r>
      <w:r w:rsidR="00976A3D">
        <w:rPr>
          <w:lang w:val="en-GB"/>
        </w:rPr>
        <w:t xml:space="preserve"> </w:t>
      </w:r>
      <w:r w:rsidRPr="00A0236E">
        <w:rPr>
          <w:lang w:val="en-GB"/>
        </w:rPr>
        <w:t xml:space="preserve">but are likely connected to eustatic sea level </w:t>
      </w:r>
      <w:del w:id="30" w:author="Wolfgang Kiessling" w:date="2020-05-16T23:15:00Z">
        <w:r w:rsidRPr="00A0236E" w:rsidDel="000A6B1C">
          <w:rPr>
            <w:lang w:val="en-GB"/>
          </w:rPr>
          <w:delText xml:space="preserve">subsidence </w:delText>
        </w:r>
      </w:del>
      <w:ins w:id="31" w:author="Wolfgang Kiessling" w:date="2020-05-16T23:15:00Z">
        <w:r w:rsidR="000A6B1C">
          <w:rPr>
            <w:lang w:val="en-GB"/>
          </w:rPr>
          <w:t>drop</w:t>
        </w:r>
        <w:r w:rsidR="000A6B1C" w:rsidRPr="00A0236E">
          <w:rPr>
            <w:lang w:val="en-GB"/>
          </w:rPr>
          <w:t xml:space="preserve"> </w:t>
        </w:r>
      </w:ins>
      <w:r w:rsidRPr="00A0236E">
        <w:rPr>
          <w:lang w:val="en-GB"/>
        </w:rPr>
        <w:t>caused by global cooling. A drop in sea level due to glaciation results in reduced continental shelf area, which is the main habitat for the majority of the studied fossil groups</w:t>
      </w:r>
      <w:ins w:id="32" w:author="Wolfgang Kiessling" w:date="2020-05-16T23:09:00Z">
        <w:r w:rsidR="00D44C23">
          <w:rPr>
            <w:lang w:val="en-GB"/>
          </w:rPr>
          <w:t>.</w:t>
        </w:r>
      </w:ins>
      <w:r w:rsidRPr="00A0236E">
        <w:rPr>
          <w:lang w:val="en-GB"/>
        </w:rPr>
        <w:t xml:space="preserve"> </w:t>
      </w:r>
      <w:customXmlDelRangeStart w:id="33" w:author="Wolfgang Kiessling" w:date="2020-05-16T23:09:00Z"/>
      <w:sdt>
        <w:sdtPr>
          <w:rPr>
            <w:lang w:val="en-GB"/>
          </w:rPr>
          <w:alias w:val="Don't edit this field"/>
          <w:tag w:val="CitaviPlaceholder#ee166733-9399-465c-afb1-93a09785449a"/>
          <w:id w:val="1771041208"/>
          <w:placeholder>
            <w:docPart w:val="395E0E6FBAA941B0935E8947C2E7703E"/>
          </w:placeholder>
        </w:sdtPr>
        <w:sdtContent>
          <w:customXmlDelRangeEnd w:id="33"/>
          <w:del w:id="34" w:author="Wolfgang Kiessling" w:date="2020-05-16T23:09:00Z">
            <w:r w:rsidRPr="00A0236E" w:rsidDel="00D44C23">
              <w:rPr>
                <w:lang w:val="en-GB"/>
              </w:rPr>
              <w:fldChar w:fldCharType="begin"/>
            </w:r>
            <w:r w:rsidR="007D5177" w:rsidDel="00D44C23">
              <w:rPr>
                <w:lang w:val="en-GB"/>
              </w:rPr>
              <w:delInstrText>ADDIN CitaviPlaceholder{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}</w:delInstrText>
            </w:r>
            <w:r w:rsidRPr="00A0236E" w:rsidDel="00D44C23">
              <w:rPr>
                <w:lang w:val="en-GB"/>
              </w:rPr>
              <w:fldChar w:fldCharType="separate"/>
            </w:r>
            <w:r w:rsidR="007D5177" w:rsidDel="00D44C23">
              <w:rPr>
                <w:lang w:val="en-GB"/>
              </w:rPr>
              <w:delText>(Sepkoski 2002)</w:delText>
            </w:r>
            <w:r w:rsidRPr="00A0236E" w:rsidDel="00D44C23">
              <w:rPr>
                <w:lang w:val="en-GB"/>
              </w:rPr>
              <w:fldChar w:fldCharType="end"/>
            </w:r>
          </w:del>
          <w:customXmlDelRangeStart w:id="35" w:author="Wolfgang Kiessling" w:date="2020-05-16T23:09:00Z"/>
        </w:sdtContent>
      </w:sdt>
      <w:customXmlDelRangeEnd w:id="35"/>
      <w:del w:id="36" w:author="Wolfgang Kiessling" w:date="2020-05-16T23:09:00Z">
        <w:r w:rsidRPr="00A0236E" w:rsidDel="00D44C23">
          <w:rPr>
            <w:lang w:val="en-GB"/>
          </w:rPr>
          <w:delText xml:space="preserve">. </w:delText>
        </w:r>
      </w:del>
      <w:r w:rsidRPr="00A0236E">
        <w:rPr>
          <w:lang w:val="en-GB"/>
        </w:rPr>
        <w:t>Increased habitat fragmentation and loss is correlated</w:t>
      </w:r>
      <w:r w:rsidR="0027772E" w:rsidRPr="00A0236E">
        <w:rPr>
          <w:lang w:val="en-GB"/>
        </w:rPr>
        <w:t xml:space="preserve"> to</w:t>
      </w:r>
      <w:r w:rsidRPr="00A0236E">
        <w:rPr>
          <w:lang w:val="en-GB"/>
        </w:rPr>
        <w:t xml:space="preserve"> the rate of ecological interactions </w:t>
      </w:r>
      <w:sdt>
        <w:sdtPr>
          <w:rPr>
            <w:lang w:val="en-GB"/>
          </w:rPr>
          <w:alias w:val="Don't edit this field"/>
          <w:tag w:val="CitaviPlaceholder#46a1e782-56eb-443a-a5fe-2a8135b50127"/>
          <w:id w:val="1488817874"/>
          <w:placeholder>
            <w:docPart w:val="395E0E6FBAA941B0935E8947C2E7703E"/>
          </w:placeholder>
        </w:sdtPr>
        <w:sdtContent>
          <w:r w:rsidRPr="00A0236E">
            <w:rPr>
              <w:lang w:val="en-GB"/>
            </w:rPr>
            <w:fldChar w:fldCharType="begin"/>
          </w:r>
          <w:r w:rsidR="007D5177">
            <w:rPr>
              <w:lang w:val="en-GB"/>
            </w:rPr>
            <w:instrText>ADDIN CitaviPlaceholder{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}</w:instrText>
          </w:r>
          <w:r w:rsidRPr="00A0236E">
            <w:rPr>
              <w:lang w:val="en-GB"/>
            </w:rPr>
            <w:fldChar w:fldCharType="separate"/>
          </w:r>
          <w:r w:rsidR="007D5177">
            <w:rPr>
              <w:lang w:val="en-GB"/>
            </w:rPr>
            <w:t>(Tilman 1994; Valentine 1968; Schuler et al. 2017)</w:t>
          </w:r>
          <w:r w:rsidRPr="00A0236E">
            <w:rPr>
              <w:lang w:val="en-GB"/>
            </w:rPr>
            <w:fldChar w:fldCharType="end"/>
          </w:r>
        </w:sdtContent>
      </w:sdt>
      <w:r w:rsidRPr="00A0236E">
        <w:rPr>
          <w:lang w:val="en-GB"/>
        </w:rPr>
        <w:t xml:space="preserve"> and speciation rates </w:t>
      </w:r>
      <w:sdt>
        <w:sdtPr>
          <w:rPr>
            <w:lang w:val="en-GB"/>
          </w:rPr>
          <w:alias w:val="Don't edit this field"/>
          <w:tag w:val="CitaviPlaceholder#83934a7d-6f1b-4627-a8f9-511a0bc2ba4f"/>
          <w:id w:val="1768892808"/>
          <w:placeholder>
            <w:docPart w:val="395E0E6FBAA941B0935E8947C2E7703E"/>
          </w:placeholder>
        </w:sdtPr>
        <w:sdtContent>
          <w:r w:rsidRPr="00A0236E">
            <w:rPr>
              <w:lang w:val="en-GB"/>
            </w:rPr>
            <w:fldChar w:fldCharType="begin"/>
          </w:r>
          <w:r w:rsidR="007D5177">
            <w:rPr>
              <w:lang w:val="en-GB"/>
            </w:rPr>
            <w:instrText>ADDIN CitaviPlaceholder{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}</w:instrText>
          </w:r>
          <w:r w:rsidRPr="00A0236E">
            <w:rPr>
              <w:lang w:val="en-GB"/>
            </w:rPr>
            <w:fldChar w:fldCharType="separate"/>
          </w:r>
          <w:r w:rsidR="007D5177">
            <w:rPr>
              <w:lang w:val="en-GB"/>
            </w:rPr>
            <w:t>(Mayr und O'Hara 1986; Alroy 2008)</w:t>
          </w:r>
          <w:r w:rsidRPr="00A0236E">
            <w:rPr>
              <w:lang w:val="en-GB"/>
            </w:rPr>
            <w:fldChar w:fldCharType="end"/>
          </w:r>
        </w:sdtContent>
      </w:sdt>
      <w:r w:rsidRPr="00A0236E">
        <w:rPr>
          <w:lang w:val="en-GB"/>
        </w:rPr>
        <w:t>. Low sea levels lead to increased nutrient availability in the marine realm through exposure of continental shelf area to weathering</w:t>
      </w:r>
      <w:r w:rsidR="00F86EB7" w:rsidRPr="00A0236E">
        <w:rPr>
          <w:lang w:val="en-GB"/>
        </w:rPr>
        <w:t xml:space="preserve"> </w:t>
      </w:r>
      <w:sdt>
        <w:sdtPr>
          <w:rPr>
            <w:lang w:val="en-GB"/>
          </w:rPr>
          <w:alias w:val="Don't edit this field"/>
          <w:tag w:val="CitaviPlaceholder#0cd94d3b-6d6b-48af-9098-396b072ccf13"/>
          <w:id w:val="1142775406"/>
          <w:placeholder>
            <w:docPart w:val="DefaultPlaceholder_-1854013440"/>
          </w:placeholder>
        </w:sdtPr>
        <w:sdtContent>
          <w:r w:rsidR="00F86EB7" w:rsidRPr="00A0236E">
            <w:rPr>
              <w:lang w:val="en-GB"/>
            </w:rPr>
            <w:fldChar w:fldCharType="begin"/>
          </w:r>
          <w:r w:rsidR="007D5177">
            <w:rPr>
              <w:lang w:val="en-GB"/>
            </w:rPr>
            <w:instrText>ADDIN CitaviPlaceholder{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}</w:instrText>
          </w:r>
          <w:r w:rsidR="00F86EB7" w:rsidRPr="00A0236E">
            <w:rPr>
              <w:lang w:val="en-GB"/>
            </w:rPr>
            <w:fldChar w:fldCharType="separate"/>
          </w:r>
          <w:r w:rsidR="007D5177">
            <w:rPr>
              <w:lang w:val="en-GB"/>
            </w:rPr>
            <w:t>(Broecker und Peng 1982)</w:t>
          </w:r>
          <w:r w:rsidR="00F86EB7" w:rsidRPr="00A0236E">
            <w:rPr>
              <w:lang w:val="en-GB"/>
            </w:rPr>
            <w:fldChar w:fldCharType="end"/>
          </w:r>
        </w:sdtContent>
      </w:sdt>
      <w:r w:rsidRPr="00A0236E">
        <w:rPr>
          <w:lang w:val="en-GB"/>
        </w:rPr>
        <w:t xml:space="preserve">, a process known to drive genus origination rates </w:t>
      </w:r>
      <w:sdt>
        <w:sdtPr>
          <w:rPr>
            <w:lang w:val="en-GB"/>
          </w:rPr>
          <w:alias w:val="Don't edit this field"/>
          <w:tag w:val="CitaviPlaceholder#492be36e-1b69-4b47-ae0c-a5f55c4d0f3f"/>
          <w:id w:val="-1949776203"/>
          <w:placeholder>
            <w:docPart w:val="395E0E6FBAA941B0935E8947C2E7703E"/>
          </w:placeholder>
        </w:sdtPr>
        <w:sdtContent>
          <w:r w:rsidRPr="00A0236E">
            <w:rPr>
              <w:lang w:val="en-GB"/>
            </w:rPr>
            <w:fldChar w:fldCharType="begin"/>
          </w:r>
          <w:r w:rsidR="007D5177">
            <w:rPr>
              <w:lang w:val="en-GB"/>
            </w:rPr>
            <w:instrText>ADDIN CitaviPlaceholder{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}</w:instrText>
          </w:r>
          <w:r w:rsidRPr="00A0236E">
            <w:rPr>
              <w:lang w:val="en-GB"/>
            </w:rPr>
            <w:fldChar w:fldCharType="separate"/>
          </w:r>
          <w:r w:rsidR="007D5177">
            <w:rPr>
              <w:lang w:val="en-GB"/>
            </w:rPr>
            <w:t>(Cárdenas und Harries 2010)</w:t>
          </w:r>
          <w:r w:rsidRPr="00A0236E">
            <w:rPr>
              <w:lang w:val="en-GB"/>
            </w:rPr>
            <w:fldChar w:fldCharType="end"/>
          </w:r>
        </w:sdtContent>
      </w:sdt>
      <w:r w:rsidRPr="00A0236E">
        <w:rPr>
          <w:lang w:val="en-GB"/>
        </w:rPr>
        <w:t xml:space="preserve">. The combination of short-term cooling on top of a long-term cooling trend exacerbates eustatic sea level </w:t>
      </w:r>
      <w:del w:id="37" w:author="Wolfgang Kiessling" w:date="2020-05-16T23:15:00Z">
        <w:r w:rsidRPr="00A0236E" w:rsidDel="000A6B1C">
          <w:rPr>
            <w:lang w:val="en-GB"/>
          </w:rPr>
          <w:delText>subsidence</w:delText>
        </w:r>
      </w:del>
      <w:ins w:id="38" w:author="Wolfgang Kiessling" w:date="2020-05-16T23:15:00Z">
        <w:r w:rsidR="000A6B1C">
          <w:rPr>
            <w:lang w:val="en-GB"/>
          </w:rPr>
          <w:t>drop</w:t>
        </w:r>
      </w:ins>
      <w:r w:rsidRPr="00A0236E">
        <w:rPr>
          <w:lang w:val="en-GB"/>
        </w:rPr>
        <w:t xml:space="preserve">, </w:t>
      </w:r>
      <w:r w:rsidR="00573963" w:rsidRPr="00A0236E">
        <w:rPr>
          <w:lang w:val="en-GB"/>
        </w:rPr>
        <w:t xml:space="preserve">thus </w:t>
      </w:r>
      <w:r w:rsidRPr="00A0236E">
        <w:rPr>
          <w:lang w:val="en-GB"/>
        </w:rPr>
        <w:t xml:space="preserve">potentially </w:t>
      </w:r>
      <w:commentRangeStart w:id="39"/>
      <w:r w:rsidRPr="00A0236E">
        <w:rPr>
          <w:lang w:val="en-GB"/>
        </w:rPr>
        <w:t>reinforcing the ecological mechanism</w:t>
      </w:r>
      <w:r w:rsidR="0027772E" w:rsidRPr="00A0236E">
        <w:rPr>
          <w:lang w:val="en-GB"/>
        </w:rPr>
        <w:t xml:space="preserve"> </w:t>
      </w:r>
      <w:commentRangeEnd w:id="39"/>
      <w:r w:rsidR="00D44C23">
        <w:rPr>
          <w:rStyle w:val="Kommentarzeichen"/>
        </w:rPr>
        <w:commentReference w:id="39"/>
      </w:r>
      <w:r w:rsidR="0027772E" w:rsidRPr="00A0236E">
        <w:rPr>
          <w:lang w:val="en-GB"/>
        </w:rPr>
        <w:t xml:space="preserve">leading to increased origination rates. </w:t>
      </w:r>
    </w:p>
    <w:p w14:paraId="6EEABADB" w14:textId="31C9DB80" w:rsidR="00932E30" w:rsidRPr="00A0236E" w:rsidRDefault="00C8720A" w:rsidP="00F343D8">
      <w:pPr>
        <w:rPr>
          <w:lang w:val="en-GB"/>
        </w:rPr>
      </w:pPr>
      <w:r w:rsidRPr="00A0236E">
        <w:rPr>
          <w:lang w:val="en-GB"/>
        </w:rPr>
        <w:t xml:space="preserve">Our results are </w:t>
      </w:r>
      <w:del w:id="40" w:author="Wolfgang Kiessling" w:date="2020-05-16T23:10:00Z">
        <w:r w:rsidRPr="00A0236E" w:rsidDel="00D44C23">
          <w:rPr>
            <w:lang w:val="en-GB"/>
          </w:rPr>
          <w:delText xml:space="preserve">insofar </w:delText>
        </w:r>
      </w:del>
      <w:r w:rsidRPr="00A0236E">
        <w:rPr>
          <w:lang w:val="en-GB"/>
        </w:rPr>
        <w:t>remarkabl</w:t>
      </w:r>
      <w:ins w:id="41" w:author="Wolfgang Kiessling" w:date="2020-05-16T23:10:00Z">
        <w:r w:rsidR="00D44C23">
          <w:rPr>
            <w:lang w:val="en-GB"/>
          </w:rPr>
          <w:t>e</w:t>
        </w:r>
      </w:ins>
      <w:del w:id="42" w:author="Wolfgang Kiessling" w:date="2020-05-16T23:10:00Z">
        <w:r w:rsidRPr="00A0236E" w:rsidDel="00D44C23">
          <w:rPr>
            <w:lang w:val="en-GB"/>
          </w:rPr>
          <w:delText>y</w:delText>
        </w:r>
      </w:del>
      <w:r w:rsidRPr="00A0236E">
        <w:rPr>
          <w:lang w:val="en-GB"/>
        </w:rPr>
        <w:t xml:space="preserve"> as we expected to </w:t>
      </w:r>
      <w:r w:rsidR="00FB78FE" w:rsidRPr="00A0236E">
        <w:rPr>
          <w:lang w:val="en-GB"/>
        </w:rPr>
        <w:t xml:space="preserve">detect a weakened origination signal after cooling-cooling palaeoclimate interactions due to the “common cause” hypothesis </w:t>
      </w:r>
      <w:sdt>
        <w:sdtPr>
          <w:rPr>
            <w:lang w:val="en-GB"/>
          </w:rPr>
          <w:alias w:val="Don't edit this field"/>
          <w:tag w:val="CitaviPlaceholder#973a5cf0-ebe4-4ba0-97ff-9181aa190275"/>
          <w:id w:val="-1358659179"/>
          <w:placeholder>
            <w:docPart w:val="DefaultPlaceholder_-1854013440"/>
          </w:placeholder>
        </w:sdtPr>
        <w:sdtContent>
          <w:commentRangeStart w:id="43"/>
          <w:r w:rsidR="00FB78FE" w:rsidRPr="00A0236E">
            <w:rPr>
              <w:lang w:val="en-GB"/>
            </w:rPr>
            <w:fldChar w:fldCharType="begin"/>
          </w:r>
          <w:r w:rsidR="007D5177">
            <w:rPr>
              <w:lang w:val="en-GB"/>
            </w:rPr>
            <w:instrText>ADDIN CitaviPlaceholder{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}</w:instrText>
          </w:r>
          <w:r w:rsidR="00FB78FE" w:rsidRPr="00A0236E">
            <w:rPr>
              <w:lang w:val="en-GB"/>
            </w:rPr>
            <w:fldChar w:fldCharType="separate"/>
          </w:r>
          <w:r w:rsidR="007D5177">
            <w:rPr>
              <w:lang w:val="en-GB"/>
            </w:rPr>
            <w:t>(Peters und Foote 2001; Peters 2006, 2005)</w:t>
          </w:r>
          <w:r w:rsidR="00FB78FE" w:rsidRPr="00A0236E">
            <w:rPr>
              <w:lang w:val="en-GB"/>
            </w:rPr>
            <w:fldChar w:fldCharType="end"/>
          </w:r>
          <w:commentRangeEnd w:id="43"/>
          <w:r w:rsidR="00D44C23">
            <w:rPr>
              <w:rStyle w:val="Kommentarzeichen"/>
            </w:rPr>
            <w:commentReference w:id="43"/>
          </w:r>
        </w:sdtContent>
      </w:sdt>
      <w:r w:rsidR="00FB78FE" w:rsidRPr="00A0236E">
        <w:rPr>
          <w:lang w:val="en-GB"/>
        </w:rPr>
        <w:t xml:space="preserve">. Sampling biases caused by low sea levels </w:t>
      </w:r>
      <w:r w:rsidR="00946A10" w:rsidRPr="00A0236E">
        <w:rPr>
          <w:lang w:val="en-GB"/>
        </w:rPr>
        <w:t>arise from</w:t>
      </w:r>
      <w:r w:rsidR="00FB78FE" w:rsidRPr="00A0236E">
        <w:rPr>
          <w:lang w:val="en-GB"/>
        </w:rPr>
        <w:t xml:space="preserve"> </w:t>
      </w:r>
      <w:r w:rsidR="00946A10" w:rsidRPr="00A0236E">
        <w:rPr>
          <w:lang w:val="en-GB"/>
        </w:rPr>
        <w:t>the removal of</w:t>
      </w:r>
      <w:r w:rsidR="00FB78FE" w:rsidRPr="00A0236E">
        <w:rPr>
          <w:lang w:val="en-GB"/>
        </w:rPr>
        <w:t xml:space="preserve"> originating taxa from the fossil record or </w:t>
      </w:r>
      <w:r w:rsidR="00946A10" w:rsidRPr="00A0236E">
        <w:rPr>
          <w:lang w:val="en-GB"/>
        </w:rPr>
        <w:t>a shift</w:t>
      </w:r>
      <w:r w:rsidR="00FB78FE" w:rsidRPr="00A0236E">
        <w:rPr>
          <w:lang w:val="en-GB"/>
        </w:rPr>
        <w:t xml:space="preserve"> </w:t>
      </w:r>
      <w:r w:rsidR="00946A10" w:rsidRPr="00A0236E">
        <w:rPr>
          <w:lang w:val="en-GB"/>
        </w:rPr>
        <w:t xml:space="preserve">of </w:t>
      </w:r>
      <w:r w:rsidR="00FB78FE" w:rsidRPr="00A0236E">
        <w:rPr>
          <w:lang w:val="en-GB"/>
        </w:rPr>
        <w:t>their detection to a later origination datum</w:t>
      </w:r>
      <w:r w:rsidR="00932E30" w:rsidRPr="00A0236E">
        <w:rPr>
          <w:lang w:val="en-GB"/>
        </w:rPr>
        <w:t xml:space="preserve">, leading to an artificially reduced origination probability. The subsampling procedure applied to our data might reduce the bias </w:t>
      </w:r>
      <w:commentRangeStart w:id="44"/>
      <w:r w:rsidR="00932E30" w:rsidRPr="00A0236E">
        <w:rPr>
          <w:lang w:val="en-GB"/>
        </w:rPr>
        <w:t xml:space="preserve">but is unlikely to remove it entirely </w:t>
      </w:r>
      <w:commentRangeEnd w:id="44"/>
      <w:r w:rsidR="00D44C23">
        <w:rPr>
          <w:rStyle w:val="Kommentarzeichen"/>
        </w:rPr>
        <w:commentReference w:id="44"/>
      </w:r>
      <w:sdt>
        <w:sdtPr>
          <w:rPr>
            <w:lang w:val="en-GB"/>
          </w:rPr>
          <w:alias w:val="Don't edit this field"/>
          <w:tag w:val="CitaviPlaceholder#cd67ddb5-4030-4a32-87b1-5c9e37d16a85"/>
          <w:id w:val="1530606701"/>
          <w:placeholder>
            <w:docPart w:val="DefaultPlaceholder_-1854013440"/>
          </w:placeholder>
        </w:sdtPr>
        <w:sdtContent>
          <w:r w:rsidR="00932E30" w:rsidRPr="00A0236E">
            <w:rPr>
              <w:lang w:val="en-GB"/>
            </w:rPr>
            <w:fldChar w:fldCharType="begin"/>
          </w:r>
          <w:r w:rsidR="007D5177">
            <w:rPr>
              <w:lang w:val="en-GB"/>
            </w:rPr>
            <w:instrText>ADDIN CitaviPlaceholder{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}</w:instrText>
          </w:r>
          <w:r w:rsidR="00932E30" w:rsidRPr="00A0236E">
            <w:rPr>
              <w:lang w:val="en-GB"/>
            </w:rPr>
            <w:fldChar w:fldCharType="separate"/>
          </w:r>
          <w:r w:rsidR="007D5177">
            <w:rPr>
              <w:lang w:val="en-GB"/>
            </w:rPr>
            <w:t>(Alroy et al. 2001; Alroy 2020)</w:t>
          </w:r>
          <w:r w:rsidR="00932E30" w:rsidRPr="00A0236E">
            <w:rPr>
              <w:lang w:val="en-GB"/>
            </w:rPr>
            <w:fldChar w:fldCharType="end"/>
          </w:r>
        </w:sdtContent>
      </w:sdt>
      <w:r w:rsidR="00932E30" w:rsidRPr="00A0236E">
        <w:rPr>
          <w:lang w:val="en-GB"/>
        </w:rPr>
        <w:t>. The apparently large effect size of cooling-cooling palaeoclimate interactions might hence</w:t>
      </w:r>
      <w:r w:rsidR="00926262" w:rsidRPr="00A0236E">
        <w:rPr>
          <w:lang w:val="en-GB"/>
        </w:rPr>
        <w:t xml:space="preserve"> even</w:t>
      </w:r>
      <w:r w:rsidR="00932E30" w:rsidRPr="00A0236E">
        <w:rPr>
          <w:lang w:val="en-GB"/>
        </w:rPr>
        <w:t xml:space="preserve"> be an underestimation of the true effect size. </w:t>
      </w:r>
    </w:p>
    <w:p w14:paraId="70823F19" w14:textId="5C2926B7" w:rsidR="002F6DDC" w:rsidRPr="00A0236E" w:rsidRDefault="00C06427" w:rsidP="00555713">
      <w:pPr>
        <w:rPr>
          <w:rFonts w:cs="Times New Roman"/>
          <w:szCs w:val="24"/>
          <w:lang w:val="en-GB"/>
        </w:rPr>
      </w:pPr>
      <w:r w:rsidRPr="00A0236E">
        <w:rPr>
          <w:lang w:val="en-GB"/>
        </w:rPr>
        <w:t>Cooling-cooling</w:t>
      </w:r>
      <w:r w:rsidR="00D51815" w:rsidRPr="00A0236E">
        <w:rPr>
          <w:lang w:val="en-GB"/>
        </w:rPr>
        <w:t xml:space="preserve"> palaeoclimate interactions</w:t>
      </w:r>
      <w:r w:rsidRPr="00A0236E">
        <w:rPr>
          <w:lang w:val="en-GB"/>
        </w:rPr>
        <w:t xml:space="preserve"> </w:t>
      </w:r>
      <w:r w:rsidR="00D51815" w:rsidRPr="00A0236E">
        <w:rPr>
          <w:lang w:val="en-GB"/>
        </w:rPr>
        <w:t>have been shown to be major driver of temperature related extinctions in the fossil record</w:t>
      </w:r>
      <w:r w:rsidRPr="00A0236E">
        <w:rPr>
          <w:lang w:val="en-GB"/>
        </w:rPr>
        <w:t xml:space="preserve">, with warming-warming interactions showing </w:t>
      </w:r>
      <w:r w:rsidR="009F404E" w:rsidRPr="00A0236E">
        <w:rPr>
          <w:lang w:val="en-GB"/>
        </w:rPr>
        <w:t>the same but</w:t>
      </w:r>
      <w:r w:rsidRPr="00A0236E">
        <w:rPr>
          <w:lang w:val="en-GB"/>
        </w:rPr>
        <w:t xml:space="preserve"> less severe signal </w:t>
      </w:r>
      <w:r w:rsidR="00D51815" w:rsidRPr="00A0236E">
        <w:rPr>
          <w:lang w:val="en-GB"/>
        </w:rPr>
        <w:t>(Mathes</w:t>
      </w:r>
      <w:r w:rsidR="006248CA" w:rsidRPr="00A0236E">
        <w:rPr>
          <w:lang w:val="en-GB"/>
        </w:rPr>
        <w:t xml:space="preserve"> et al.</w:t>
      </w:r>
      <w:r w:rsidR="00D51815" w:rsidRPr="00A0236E">
        <w:rPr>
          <w:lang w:val="en-GB"/>
        </w:rPr>
        <w:t xml:space="preserve"> 2020).</w:t>
      </w:r>
      <w:r w:rsidR="00F86EB7" w:rsidRPr="00A0236E">
        <w:rPr>
          <w:lang w:val="en-GB"/>
        </w:rPr>
        <w:t xml:space="preserve"> The synergetic combination of same-directional temperature changes is thought to move </w:t>
      </w:r>
      <w:r w:rsidR="00F86EB7" w:rsidRPr="00A0236E">
        <w:rPr>
          <w:rFonts w:cs="Times New Roman"/>
          <w:szCs w:val="24"/>
          <w:lang w:val="en-GB"/>
        </w:rPr>
        <w:t xml:space="preserve">taxa out of their adaptation space, which is phylogenetically retained </w:t>
      </w:r>
      <w:sdt>
        <w:sdtPr>
          <w:rPr>
            <w:rFonts w:cs="Times New Roman"/>
            <w:szCs w:val="24"/>
            <w:lang w:val="en-GB"/>
          </w:rPr>
          <w:alias w:val="Don't edit this field"/>
          <w:tag w:val="CitaviPlaceholder#fe8789f3-c36c-469a-b370-5b9f2da6c252"/>
          <w:id w:val="242076140"/>
          <w:placeholder>
            <w:docPart w:val="DefaultPlaceholder_-1854013440"/>
          </w:placeholder>
        </w:sdtPr>
        <w:sdtContent>
          <w:r w:rsidR="00F86EB7" w:rsidRPr="00A0236E">
            <w:rPr>
              <w:rFonts w:cs="Times New Roman"/>
              <w:szCs w:val="24"/>
              <w:lang w:val="en-GB"/>
            </w:rPr>
            <w:fldChar w:fldCharType="begin"/>
          </w:r>
          <w:r w:rsidR="007D5177">
            <w:rPr>
              <w:rFonts w:cs="Times New Roman"/>
              <w:szCs w:val="24"/>
              <w:lang w:val="en-GB"/>
            </w:rPr>
            <w:instrText>ADDIN CitaviPlaceholder{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}</w:instrText>
          </w:r>
          <w:r w:rsidR="00F86EB7" w:rsidRPr="00A0236E">
            <w:rPr>
              <w:rFonts w:cs="Times New Roman"/>
              <w:szCs w:val="24"/>
              <w:lang w:val="en-GB"/>
            </w:rPr>
            <w:fldChar w:fldCharType="separate"/>
          </w:r>
          <w:r w:rsidR="007D5177">
            <w:rPr>
              <w:rFonts w:cs="Times New Roman"/>
              <w:szCs w:val="24"/>
              <w:lang w:val="en-GB"/>
            </w:rPr>
            <w:t>(Wiens und Graham 2005; Hopkins et al. 2014; Stigall 2014)</w:t>
          </w:r>
          <w:r w:rsidR="00F86EB7" w:rsidRPr="00A0236E">
            <w:rPr>
              <w:rFonts w:cs="Times New Roman"/>
              <w:szCs w:val="24"/>
              <w:lang w:val="en-GB"/>
            </w:rPr>
            <w:fldChar w:fldCharType="end"/>
          </w:r>
        </w:sdtContent>
      </w:sdt>
      <w:r w:rsidR="00F86EB7" w:rsidRPr="00A0236E">
        <w:rPr>
          <w:rFonts w:cs="Times New Roman"/>
          <w:szCs w:val="24"/>
          <w:lang w:val="en-GB"/>
        </w:rPr>
        <w:t xml:space="preserve">. </w:t>
      </w:r>
      <w:r w:rsidR="004B60E9" w:rsidRPr="00A0236E">
        <w:rPr>
          <w:rFonts w:cs="Times New Roman"/>
          <w:szCs w:val="24"/>
          <w:lang w:val="en-GB"/>
        </w:rPr>
        <w:t>When the environment changes so drastically that taxa are no longer adapted to it, they are forced to respond through evolutionary change, migrati</w:t>
      </w:r>
      <w:r w:rsidR="006750B8" w:rsidRPr="00A0236E">
        <w:rPr>
          <w:rFonts w:cs="Times New Roman"/>
          <w:szCs w:val="24"/>
          <w:lang w:val="en-GB"/>
        </w:rPr>
        <w:t>on</w:t>
      </w:r>
      <w:r w:rsidR="004B60E9" w:rsidRPr="00A0236E">
        <w:rPr>
          <w:rFonts w:cs="Times New Roman"/>
          <w:szCs w:val="24"/>
          <w:lang w:val="en-GB"/>
        </w:rPr>
        <w:t xml:space="preserve"> or extinct</w:t>
      </w:r>
      <w:r w:rsidR="006750B8" w:rsidRPr="00A0236E">
        <w:rPr>
          <w:rFonts w:cs="Times New Roman"/>
          <w:szCs w:val="24"/>
          <w:lang w:val="en-GB"/>
        </w:rPr>
        <w:t>ion</w:t>
      </w:r>
      <w:r w:rsidR="004B60E9" w:rsidRPr="00A0236E">
        <w:rPr>
          <w:rFonts w:cs="Times New Roman"/>
          <w:szCs w:val="24"/>
          <w:lang w:val="en-GB"/>
        </w:rPr>
        <w:t xml:space="preserve"> </w:t>
      </w:r>
      <w:sdt>
        <w:sdtPr>
          <w:rPr>
            <w:rFonts w:cs="Times New Roman"/>
            <w:szCs w:val="24"/>
            <w:lang w:val="en-GB"/>
          </w:rPr>
          <w:alias w:val="Don't edit this field"/>
          <w:tag w:val="CitaviPlaceholder#344f34f7-2a6c-4247-bc8e-c5ce0c1a5bd0"/>
          <w:id w:val="1925838460"/>
          <w:placeholder>
            <w:docPart w:val="DefaultPlaceholder_-1854013440"/>
          </w:placeholder>
        </w:sdtPr>
        <w:sdtContent>
          <w:r w:rsidR="004B60E9" w:rsidRPr="00A0236E">
            <w:rPr>
              <w:rFonts w:cs="Times New Roman"/>
              <w:szCs w:val="24"/>
              <w:lang w:val="en-GB"/>
            </w:rPr>
            <w:fldChar w:fldCharType="begin"/>
          </w:r>
          <w:r w:rsidR="007D5177">
            <w:rPr>
              <w:rFonts w:cs="Times New Roman"/>
              <w:szCs w:val="24"/>
              <w:lang w:val="en-GB"/>
            </w:rPr>
            <w:instrText>ADDIN CitaviPlaceholder{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}</w:instrText>
          </w:r>
          <w:r w:rsidR="004B60E9" w:rsidRPr="00A0236E">
            <w:rPr>
              <w:rFonts w:cs="Times New Roman"/>
              <w:szCs w:val="24"/>
              <w:lang w:val="en-GB"/>
            </w:rPr>
            <w:fldChar w:fldCharType="separate"/>
          </w:r>
          <w:r w:rsidR="007D5177">
            <w:rPr>
              <w:rFonts w:cs="Times New Roman"/>
              <w:szCs w:val="24"/>
              <w:lang w:val="en-GB"/>
            </w:rPr>
            <w:t>(Nogués-Bravo et al. 2018)</w:t>
          </w:r>
          <w:r w:rsidR="004B60E9" w:rsidRPr="00A0236E">
            <w:rPr>
              <w:rFonts w:cs="Times New Roman"/>
              <w:szCs w:val="24"/>
              <w:lang w:val="en-GB"/>
            </w:rPr>
            <w:fldChar w:fldCharType="end"/>
          </w:r>
        </w:sdtContent>
      </w:sdt>
      <w:r w:rsidR="004B60E9" w:rsidRPr="00A0236E">
        <w:rPr>
          <w:rFonts w:cs="Times New Roman"/>
          <w:szCs w:val="24"/>
          <w:lang w:val="en-GB"/>
        </w:rPr>
        <w:t xml:space="preserve">. </w:t>
      </w:r>
      <w:r w:rsidRPr="00A0236E">
        <w:rPr>
          <w:rFonts w:cs="Times New Roman"/>
          <w:szCs w:val="24"/>
          <w:lang w:val="en-GB"/>
        </w:rPr>
        <w:t>During warming-warming palaeoclimate interactions, marine taxa could potentially escape adverse environment through range shifts</w:t>
      </w:r>
      <w:r w:rsidR="006248CA" w:rsidRPr="00A0236E">
        <w:rPr>
          <w:rFonts w:cs="Times New Roman"/>
          <w:szCs w:val="24"/>
          <w:lang w:val="en-GB"/>
        </w:rPr>
        <w:t xml:space="preserve"> </w:t>
      </w:r>
      <w:sdt>
        <w:sdtPr>
          <w:rPr>
            <w:rFonts w:cs="Times New Roman"/>
            <w:szCs w:val="24"/>
            <w:lang w:val="en-GB"/>
          </w:rPr>
          <w:alias w:val="Don't edit this field"/>
          <w:tag w:val="CitaviPlaceholder#464ebe5f-e3ea-4521-92af-d35a51703438"/>
          <w:id w:val="1395938593"/>
          <w:placeholder>
            <w:docPart w:val="DefaultPlaceholder_-1854013440"/>
          </w:placeholder>
        </w:sdtPr>
        <w:sdtContent>
          <w:r w:rsidR="006248CA" w:rsidRPr="00A0236E">
            <w:rPr>
              <w:rFonts w:cs="Times New Roman"/>
              <w:szCs w:val="24"/>
              <w:lang w:val="en-GB"/>
            </w:rPr>
            <w:fldChar w:fldCharType="begin"/>
          </w:r>
          <w:r w:rsidR="007D5177">
            <w:rPr>
              <w:rFonts w:cs="Times New Roman"/>
              <w:szCs w:val="24"/>
              <w:lang w:val="en-GB"/>
            </w:rPr>
            <w:instrText>ADDIN CitaviPlaceholder{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}</w:instrText>
          </w:r>
          <w:r w:rsidR="006248CA" w:rsidRPr="00A0236E">
            <w:rPr>
              <w:rFonts w:cs="Times New Roman"/>
              <w:szCs w:val="24"/>
              <w:lang w:val="en-GB"/>
            </w:rPr>
            <w:fldChar w:fldCharType="separate"/>
          </w:r>
          <w:r w:rsidR="007D5177">
            <w:rPr>
              <w:rFonts w:cs="Times New Roman"/>
              <w:szCs w:val="24"/>
              <w:lang w:val="en-GB"/>
            </w:rPr>
            <w:t>(Chen et al. 2011)</w:t>
          </w:r>
          <w:r w:rsidR="006248CA" w:rsidRPr="00A0236E">
            <w:rPr>
              <w:rFonts w:cs="Times New Roman"/>
              <w:szCs w:val="24"/>
              <w:lang w:val="en-GB"/>
            </w:rPr>
            <w:fldChar w:fldCharType="end"/>
          </w:r>
        </w:sdtContent>
      </w:sdt>
      <w:r w:rsidRPr="00A0236E">
        <w:rPr>
          <w:rFonts w:cs="Times New Roman"/>
          <w:szCs w:val="24"/>
          <w:lang w:val="en-GB"/>
        </w:rPr>
        <w:t xml:space="preserve">. During cooling-cooling, however, geographic barriers resulting from sea level </w:t>
      </w:r>
      <w:del w:id="45" w:author="Wolfgang Kiessling" w:date="2020-05-16T23:15:00Z">
        <w:r w:rsidRPr="00A0236E" w:rsidDel="000A6B1C">
          <w:rPr>
            <w:rFonts w:cs="Times New Roman"/>
            <w:szCs w:val="24"/>
            <w:lang w:val="en-GB"/>
          </w:rPr>
          <w:delText>subsidence</w:delText>
        </w:r>
        <w:r w:rsidR="006248CA" w:rsidRPr="00A0236E" w:rsidDel="000A6B1C">
          <w:rPr>
            <w:rFonts w:cs="Times New Roman"/>
            <w:szCs w:val="24"/>
            <w:lang w:val="en-GB"/>
          </w:rPr>
          <w:delText xml:space="preserve"> </w:delText>
        </w:r>
      </w:del>
      <w:ins w:id="46" w:author="Wolfgang Kiessling" w:date="2020-05-16T23:15:00Z">
        <w:r w:rsidR="000A6B1C">
          <w:rPr>
            <w:rFonts w:cs="Times New Roman"/>
            <w:szCs w:val="24"/>
            <w:lang w:val="en-GB"/>
          </w:rPr>
          <w:t>drop</w:t>
        </w:r>
        <w:r w:rsidR="000A6B1C" w:rsidRPr="00A0236E">
          <w:rPr>
            <w:rFonts w:cs="Times New Roman"/>
            <w:szCs w:val="24"/>
            <w:lang w:val="en-GB"/>
          </w:rPr>
          <w:t xml:space="preserve"> </w:t>
        </w:r>
      </w:ins>
      <w:r w:rsidR="006248CA" w:rsidRPr="00A0236E">
        <w:rPr>
          <w:rFonts w:cs="Times New Roman"/>
          <w:szCs w:val="24"/>
          <w:lang w:val="en-GB"/>
        </w:rPr>
        <w:t>might</w:t>
      </w:r>
      <w:r w:rsidRPr="00A0236E">
        <w:rPr>
          <w:rFonts w:cs="Times New Roman"/>
          <w:szCs w:val="24"/>
          <w:lang w:val="en-GB"/>
        </w:rPr>
        <w:t xml:space="preserve"> </w:t>
      </w:r>
      <w:r w:rsidR="006248CA" w:rsidRPr="00A0236E">
        <w:rPr>
          <w:rFonts w:cs="Times New Roman"/>
          <w:szCs w:val="24"/>
          <w:lang w:val="en-GB"/>
        </w:rPr>
        <w:t xml:space="preserve">impede migration, resulting in the </w:t>
      </w:r>
      <w:commentRangeStart w:id="47"/>
      <w:r w:rsidR="006248CA" w:rsidRPr="00A0236E">
        <w:rPr>
          <w:rFonts w:cs="Times New Roman"/>
          <w:szCs w:val="24"/>
          <w:lang w:val="en-GB"/>
        </w:rPr>
        <w:t xml:space="preserve">observed increased extinction risk </w:t>
      </w:r>
      <w:commentRangeEnd w:id="47"/>
      <w:r w:rsidR="000A6B1C">
        <w:rPr>
          <w:rStyle w:val="Kommentarzeichen"/>
        </w:rPr>
        <w:commentReference w:id="47"/>
      </w:r>
      <w:r w:rsidR="006248CA" w:rsidRPr="00A0236E">
        <w:rPr>
          <w:rFonts w:cs="Times New Roman"/>
          <w:szCs w:val="24"/>
          <w:lang w:val="en-GB"/>
        </w:rPr>
        <w:t>(Mathes et al. 2020)</w:t>
      </w:r>
      <w:r w:rsidRPr="00A0236E">
        <w:rPr>
          <w:rFonts w:cs="Times New Roman"/>
          <w:szCs w:val="24"/>
          <w:lang w:val="en-GB"/>
        </w:rPr>
        <w:t xml:space="preserve"> </w:t>
      </w:r>
      <w:r w:rsidR="006248CA" w:rsidRPr="00A0236E">
        <w:rPr>
          <w:rFonts w:cs="Times New Roman"/>
          <w:szCs w:val="24"/>
          <w:lang w:val="en-GB"/>
        </w:rPr>
        <w:t>and origination probability (this study).</w:t>
      </w:r>
      <w:r w:rsidR="00FC4BBA" w:rsidRPr="00A0236E">
        <w:rPr>
          <w:rFonts w:cs="Times New Roman"/>
          <w:szCs w:val="24"/>
          <w:lang w:val="en-GB"/>
        </w:rPr>
        <w:t xml:space="preserve"> </w:t>
      </w:r>
    </w:p>
    <w:p w14:paraId="3784443C" w14:textId="59696F8B" w:rsidR="00BC01CF" w:rsidRPr="00A0236E" w:rsidRDefault="00BC01CF" w:rsidP="00BC01CF">
      <w:pPr>
        <w:rPr>
          <w:lang w:val="en-GB"/>
        </w:rPr>
      </w:pPr>
      <w:r w:rsidRPr="00A0236E">
        <w:rPr>
          <w:lang w:val="en-GB"/>
        </w:rPr>
        <w:lastRenderedPageBreak/>
        <w:t xml:space="preserve">Major biodiversity crises are often associated with hyperthermals </w:t>
      </w:r>
      <w:sdt>
        <w:sdtPr>
          <w:rPr>
            <w:lang w:val="en-GB"/>
          </w:rPr>
          <w:alias w:val="Don't edit this field"/>
          <w:tag w:val="CitaviPlaceholder#27f29b9f-a4be-4e26-b108-8e47ed68372b"/>
          <w:id w:val="-995957826"/>
          <w:placeholder>
            <w:docPart w:val="DefaultPlaceholder_-1854013440"/>
          </w:placeholder>
        </w:sdtPr>
        <w:sdtContent>
          <w:r w:rsidRPr="00A0236E">
            <w:rPr>
              <w:lang w:val="en-GB"/>
            </w:rPr>
            <w:fldChar w:fldCharType="begin"/>
          </w:r>
          <w:r w:rsidR="007D5177">
            <w:rPr>
              <w:lang w:val="en-GB"/>
            </w:rPr>
            <w:instrText>ADDIN CitaviPlaceholder{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}</w:instrText>
          </w:r>
          <w:r w:rsidRPr="00A0236E">
            <w:rPr>
              <w:lang w:val="en-GB"/>
            </w:rPr>
            <w:fldChar w:fldCharType="separate"/>
          </w:r>
          <w:r w:rsidR="007D5177">
            <w:rPr>
              <w:lang w:val="en-GB"/>
            </w:rPr>
            <w:t>(Foster et al. 2018)</w:t>
          </w:r>
          <w:r w:rsidRPr="00A0236E">
            <w:rPr>
              <w:lang w:val="en-GB"/>
            </w:rPr>
            <w:fldChar w:fldCharType="end"/>
          </w:r>
        </w:sdtContent>
      </w:sdt>
      <w:r w:rsidRPr="00A0236E">
        <w:rPr>
          <w:lang w:val="en-GB"/>
        </w:rPr>
        <w:t xml:space="preserve">. Hyperthermals adding to long-term warming often show even higher </w:t>
      </w:r>
      <w:r w:rsidR="002B1B49" w:rsidRPr="00A0236E">
        <w:rPr>
          <w:lang w:val="en-GB"/>
        </w:rPr>
        <w:t xml:space="preserve">biotic responses than hyperthermals adding to long-term cooling (Mathes et al. 2020). This pattern might emerge from the combined effects of palaeoclimate interactions on origination and extinction processes, with warming-warming palaeoclimate interactions resulting in increased extinction risk without increasing origination probability. </w:t>
      </w:r>
      <w:commentRangeStart w:id="48"/>
      <w:r w:rsidR="00E704FC" w:rsidRPr="00A0236E">
        <w:rPr>
          <w:lang w:val="en-GB"/>
        </w:rPr>
        <w:t>Again, testing this hypothesis of mass extinctions emerging from palae</w:t>
      </w:r>
      <w:r w:rsidR="00E85B35" w:rsidRPr="00A0236E">
        <w:rPr>
          <w:lang w:val="en-GB"/>
        </w:rPr>
        <w:t>o</w:t>
      </w:r>
      <w:r w:rsidR="00E704FC" w:rsidRPr="00A0236E">
        <w:rPr>
          <w:lang w:val="en-GB"/>
        </w:rPr>
        <w:t>climate interactions will require further work on the underlying causes of palaeoclimate interactions</w:t>
      </w:r>
      <w:r w:rsidR="00946A10" w:rsidRPr="00A0236E">
        <w:rPr>
          <w:lang w:val="en-GB"/>
        </w:rPr>
        <w:t xml:space="preserve">. </w:t>
      </w:r>
      <w:commentRangeEnd w:id="48"/>
      <w:r w:rsidR="000A6B1C">
        <w:rPr>
          <w:rStyle w:val="Kommentarzeichen"/>
        </w:rPr>
        <w:commentReference w:id="48"/>
      </w:r>
      <w:r w:rsidR="00946A10" w:rsidRPr="00A0236E">
        <w:rPr>
          <w:lang w:val="en-GB"/>
        </w:rPr>
        <w:t xml:space="preserve">This implies </w:t>
      </w:r>
      <w:r w:rsidR="00E85B35" w:rsidRPr="00A0236E">
        <w:rPr>
          <w:lang w:val="en-GB"/>
        </w:rPr>
        <w:t xml:space="preserve">progressing from a currently strict descriptive towards a more explanatory mechanistic approach. </w:t>
      </w:r>
      <w:r w:rsidR="00DD6730" w:rsidRPr="00A0236E">
        <w:rPr>
          <w:lang w:val="en-GB"/>
        </w:rPr>
        <w:t xml:space="preserve">The cause for palaeoclimate interactions offered here, a combination of niche conservatism and ecological effects arising from sea level </w:t>
      </w:r>
      <w:del w:id="49" w:author="Wolfgang Kiessling" w:date="2020-05-16T23:16:00Z">
        <w:r w:rsidR="00DD6730" w:rsidRPr="00A0236E" w:rsidDel="000A6B1C">
          <w:rPr>
            <w:lang w:val="en-GB"/>
          </w:rPr>
          <w:delText>subsidence</w:delText>
        </w:r>
      </w:del>
      <w:ins w:id="50" w:author="Wolfgang Kiessling" w:date="2020-05-16T23:18:00Z">
        <w:r w:rsidR="000A6B1C">
          <w:rPr>
            <w:lang w:val="en-GB"/>
          </w:rPr>
          <w:t>change</w:t>
        </w:r>
      </w:ins>
      <w:r w:rsidR="00DD6730" w:rsidRPr="00A0236E">
        <w:rPr>
          <w:lang w:val="en-GB"/>
        </w:rPr>
        <w:t xml:space="preserve">, could be at least partially tested by comparing responses of terrestrial and marine fossil groups to palaeoclimate interactions. If sea level subsidence plays a key role, </w:t>
      </w:r>
      <w:r w:rsidR="00464475" w:rsidRPr="00A0236E">
        <w:rPr>
          <w:lang w:val="en-GB"/>
        </w:rPr>
        <w:t xml:space="preserve">terrestrial groups should show a significantly lower response to cooling-cooling than marine groups. </w:t>
      </w:r>
    </w:p>
    <w:p w14:paraId="47131DA6" w14:textId="236A46BB" w:rsidR="00464475" w:rsidRPr="00A0236E" w:rsidRDefault="00FC538F" w:rsidP="00BC01CF">
      <w:pPr>
        <w:rPr>
          <w:lang w:val="en-GB"/>
        </w:rPr>
      </w:pPr>
      <w:r w:rsidRPr="00A0236E">
        <w:rPr>
          <w:lang w:val="en-GB"/>
        </w:rPr>
        <w:t xml:space="preserve">Our study shows that evolutionary processes interact with climate by complex cascading effects. </w:t>
      </w:r>
      <w:r w:rsidR="00A0236E" w:rsidRPr="00A0236E">
        <w:rPr>
          <w:lang w:val="en-GB"/>
        </w:rPr>
        <w:t>Explicitly</w:t>
      </w:r>
      <w:r w:rsidR="006C0803" w:rsidRPr="00A0236E">
        <w:rPr>
          <w:lang w:val="en-GB"/>
        </w:rPr>
        <w:t xml:space="preserve"> integrating these effects within a dynamic modelling framework leads to an improved </w:t>
      </w:r>
      <w:r w:rsidR="000452F1" w:rsidRPr="00A0236E">
        <w:rPr>
          <w:lang w:val="en-GB"/>
        </w:rPr>
        <w:t>discernment</w:t>
      </w:r>
      <w:r w:rsidR="006C0803" w:rsidRPr="00A0236E">
        <w:rPr>
          <w:lang w:val="en-GB"/>
        </w:rPr>
        <w:t xml:space="preserve"> of origination patterns in the fossil record. </w:t>
      </w:r>
      <w:r w:rsidRPr="00A0236E">
        <w:rPr>
          <w:lang w:val="en-GB"/>
        </w:rPr>
        <w:t xml:space="preserve">Previous studies on the relationship of temperature and biodiversity in </w:t>
      </w:r>
      <w:r w:rsidR="00A0236E" w:rsidRPr="00A0236E">
        <w:rPr>
          <w:lang w:val="en-GB"/>
        </w:rPr>
        <w:t>Earth’s</w:t>
      </w:r>
      <w:r w:rsidRPr="00A0236E">
        <w:rPr>
          <w:lang w:val="en-GB"/>
        </w:rPr>
        <w:t xml:space="preserve"> history came to </w:t>
      </w:r>
      <w:r w:rsidR="00A0236E" w:rsidRPr="00A0236E">
        <w:rPr>
          <w:lang w:val="en-GB"/>
        </w:rPr>
        <w:t>ambiguous</w:t>
      </w:r>
      <w:r w:rsidRPr="00A0236E">
        <w:rPr>
          <w:lang w:val="en-GB"/>
        </w:rPr>
        <w:t xml:space="preserve"> conclusions</w:t>
      </w:r>
      <w:r w:rsidR="006C0803" w:rsidRPr="00A0236E">
        <w:rPr>
          <w:lang w:val="en-GB"/>
        </w:rPr>
        <w:t xml:space="preserve">, a </w:t>
      </w:r>
      <w:r w:rsidR="00BB049B" w:rsidRPr="00A0236E">
        <w:rPr>
          <w:lang w:val="en-GB"/>
        </w:rPr>
        <w:t>non-conformance</w:t>
      </w:r>
      <w:r w:rsidR="006C0803" w:rsidRPr="00A0236E">
        <w:rPr>
          <w:lang w:val="en-GB"/>
        </w:rPr>
        <w:t xml:space="preserve"> </w:t>
      </w:r>
      <w:r w:rsidR="00332ABE">
        <w:rPr>
          <w:lang w:val="en-GB"/>
        </w:rPr>
        <w:t>likely</w:t>
      </w:r>
      <w:r w:rsidR="006C0803" w:rsidRPr="00A0236E">
        <w:rPr>
          <w:lang w:val="en-GB"/>
        </w:rPr>
        <w:t xml:space="preserve"> to be fixed in the future by accounting for palaeoclimate interactions. </w:t>
      </w:r>
      <w:r w:rsidR="00464475" w:rsidRPr="00A0236E">
        <w:rPr>
          <w:lang w:val="en-GB"/>
        </w:rPr>
        <w:t xml:space="preserve">However, the mechanisms underlying the </w:t>
      </w:r>
      <w:r w:rsidR="00BB049B" w:rsidRPr="00A0236E">
        <w:rPr>
          <w:lang w:val="en-GB"/>
        </w:rPr>
        <w:t xml:space="preserve">large </w:t>
      </w:r>
      <w:r w:rsidR="00464475" w:rsidRPr="00A0236E">
        <w:rPr>
          <w:lang w:val="en-GB"/>
        </w:rPr>
        <w:t>association</w:t>
      </w:r>
      <w:r w:rsidR="00BB049B" w:rsidRPr="00A0236E">
        <w:rPr>
          <w:lang w:val="en-GB"/>
        </w:rPr>
        <w:t xml:space="preserve"> between evolution and the observed effect</w:t>
      </w:r>
      <w:r w:rsidR="00464475" w:rsidRPr="00A0236E">
        <w:rPr>
          <w:lang w:val="en-GB"/>
        </w:rPr>
        <w:t xml:space="preserve"> are still unclear. </w:t>
      </w:r>
      <w:r w:rsidR="00FF3C97" w:rsidRPr="00A0236E">
        <w:rPr>
          <w:lang w:val="en-GB"/>
        </w:rPr>
        <w:t xml:space="preserve">Improving our mechanistic </w:t>
      </w:r>
      <w:r w:rsidR="000452F1" w:rsidRPr="00A0236E">
        <w:rPr>
          <w:lang w:val="en-GB"/>
        </w:rPr>
        <w:t>comprehension</w:t>
      </w:r>
      <w:r w:rsidR="00FF3C97" w:rsidRPr="00A0236E">
        <w:rPr>
          <w:lang w:val="en-GB"/>
        </w:rPr>
        <w:t xml:space="preserve"> of palaeoclimate interactions will facilitate the interpretation of biodiversity responses to climatic changes, and hence enable improved predictions of biotic responses to current climate change. </w:t>
      </w:r>
    </w:p>
    <w:p w14:paraId="1E5B8622" w14:textId="7BD669AD" w:rsidR="00A31A61" w:rsidRPr="00A0236E" w:rsidRDefault="00BC01CF">
      <w:pPr>
        <w:rPr>
          <w:lang w:val="en-GB"/>
        </w:rPr>
      </w:pPr>
      <w:r w:rsidRPr="00A0236E">
        <w:rPr>
          <w:lang w:val="en-GB"/>
        </w:rPr>
        <w:t xml:space="preserve"> </w:t>
      </w:r>
      <w:r w:rsidR="00A31A61" w:rsidRPr="00A0236E">
        <w:rPr>
          <w:lang w:val="en-GB"/>
        </w:rPr>
        <w:br w:type="page"/>
      </w:r>
    </w:p>
    <w:p w14:paraId="7D73638F" w14:textId="6CE58201" w:rsidR="00D94858" w:rsidRPr="00A0236E" w:rsidRDefault="00D94858">
      <w:pPr>
        <w:rPr>
          <w:lang w:val="en-GB"/>
        </w:rPr>
      </w:pPr>
      <w:r w:rsidRPr="00A0236E">
        <w:rPr>
          <w:noProof/>
          <w:lang w:val="de-DE" w:eastAsia="de-DE"/>
        </w:rPr>
        <w:lastRenderedPageBreak/>
        <mc:AlternateContent>
          <mc:Choice Requires="wpg">
            <w:drawing>
              <wp:anchor distT="0" distB="0" distL="114300" distR="114300" simplePos="0" relativeHeight="251662336" behindDoc="0" locked="0" layoutInCell="1" allowOverlap="1" wp14:anchorId="0B50805C" wp14:editId="7D08BC21">
                <wp:simplePos x="0" y="0"/>
                <wp:positionH relativeFrom="column">
                  <wp:posOffset>-3046</wp:posOffset>
                </wp:positionH>
                <wp:positionV relativeFrom="paragraph">
                  <wp:posOffset>381000</wp:posOffset>
                </wp:positionV>
                <wp:extent cx="5671186" cy="2517140"/>
                <wp:effectExtent l="0" t="0" r="5715" b="0"/>
                <wp:wrapTopAndBottom/>
                <wp:docPr id="2" name="Gruppieren 2"/>
                <wp:cNvGraphicFramePr/>
                <a:graphic xmlns:a="http://schemas.openxmlformats.org/drawingml/2006/main">
                  <a:graphicData uri="http://schemas.microsoft.com/office/word/2010/wordprocessingGroup">
                    <wpg:wgp>
                      <wpg:cNvGrpSpPr/>
                      <wpg:grpSpPr>
                        <a:xfrm>
                          <a:off x="0" y="0"/>
                          <a:ext cx="5671186" cy="2517140"/>
                          <a:chOff x="0" y="0"/>
                          <a:chExt cx="5671186" cy="2517140"/>
                        </a:xfrm>
                      </wpg:grpSpPr>
                      <pic:pic xmlns:pic="http://schemas.openxmlformats.org/drawingml/2006/picture">
                        <pic:nvPicPr>
                          <pic:cNvPr id="8" name="Grafik 8" descr="Ein Bild, das Screenshot enthält.&#10;&#10;Automatisch generierte Beschreibu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6595" cy="2517140"/>
                          </a:xfrm>
                          <a:prstGeom prst="rect">
                            <a:avLst/>
                          </a:prstGeom>
                        </pic:spPr>
                      </pic:pic>
                      <wps:wsp>
                        <wps:cNvPr id="1" name="Textfeld 1"/>
                        <wps:cNvSpPr txBox="1"/>
                        <wps:spPr>
                          <a:xfrm>
                            <a:off x="3310256" y="75236"/>
                            <a:ext cx="2360930" cy="2002790"/>
                          </a:xfrm>
                          <a:prstGeom prst="rect">
                            <a:avLst/>
                          </a:prstGeom>
                          <a:solidFill>
                            <a:prstClr val="white"/>
                          </a:solidFill>
                          <a:ln>
                            <a:noFill/>
                          </a:ln>
                        </wps:spPr>
                        <wps:txbx>
                          <w:txbxContent>
                            <w:p w14:paraId="01C6D0FD" w14:textId="5FA83EAA" w:rsidR="00E34372" w:rsidRPr="000A0FBC" w:rsidRDefault="00E34372" w:rsidP="00073279">
                              <w:pPr>
                                <w:pStyle w:val="Beschriftung"/>
                                <w:rPr>
                                  <w:noProof/>
                                </w:rPr>
                              </w:pPr>
                              <w:bookmarkStart w:id="51" w:name="_Ref38639065"/>
                              <w:r>
                                <w:t xml:space="preserve">Fig. </w:t>
                              </w:r>
                              <w:r>
                                <w:fldChar w:fldCharType="begin"/>
                              </w:r>
                              <w:r>
                                <w:instrText xml:space="preserve"> SEQ Fig. \* ARABIC </w:instrText>
                              </w:r>
                              <w:r>
                                <w:fldChar w:fldCharType="separate"/>
                              </w:r>
                              <w:r>
                                <w:rPr>
                                  <w:noProof/>
                                </w:rPr>
                                <w:t>1</w:t>
                              </w:r>
                              <w:r>
                                <w:fldChar w:fldCharType="end"/>
                              </w:r>
                              <w:bookmarkEnd w:id="51"/>
                              <w:r>
                                <w:t xml:space="preserve"> | Model comparison. Comparison of model performance for traditional models covering first- and second-order relationships of origination and climate versus models allowing for </w:t>
                              </w:r>
                              <w:proofErr w:type="spellStart"/>
                              <w:r>
                                <w:t>palaeoclimate</w:t>
                              </w:r>
                              <w:proofErr w:type="spellEnd"/>
                              <w:r>
                                <w:t xml:space="preserve"> interactions. The latter are based on the same model structure, but explicitly allow for interactions of long-term temperature trends and short-term climate changes within a dynamic modeling framework.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50805C" id="Gruppieren 2" o:spid="_x0000_s1026" style="position:absolute;margin-left:-.25pt;margin-top:30pt;width:446.55pt;height:198.2pt;z-index:251662336" coordsize="56711,25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7" type="#_x0000_t75" alt="Ein Bild, das Screenshot enthält.&#10;&#10;Automatisch generierte Beschreibung" style="position:absolute;width:32365;height:25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">
                  <v:imagedata r:id="rId9" o:title="Ein Bild, das Screenshot enthält"/>
                  <v:path arrowok="t"/>
                </v:shape>
                <v:shapetype id="_x0000_t202" coordsize="21600,21600" o:spt="202" path="m,l,21600r21600,l21600,xe">
                  <v:stroke joinstyle="miter"/>
                  <v:path gradientshapeok="t" o:connecttype="rect"/>
                </v:shapetype>
                <v:shape id="Textfeld 1" o:spid="_x0000_s1028" type="#_x0000_t202" style="position:absolute;left:33102;top:752;width:23609;height:20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1C6D0FD" w14:textId="5FA83EAA" w:rsidR="00E34372" w:rsidRPr="000A0FBC" w:rsidRDefault="00E34372" w:rsidP="00073279">
                        <w:pPr>
                          <w:pStyle w:val="Beschriftung"/>
                          <w:rPr>
                            <w:noProof/>
                          </w:rPr>
                        </w:pPr>
                        <w:bookmarkStart w:id="52" w:name="_Ref38639065"/>
                        <w:r>
                          <w:t xml:space="preserve">Fig. </w:t>
                        </w:r>
                        <w:r>
                          <w:fldChar w:fldCharType="begin"/>
                        </w:r>
                        <w:r>
                          <w:instrText xml:space="preserve"> SEQ Fig. \* ARABIC </w:instrText>
                        </w:r>
                        <w:r>
                          <w:fldChar w:fldCharType="separate"/>
                        </w:r>
                        <w:r>
                          <w:rPr>
                            <w:noProof/>
                          </w:rPr>
                          <w:t>1</w:t>
                        </w:r>
                        <w:r>
                          <w:fldChar w:fldCharType="end"/>
                        </w:r>
                        <w:bookmarkEnd w:id="52"/>
                        <w:r>
                          <w:t xml:space="preserve"> | Model comparison. Comparison of model performance for traditional models covering first- and second-order relationships of origination and climate versus models allowing for </w:t>
                        </w:r>
                        <w:proofErr w:type="spellStart"/>
                        <w:r>
                          <w:t>palaeoclimate</w:t>
                        </w:r>
                        <w:proofErr w:type="spellEnd"/>
                        <w:r>
                          <w:t xml:space="preserve"> interactions. The latter are based on the same model structure, but explicitly allow for interactions of long-term temperature trends and short-term climate changes within a dynamic modeling framework. </w:t>
                        </w:r>
                      </w:p>
                    </w:txbxContent>
                  </v:textbox>
                </v:shape>
                <w10:wrap type="topAndBottom"/>
              </v:group>
            </w:pict>
          </mc:Fallback>
        </mc:AlternateContent>
      </w:r>
    </w:p>
    <w:p w14:paraId="30941E62" w14:textId="7659C4F2" w:rsidR="00EB4BE2" w:rsidRPr="00A0236E" w:rsidRDefault="00EB4BE2">
      <w:pPr>
        <w:rPr>
          <w:lang w:val="en-GB"/>
        </w:rPr>
      </w:pPr>
    </w:p>
    <w:p w14:paraId="478A7EDC" w14:textId="1808CE5D" w:rsidR="00E77593" w:rsidRPr="00A0236E" w:rsidRDefault="00E77593" w:rsidP="006C5525">
      <w:pPr>
        <w:rPr>
          <w:lang w:val="en-GB"/>
        </w:rPr>
      </w:pPr>
    </w:p>
    <w:p w14:paraId="7C4135AA" w14:textId="24E173CB" w:rsidR="00EB4BE2" w:rsidRPr="00A0236E" w:rsidRDefault="00D94858" w:rsidP="006C5525">
      <w:pPr>
        <w:rPr>
          <w:lang w:val="en-GB"/>
        </w:rPr>
      </w:pPr>
      <w:r w:rsidRPr="00A0236E">
        <w:rPr>
          <w:noProof/>
          <w:lang w:val="de-DE" w:eastAsia="de-DE"/>
        </w:rPr>
        <mc:AlternateContent>
          <mc:Choice Requires="wpg">
            <w:drawing>
              <wp:anchor distT="0" distB="0" distL="114300" distR="114300" simplePos="0" relativeHeight="251665408" behindDoc="0" locked="0" layoutInCell="1" allowOverlap="1" wp14:anchorId="30484AB5" wp14:editId="5326483B">
                <wp:simplePos x="0" y="0"/>
                <wp:positionH relativeFrom="column">
                  <wp:posOffset>-2974</wp:posOffset>
                </wp:positionH>
                <wp:positionV relativeFrom="paragraph">
                  <wp:posOffset>221824</wp:posOffset>
                </wp:positionV>
                <wp:extent cx="4572000" cy="4101465"/>
                <wp:effectExtent l="0" t="0" r="0" b="0"/>
                <wp:wrapTopAndBottom/>
                <wp:docPr id="4" name="Gruppieren 4"/>
                <wp:cNvGraphicFramePr/>
                <a:graphic xmlns:a="http://schemas.openxmlformats.org/drawingml/2006/main">
                  <a:graphicData uri="http://schemas.microsoft.com/office/word/2010/wordprocessingGroup">
                    <wpg:wgp>
                      <wpg:cNvGrpSpPr/>
                      <wpg:grpSpPr>
                        <a:xfrm>
                          <a:off x="0" y="0"/>
                          <a:ext cx="4572000" cy="4101465"/>
                          <a:chOff x="0" y="0"/>
                          <a:chExt cx="4572000" cy="4101465"/>
                        </a:xfrm>
                      </wpg:grpSpPr>
                      <pic:pic xmlns:pic="http://schemas.openxmlformats.org/drawingml/2006/picture">
                        <pic:nvPicPr>
                          <pic:cNvPr id="9" name="Grafik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3" name="Textfeld 3"/>
                        <wps:cNvSpPr txBox="1"/>
                        <wps:spPr>
                          <a:xfrm>
                            <a:off x="0" y="3292475"/>
                            <a:ext cx="4572000" cy="808990"/>
                          </a:xfrm>
                          <a:prstGeom prst="rect">
                            <a:avLst/>
                          </a:prstGeom>
                          <a:solidFill>
                            <a:prstClr val="white"/>
                          </a:solidFill>
                          <a:ln>
                            <a:noFill/>
                          </a:ln>
                        </wps:spPr>
                        <wps:txbx>
                          <w:txbxContent>
                            <w:p w14:paraId="0C0AB022" w14:textId="4BBE18B6" w:rsidR="00E34372" w:rsidRPr="00AB4773" w:rsidRDefault="00E34372" w:rsidP="00D94858">
                              <w:pPr>
                                <w:pStyle w:val="Beschriftung"/>
                                <w:rPr>
                                  <w:noProof/>
                                </w:rPr>
                              </w:pPr>
                              <w:bookmarkStart w:id="53" w:name="_Ref38639513"/>
                              <w:r>
                                <w:t xml:space="preserve">Fig. </w:t>
                              </w:r>
                              <w:r>
                                <w:fldChar w:fldCharType="begin"/>
                              </w:r>
                              <w:r>
                                <w:instrText xml:space="preserve"> SEQ Fig. \* ARABIC </w:instrText>
                              </w:r>
                              <w:r>
                                <w:fldChar w:fldCharType="separate"/>
                              </w:r>
                              <w:r>
                                <w:rPr>
                                  <w:noProof/>
                                </w:rPr>
                                <w:t>2</w:t>
                              </w:r>
                              <w:r>
                                <w:fldChar w:fldCharType="end"/>
                              </w:r>
                              <w:bookmarkEnd w:id="53"/>
                              <w:r>
                                <w:t xml:space="preserve"> | </w:t>
                              </w:r>
                              <w:r w:rsidRPr="00D94858">
                                <w:t>Origination probability</w:t>
                              </w:r>
                              <w:r>
                                <w:t xml:space="preserve">. Total response distributions to </w:t>
                              </w:r>
                              <w:proofErr w:type="spellStart"/>
                              <w:r>
                                <w:t>palaeoclimate</w:t>
                              </w:r>
                              <w:proofErr w:type="spellEnd"/>
                              <w:r>
                                <w:t xml:space="preserve"> interactions as predicted by </w:t>
                              </w:r>
                              <w:proofErr w:type="spellStart"/>
                              <w:r>
                                <w:t>generalised</w:t>
                              </w:r>
                              <w:proofErr w:type="spellEnd"/>
                              <w:r>
                                <w:t xml:space="preserve"> linear mixed effect models. Thick grey lines show the mean origination probability per </w:t>
                              </w:r>
                              <w:proofErr w:type="spellStart"/>
                              <w:r>
                                <w:t>palaeoclimate</w:t>
                              </w:r>
                              <w:proofErr w:type="spellEnd"/>
                              <w:r>
                                <w:t xml:space="preserve"> interaction, and the black line depicts the mean probability for all interactions combined.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484AB5" id="Gruppieren 4" o:spid="_x0000_s1029" style="position:absolute;margin-left:-.25pt;margin-top:17.45pt;width:5in;height:322.95pt;z-index:251665408" coordsize="45720,41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">
                <v:shape id="Grafik 9" o:spid="_x0000_s1030" type="#_x0000_t75" style="position:absolute;width:45720;height:3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">
                  <v:imagedata r:id="rId11" o:title=""/>
                  <v:path arrowok="t"/>
                </v:shape>
                <v:shape id="Textfeld 3" o:spid="_x0000_s1031" type="#_x0000_t202" style="position:absolute;top:32924;width:45720;height:8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C0AB022" w14:textId="4BBE18B6" w:rsidR="00E34372" w:rsidRPr="00AB4773" w:rsidRDefault="00E34372" w:rsidP="00D94858">
                        <w:pPr>
                          <w:pStyle w:val="Beschriftung"/>
                          <w:rPr>
                            <w:noProof/>
                          </w:rPr>
                        </w:pPr>
                        <w:bookmarkStart w:id="54" w:name="_Ref38639513"/>
                        <w:r>
                          <w:t xml:space="preserve">Fig. </w:t>
                        </w:r>
                        <w:r>
                          <w:fldChar w:fldCharType="begin"/>
                        </w:r>
                        <w:r>
                          <w:instrText xml:space="preserve"> SEQ Fig. \* ARABIC </w:instrText>
                        </w:r>
                        <w:r>
                          <w:fldChar w:fldCharType="separate"/>
                        </w:r>
                        <w:r>
                          <w:rPr>
                            <w:noProof/>
                          </w:rPr>
                          <w:t>2</w:t>
                        </w:r>
                        <w:r>
                          <w:fldChar w:fldCharType="end"/>
                        </w:r>
                        <w:bookmarkEnd w:id="54"/>
                        <w:r>
                          <w:t xml:space="preserve"> | </w:t>
                        </w:r>
                        <w:r w:rsidRPr="00D94858">
                          <w:t>Origination probability</w:t>
                        </w:r>
                        <w:r>
                          <w:t xml:space="preserve">. Total response distributions to </w:t>
                        </w:r>
                        <w:proofErr w:type="spellStart"/>
                        <w:r>
                          <w:t>palaeoclimate</w:t>
                        </w:r>
                        <w:proofErr w:type="spellEnd"/>
                        <w:r>
                          <w:t xml:space="preserve"> interactions as predicted by </w:t>
                        </w:r>
                        <w:proofErr w:type="spellStart"/>
                        <w:r>
                          <w:t>generalised</w:t>
                        </w:r>
                        <w:proofErr w:type="spellEnd"/>
                        <w:r>
                          <w:t xml:space="preserve"> linear mixed effect models. Thick grey lines show the mean origination probability per </w:t>
                        </w:r>
                        <w:proofErr w:type="spellStart"/>
                        <w:r>
                          <w:t>palaeoclimate</w:t>
                        </w:r>
                        <w:proofErr w:type="spellEnd"/>
                        <w:r>
                          <w:t xml:space="preserve"> interaction, and the black line depicts the mean probability for all interactions combined. </w:t>
                        </w:r>
                      </w:p>
                    </w:txbxContent>
                  </v:textbox>
                </v:shape>
                <w10:wrap type="topAndBottom"/>
              </v:group>
            </w:pict>
          </mc:Fallback>
        </mc:AlternateContent>
      </w:r>
    </w:p>
    <w:p w14:paraId="433E96B9" w14:textId="1AF09608" w:rsidR="00EB4BE2" w:rsidRPr="00A0236E" w:rsidRDefault="00EB4BE2" w:rsidP="006C5525">
      <w:pPr>
        <w:rPr>
          <w:lang w:val="en-GB"/>
        </w:rPr>
      </w:pPr>
    </w:p>
    <w:p w14:paraId="5964C597" w14:textId="7823FA73" w:rsidR="00D94858" w:rsidRPr="00A0236E" w:rsidRDefault="00D94858">
      <w:pPr>
        <w:rPr>
          <w:lang w:val="en-GB"/>
        </w:rPr>
      </w:pPr>
      <w:r w:rsidRPr="00A0236E">
        <w:rPr>
          <w:lang w:val="en-GB"/>
        </w:rPr>
        <w:br w:type="page"/>
      </w:r>
    </w:p>
    <w:p w14:paraId="174C0777" w14:textId="5312BA4F" w:rsidR="00A31A61" w:rsidRPr="00A0236E" w:rsidRDefault="00E6453A" w:rsidP="006C5525">
      <w:pPr>
        <w:rPr>
          <w:lang w:val="en-GB"/>
        </w:rPr>
      </w:pPr>
      <w:r w:rsidRPr="00A0236E">
        <w:rPr>
          <w:noProof/>
          <w:lang w:val="de-DE" w:eastAsia="de-DE"/>
        </w:rPr>
        <w:lastRenderedPageBreak/>
        <mc:AlternateContent>
          <mc:Choice Requires="wpg">
            <w:drawing>
              <wp:anchor distT="0" distB="0" distL="114300" distR="114300" simplePos="0" relativeHeight="251668480" behindDoc="0" locked="0" layoutInCell="1" allowOverlap="1" wp14:anchorId="660814EB" wp14:editId="7EADDE37">
                <wp:simplePos x="0" y="0"/>
                <wp:positionH relativeFrom="column">
                  <wp:posOffset>136139</wp:posOffset>
                </wp:positionH>
                <wp:positionV relativeFrom="paragraph">
                  <wp:posOffset>275035</wp:posOffset>
                </wp:positionV>
                <wp:extent cx="5560879" cy="3242889"/>
                <wp:effectExtent l="0" t="0" r="1905" b="0"/>
                <wp:wrapTopAndBottom/>
                <wp:docPr id="6" name="Gruppieren 6"/>
                <wp:cNvGraphicFramePr/>
                <a:graphic xmlns:a="http://schemas.openxmlformats.org/drawingml/2006/main">
                  <a:graphicData uri="http://schemas.microsoft.com/office/word/2010/wordprocessingGroup">
                    <wpg:wgp>
                      <wpg:cNvGrpSpPr/>
                      <wpg:grpSpPr>
                        <a:xfrm>
                          <a:off x="0" y="0"/>
                          <a:ext cx="5560879" cy="3242889"/>
                          <a:chOff x="0" y="0"/>
                          <a:chExt cx="5560879" cy="3242889"/>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6595" cy="3236595"/>
                          </a:xfrm>
                          <a:prstGeom prst="rect">
                            <a:avLst/>
                          </a:prstGeom>
                        </pic:spPr>
                      </pic:pic>
                      <wps:wsp>
                        <wps:cNvPr id="5" name="Textfeld 5"/>
                        <wps:cNvSpPr txBox="1"/>
                        <wps:spPr>
                          <a:xfrm>
                            <a:off x="3286944" y="46299"/>
                            <a:ext cx="2273935" cy="3196590"/>
                          </a:xfrm>
                          <a:prstGeom prst="rect">
                            <a:avLst/>
                          </a:prstGeom>
                          <a:solidFill>
                            <a:prstClr val="white"/>
                          </a:solidFill>
                          <a:ln>
                            <a:noFill/>
                          </a:ln>
                        </wps:spPr>
                        <wps:txbx>
                          <w:txbxContent>
                            <w:p w14:paraId="47617A12" w14:textId="328B37D0" w:rsidR="00E34372" w:rsidRPr="008F499D" w:rsidRDefault="00E34372" w:rsidP="00E646E9">
                              <w:pPr>
                                <w:pStyle w:val="Beschriftung"/>
                              </w:pPr>
                              <w:bookmarkStart w:id="55" w:name="_Ref38640251"/>
                              <w:r>
                                <w:t xml:space="preserve">Fig. </w:t>
                              </w:r>
                              <w:r>
                                <w:fldChar w:fldCharType="begin"/>
                              </w:r>
                              <w:r>
                                <w:instrText xml:space="preserve"> SEQ Fig. \* ARABIC </w:instrText>
                              </w:r>
                              <w:r>
                                <w:fldChar w:fldCharType="separate"/>
                              </w:r>
                              <w:r>
                                <w:rPr>
                                  <w:noProof/>
                                </w:rPr>
                                <w:t>3</w:t>
                              </w:r>
                              <w:r>
                                <w:fldChar w:fldCharType="end"/>
                              </w:r>
                              <w:bookmarkEnd w:id="55"/>
                              <w:r>
                                <w:t xml:space="preserve"> | Effect size. A) D</w:t>
                              </w:r>
                              <w:r w:rsidRPr="00E646E9">
                                <w:t xml:space="preserve">ifference in means </w:t>
                              </w:r>
                              <w:r>
                                <w:t xml:space="preserve">between origination probability after cooling-cooling compared to all other </w:t>
                              </w:r>
                              <w:proofErr w:type="spellStart"/>
                              <w:r>
                                <w:t>palaeoclimate</w:t>
                              </w:r>
                              <w:proofErr w:type="spellEnd"/>
                              <w:r>
                                <w:t xml:space="preserve"> interactions. B) Overall increase of origination probability after cooling-cooling </w:t>
                              </w:r>
                              <w:proofErr w:type="spellStart"/>
                              <w:r>
                                <w:t>palaeoclimate</w:t>
                              </w:r>
                              <w:proofErr w:type="spellEnd"/>
                              <w:r>
                                <w:t xml:space="preserve"> interactions compared to baseline probability. C) Cohen’s d effect size of the observed change in probability after cooling-cooling </w:t>
                              </w:r>
                              <w:proofErr w:type="spellStart"/>
                              <w:r>
                                <w:t>palaeoclimate</w:t>
                              </w:r>
                              <w:proofErr w:type="spellEnd"/>
                              <w:r>
                                <w:t xml:space="preserve"> interactions. Red points show estimates given by bootstrapping simulation, brown points estimates given by Bayesian regression, and grey points estimates based on raw output of </w:t>
                              </w:r>
                              <w:proofErr w:type="spellStart"/>
                              <w:r>
                                <w:t>generalised</w:t>
                              </w:r>
                              <w:proofErr w:type="spellEnd"/>
                              <w:r>
                                <w:t xml:space="preserve"> linear mixed effect models. Grey lines delineate 95% confidence intervals.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0814EB" id="Gruppieren 6" o:spid="_x0000_s1032" style="position:absolute;margin-left:10.7pt;margin-top:21.65pt;width:437.85pt;height:255.35pt;z-index:251668480" coordsize="55608,32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">
                <v:shape id="Grafik 10" o:spid="_x0000_s1033" type="#_x0000_t75" alt="Ein Bild, das Screenshot enthält.&#10;&#10;Automatisch generierte Beschreibung" style="position:absolute;width:32365;height:3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">
                  <v:imagedata r:id="rId13" o:title="Ein Bild, das Screenshot enthält"/>
                  <v:path arrowok="t"/>
                </v:shape>
                <v:shape id="Textfeld 5" o:spid="_x0000_s1034" type="#_x0000_t202" style="position:absolute;left:32869;top:462;width:22739;height:3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47617A12" w14:textId="328B37D0" w:rsidR="00E34372" w:rsidRPr="008F499D" w:rsidRDefault="00E34372" w:rsidP="00E646E9">
                        <w:pPr>
                          <w:pStyle w:val="Beschriftung"/>
                        </w:pPr>
                        <w:bookmarkStart w:id="56" w:name="_Ref38640251"/>
                        <w:r>
                          <w:t xml:space="preserve">Fig. </w:t>
                        </w:r>
                        <w:r>
                          <w:fldChar w:fldCharType="begin"/>
                        </w:r>
                        <w:r>
                          <w:instrText xml:space="preserve"> SEQ Fig. \* ARABIC </w:instrText>
                        </w:r>
                        <w:r>
                          <w:fldChar w:fldCharType="separate"/>
                        </w:r>
                        <w:r>
                          <w:rPr>
                            <w:noProof/>
                          </w:rPr>
                          <w:t>3</w:t>
                        </w:r>
                        <w:r>
                          <w:fldChar w:fldCharType="end"/>
                        </w:r>
                        <w:bookmarkEnd w:id="56"/>
                        <w:r>
                          <w:t xml:space="preserve"> | Effect size. A) D</w:t>
                        </w:r>
                        <w:r w:rsidRPr="00E646E9">
                          <w:t xml:space="preserve">ifference in means </w:t>
                        </w:r>
                        <w:r>
                          <w:t xml:space="preserve">between origination probability after cooling-cooling compared to all other </w:t>
                        </w:r>
                        <w:proofErr w:type="spellStart"/>
                        <w:r>
                          <w:t>palaeoclimate</w:t>
                        </w:r>
                        <w:proofErr w:type="spellEnd"/>
                        <w:r>
                          <w:t xml:space="preserve"> interactions. B) Overall increase of origination probability after cooling-cooling </w:t>
                        </w:r>
                        <w:proofErr w:type="spellStart"/>
                        <w:r>
                          <w:t>palaeoclimate</w:t>
                        </w:r>
                        <w:proofErr w:type="spellEnd"/>
                        <w:r>
                          <w:t xml:space="preserve"> interactions compared to baseline probability. C) Cohen’s d effect size of the observed change in probability after cooling-cooling </w:t>
                        </w:r>
                        <w:proofErr w:type="spellStart"/>
                        <w:r>
                          <w:t>palaeoclimate</w:t>
                        </w:r>
                        <w:proofErr w:type="spellEnd"/>
                        <w:r>
                          <w:t xml:space="preserve"> interactions. Red points show estimates given by bootstrapping simulation, brown points estimates given by Bayesian regression, and grey points estimates based on raw output of </w:t>
                        </w:r>
                        <w:proofErr w:type="spellStart"/>
                        <w:r>
                          <w:t>generalised</w:t>
                        </w:r>
                        <w:proofErr w:type="spellEnd"/>
                        <w:r>
                          <w:t xml:space="preserve"> linear mixed effect models. Grey lines delineate 95% confidence intervals. </w:t>
                        </w:r>
                      </w:p>
                    </w:txbxContent>
                  </v:textbox>
                </v:shape>
                <w10:wrap type="topAndBottom"/>
              </v:group>
            </w:pict>
          </mc:Fallback>
        </mc:AlternateContent>
      </w:r>
    </w:p>
    <w:p w14:paraId="7FD0F8D0" w14:textId="2314C074" w:rsidR="00EB4BE2" w:rsidRPr="00A0236E" w:rsidRDefault="00EB4BE2" w:rsidP="006C5525">
      <w:pPr>
        <w:rPr>
          <w:lang w:val="en-GB"/>
        </w:rPr>
      </w:pPr>
    </w:p>
    <w:p w14:paraId="3443B69F" w14:textId="64726450" w:rsidR="00EB4BE2" w:rsidRPr="00A0236E" w:rsidRDefault="006B0577" w:rsidP="006C5525">
      <w:pPr>
        <w:rPr>
          <w:lang w:val="en-GB"/>
        </w:rPr>
      </w:pPr>
      <w:r>
        <w:rPr>
          <w:noProof/>
          <w:lang w:val="de-DE" w:eastAsia="de-DE"/>
        </w:rPr>
        <mc:AlternateContent>
          <mc:Choice Requires="wpg">
            <w:drawing>
              <wp:anchor distT="0" distB="0" distL="114300" distR="114300" simplePos="0" relativeHeight="251677696" behindDoc="0" locked="0" layoutInCell="1" allowOverlap="1" wp14:anchorId="137F45F4" wp14:editId="6F32DB90">
                <wp:simplePos x="0" y="0"/>
                <wp:positionH relativeFrom="column">
                  <wp:posOffset>141605</wp:posOffset>
                </wp:positionH>
                <wp:positionV relativeFrom="paragraph">
                  <wp:posOffset>377190</wp:posOffset>
                </wp:positionV>
                <wp:extent cx="4572000" cy="4439285"/>
                <wp:effectExtent l="0" t="0" r="0" b="0"/>
                <wp:wrapTopAndBottom/>
                <wp:docPr id="24" name="Gruppieren 24"/>
                <wp:cNvGraphicFramePr/>
                <a:graphic xmlns:a="http://schemas.openxmlformats.org/drawingml/2006/main">
                  <a:graphicData uri="http://schemas.microsoft.com/office/word/2010/wordprocessingGroup">
                    <wpg:wgp>
                      <wpg:cNvGrpSpPr/>
                      <wpg:grpSpPr>
                        <a:xfrm>
                          <a:off x="0" y="0"/>
                          <a:ext cx="4572000" cy="4439285"/>
                          <a:chOff x="0" y="0"/>
                          <a:chExt cx="4572000" cy="4439285"/>
                        </a:xfrm>
                      </wpg:grpSpPr>
                      <pic:pic xmlns:pic="http://schemas.openxmlformats.org/drawingml/2006/picture">
                        <pic:nvPicPr>
                          <pic:cNvPr id="19" name="Grafik 19" descr="Ein Bild, das Karte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23" name="Textfeld 23"/>
                        <wps:cNvSpPr txBox="1"/>
                        <wps:spPr>
                          <a:xfrm>
                            <a:off x="0" y="3289300"/>
                            <a:ext cx="4572000" cy="1149985"/>
                          </a:xfrm>
                          <a:prstGeom prst="rect">
                            <a:avLst/>
                          </a:prstGeom>
                          <a:solidFill>
                            <a:prstClr val="white"/>
                          </a:solidFill>
                          <a:ln>
                            <a:noFill/>
                          </a:ln>
                        </wps:spPr>
                        <wps:txbx>
                          <w:txbxContent>
                            <w:p w14:paraId="54078F57" w14:textId="10054E64" w:rsidR="00E34372" w:rsidRPr="00EF41C4" w:rsidRDefault="00E34372" w:rsidP="006B0577">
                              <w:pPr>
                                <w:pStyle w:val="Beschriftung"/>
                                <w:rPr>
                                  <w:noProof/>
                                </w:rPr>
                              </w:pPr>
                              <w:bookmarkStart w:id="57" w:name="_Ref39828144"/>
                              <w:r>
                                <w:t xml:space="preserve">Fig. </w:t>
                              </w:r>
                              <w:r>
                                <w:fldChar w:fldCharType="begin"/>
                              </w:r>
                              <w:r>
                                <w:instrText xml:space="preserve"> SEQ Fig. \* ARABIC </w:instrText>
                              </w:r>
                              <w:r>
                                <w:fldChar w:fldCharType="separate"/>
                              </w:r>
                              <w:r>
                                <w:rPr>
                                  <w:noProof/>
                                </w:rPr>
                                <w:t>4</w:t>
                              </w:r>
                              <w:r>
                                <w:fldChar w:fldCharType="end"/>
                              </w:r>
                              <w:bookmarkEnd w:id="57"/>
                              <w:r>
                                <w:t xml:space="preserve"> | </w:t>
                              </w:r>
                              <w:r w:rsidRPr="006B0577">
                                <w:t xml:space="preserve">Group differences. Origination probability for all major phyla and throughout time after cooling-cooling compared to all other </w:t>
                              </w:r>
                              <w:proofErr w:type="spellStart"/>
                              <w:r w:rsidRPr="006B0577">
                                <w:t>palaeoclimate</w:t>
                              </w:r>
                              <w:proofErr w:type="spellEnd"/>
                              <w:r w:rsidRPr="006B0577">
                                <w:t xml:space="preserve"> interactions. The red point shows the overall response, brown points response per time slice, and grey points per phyla. Grey lines show 95% confidence intervals. Stage 14 is the oldest stage included in analysis, and stage 94 the youngest.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7F45F4" id="Gruppieren 24" o:spid="_x0000_s1035" style="position:absolute;margin-left:11.15pt;margin-top:29.7pt;width:5in;height:349.55pt;z-index:251677696" coordsize="45720,44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">
                <v:shape id="Grafik 19" o:spid="_x0000_s1036" type="#_x0000_t75" alt="Ein Bild, das Karte enthält.&#10;&#10;Automatisch generierte Beschreibung" style="position:absolute;width:45720;height:3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">
                  <v:imagedata r:id="rId15" o:title="Ein Bild, das Karte enthält"/>
                  <v:path arrowok="t"/>
                </v:shape>
                <v:shape id="Textfeld 23" o:spid="_x0000_s1037" type="#_x0000_t202" style="position:absolute;top:32893;width:45720;height:1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4078F57" w14:textId="10054E64" w:rsidR="00E34372" w:rsidRPr="00EF41C4" w:rsidRDefault="00E34372" w:rsidP="006B0577">
                        <w:pPr>
                          <w:pStyle w:val="Beschriftung"/>
                          <w:rPr>
                            <w:noProof/>
                          </w:rPr>
                        </w:pPr>
                        <w:bookmarkStart w:id="58" w:name="_Ref39828144"/>
                        <w:r>
                          <w:t xml:space="preserve">Fig. </w:t>
                        </w:r>
                        <w:r>
                          <w:fldChar w:fldCharType="begin"/>
                        </w:r>
                        <w:r>
                          <w:instrText xml:space="preserve"> SEQ Fig. \* ARABIC </w:instrText>
                        </w:r>
                        <w:r>
                          <w:fldChar w:fldCharType="separate"/>
                        </w:r>
                        <w:r>
                          <w:rPr>
                            <w:noProof/>
                          </w:rPr>
                          <w:t>4</w:t>
                        </w:r>
                        <w:r>
                          <w:fldChar w:fldCharType="end"/>
                        </w:r>
                        <w:bookmarkEnd w:id="58"/>
                        <w:r>
                          <w:t xml:space="preserve"> | </w:t>
                        </w:r>
                        <w:r w:rsidRPr="006B0577">
                          <w:t xml:space="preserve">Group differences. Origination probability for all major phyla and throughout time after cooling-cooling compared to all other </w:t>
                        </w:r>
                        <w:proofErr w:type="spellStart"/>
                        <w:r w:rsidRPr="006B0577">
                          <w:t>palaeoclimate</w:t>
                        </w:r>
                        <w:proofErr w:type="spellEnd"/>
                        <w:r w:rsidRPr="006B0577">
                          <w:t xml:space="preserve"> interactions. The red point shows the overall response, brown points response per time slice, and grey points per phyla. Grey lines show 95% confidence intervals. Stage 14 is the oldest stage included in analysis, and stage 94 the youngest.</w:t>
                        </w:r>
                      </w:p>
                    </w:txbxContent>
                  </v:textbox>
                </v:shape>
                <w10:wrap type="topAndBottom"/>
              </v:group>
            </w:pict>
          </mc:Fallback>
        </mc:AlternateContent>
      </w:r>
    </w:p>
    <w:p w14:paraId="7CDAD0D6" w14:textId="37E5BA2F" w:rsidR="00EB4BE2" w:rsidRPr="00A0236E" w:rsidRDefault="00131C99" w:rsidP="006C5525">
      <w:pPr>
        <w:rPr>
          <w:lang w:val="en-GB"/>
        </w:rPr>
      </w:pPr>
      <w:r w:rsidRPr="00A0236E">
        <w:rPr>
          <w:lang w:val="en-GB"/>
        </w:rPr>
        <w:br w:type="page"/>
      </w:r>
    </w:p>
    <w:p w14:paraId="44E64DF9" w14:textId="5596CBCD" w:rsidR="00FB5C3B" w:rsidRPr="00A0236E" w:rsidRDefault="00FB5C3B">
      <w:pPr>
        <w:rPr>
          <w:b/>
          <w:bCs/>
          <w:lang w:val="en-GB"/>
        </w:rPr>
      </w:pPr>
      <w:r w:rsidRPr="00A0236E">
        <w:rPr>
          <w:b/>
          <w:bCs/>
          <w:lang w:val="en-GB"/>
        </w:rPr>
        <w:lastRenderedPageBreak/>
        <w:t>Methodology</w:t>
      </w:r>
    </w:p>
    <w:p w14:paraId="15155B48" w14:textId="0455B7F0" w:rsidR="00B13D4C" w:rsidRPr="00A0236E" w:rsidRDefault="00557163">
      <w:pPr>
        <w:rPr>
          <w:u w:val="single"/>
          <w:lang w:val="en-GB"/>
        </w:rPr>
      </w:pPr>
      <w:r w:rsidRPr="00A0236E">
        <w:rPr>
          <w:u w:val="single"/>
          <w:lang w:val="en-GB"/>
        </w:rPr>
        <w:t>Fossil d</w:t>
      </w:r>
      <w:r w:rsidR="00B13D4C" w:rsidRPr="00A0236E">
        <w:rPr>
          <w:u w:val="single"/>
          <w:lang w:val="en-GB"/>
        </w:rPr>
        <w:t>ata</w:t>
      </w:r>
    </w:p>
    <w:p w14:paraId="0374F28D" w14:textId="308E7390" w:rsidR="00FB5C3B" w:rsidRPr="00A0236E" w:rsidRDefault="007B0CA1" w:rsidP="005151A1">
      <w:pPr>
        <w:rPr>
          <w:lang w:val="en-GB"/>
        </w:rPr>
      </w:pPr>
      <w:r w:rsidRPr="00A0236E">
        <w:rPr>
          <w:lang w:val="en-GB"/>
        </w:rPr>
        <w:t>We downloaded data from the Paleobiology Database (PaleoDB, paleobiodb.org) on 26 January 2020, including all occurrences from the Ediacaran to the Holocene.</w:t>
      </w:r>
      <w:r w:rsidR="00D747A7" w:rsidRPr="00A0236E">
        <w:rPr>
          <w:lang w:val="en-GB"/>
        </w:rPr>
        <w:t xml:space="preserve"> All analyses were conducted at the genus level. This taxonomic level is a compromise between uncertainty in the species level taxonomy of fossils and data loss at coarser taxonomic resolutions </w:t>
      </w:r>
      <w:sdt>
        <w:sdtPr>
          <w:rPr>
            <w:lang w:val="en-GB"/>
          </w:rPr>
          <w:alias w:val="Don't edit this field"/>
          <w:tag w:val="CitaviPlaceholder#1546e260-1993-48de-a14a-be5579c79f8a"/>
          <w:id w:val="-430516996"/>
          <w:placeholder>
            <w:docPart w:val="C93806ECF13E4447BDDF52F6B87FB1D6"/>
          </w:placeholder>
        </w:sdtPr>
        <w:sdtContent>
          <w:r w:rsidR="00D747A7" w:rsidRPr="00A0236E">
            <w:rPr>
              <w:lang w:val="en-GB"/>
            </w:rPr>
            <w:fldChar w:fldCharType="begin"/>
          </w:r>
          <w:r w:rsidR="007D5177">
            <w:rPr>
              <w:lang w:val="en-GB"/>
            </w:rPr>
            <w:instrText>ADDIN CitaviPlaceholder{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}</w:instrText>
          </w:r>
          <w:r w:rsidR="00D747A7" w:rsidRPr="00A0236E">
            <w:rPr>
              <w:lang w:val="en-GB"/>
            </w:rPr>
            <w:fldChar w:fldCharType="separate"/>
          </w:r>
          <w:r w:rsidR="007D5177">
            <w:rPr>
              <w:lang w:val="en-GB"/>
            </w:rPr>
            <w:t>(Valentine 1974)</w:t>
          </w:r>
          <w:r w:rsidR="00D747A7" w:rsidRPr="00A0236E">
            <w:rPr>
              <w:lang w:val="en-GB"/>
            </w:rPr>
            <w:fldChar w:fldCharType="end"/>
          </w:r>
        </w:sdtContent>
      </w:sdt>
      <w:r w:rsidR="00D747A7" w:rsidRPr="00A0236E">
        <w:rPr>
          <w:lang w:val="en-GB"/>
        </w:rPr>
        <w:t>.</w:t>
      </w:r>
      <w:r w:rsidRPr="00A0236E">
        <w:rPr>
          <w:lang w:val="en-GB"/>
        </w:rPr>
        <w:t xml:space="preserve"> We filtered the data to only comprise marine animal taxa and heterotrophic protists, i.e. the same taxonomic groups listed in Sepkoski’s </w:t>
      </w:r>
      <w:sdt>
        <w:sdtPr>
          <w:rPr>
            <w:lang w:val="en-GB"/>
          </w:rPr>
          <w:alias w:val="Don't edit this field"/>
          <w:tag w:val="CitaviPlaceholder#97c7ce86-3a9d-4141-8106-82c323f6f7b6"/>
          <w:id w:val="-1328051078"/>
          <w:placeholder>
            <w:docPart w:val="DefaultPlaceholder_-1854013440"/>
          </w:placeholder>
        </w:sdtPr>
        <w:sdtContent>
          <w:r w:rsidRPr="00A0236E">
            <w:rPr>
              <w:lang w:val="en-GB"/>
            </w:rPr>
            <w:fldChar w:fldCharType="begin"/>
          </w:r>
          <w:r w:rsidR="007D5177">
            <w:rPr>
              <w:lang w:val="en-GB"/>
            </w:rPr>
            <w:instrText>ADDIN CitaviPlaceholder{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IwMDIpIn1dfSwiVGFnIjoiQ2l0YXZpUGxhY2Vob2xkZXIjOTdjN2NlODYtM2E5ZC00MTQxLTgxMDYtODJjMzIzZjZmN2I2IiwiVGV4dCI6IigyMDAyKSIsIldBSVZlcnNpb24iOiI2LjEuMC4wIn0=}</w:instrText>
          </w:r>
          <w:r w:rsidRPr="00A0236E">
            <w:rPr>
              <w:lang w:val="en-GB"/>
            </w:rPr>
            <w:fldChar w:fldCharType="separate"/>
          </w:r>
          <w:r w:rsidR="007D5177">
            <w:rPr>
              <w:lang w:val="en-GB"/>
            </w:rPr>
            <w:t>(2002)</w:t>
          </w:r>
          <w:r w:rsidRPr="00A0236E">
            <w:rPr>
              <w:lang w:val="en-GB"/>
            </w:rPr>
            <w:fldChar w:fldCharType="end"/>
          </w:r>
        </w:sdtContent>
      </w:sdt>
      <w:r w:rsidRPr="00A0236E">
        <w:rPr>
          <w:lang w:val="en-GB"/>
        </w:rPr>
        <w:t xml:space="preserve"> compendium following common processing recommendations </w:t>
      </w:r>
      <w:sdt>
        <w:sdtPr>
          <w:rPr>
            <w:lang w:val="en-GB"/>
          </w:rPr>
          <w:alias w:val="Don't edit this field"/>
          <w:tag w:val="CitaviPlaceholder#c837950b-86df-4fba-b763-47cde5d68de0"/>
          <w:id w:val="1248232483"/>
          <w:placeholder>
            <w:docPart w:val="DefaultPlaceholder_-1854013440"/>
          </w:placeholder>
        </w:sdtPr>
        <w:sdtContent>
          <w:r w:rsidRPr="00A0236E">
            <w:rPr>
              <w:lang w:val="en-GB"/>
            </w:rPr>
            <w:fldChar w:fldCharType="begin"/>
          </w:r>
          <w:r w:rsidR="007D5177">
            <w:rPr>
              <w:lang w:val="en-GB"/>
            </w:rPr>
            <w:instrText>ADDIN CitaviPlaceholder{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}</w:instrText>
          </w:r>
          <w:r w:rsidRPr="00A0236E">
            <w:rPr>
              <w:lang w:val="en-GB"/>
            </w:rPr>
            <w:fldChar w:fldCharType="separate"/>
          </w:r>
          <w:r w:rsidR="007D5177">
            <w:rPr>
              <w:lang w:val="en-GB"/>
            </w:rPr>
            <w:t>(Kocsis et al. 2019)</w:t>
          </w:r>
          <w:r w:rsidRPr="00A0236E">
            <w:rPr>
              <w:lang w:val="en-GB"/>
            </w:rPr>
            <w:fldChar w:fldCharType="end"/>
          </w:r>
        </w:sdtContent>
      </w:sdt>
      <w:r w:rsidRPr="00A0236E">
        <w:rPr>
          <w:lang w:val="en-GB"/>
        </w:rPr>
        <w:t xml:space="preserve">. Previous studies on the relationship </w:t>
      </w:r>
      <w:r w:rsidR="005151A1" w:rsidRPr="00A0236E">
        <w:rPr>
          <w:lang w:val="en-GB"/>
        </w:rPr>
        <w:t>between temperature and biodiversity were mainly based on Sepkoski’s compendium, rendering this data optimal for comp</w:t>
      </w:r>
      <w:r w:rsidR="00E44098" w:rsidRPr="00A0236E">
        <w:rPr>
          <w:lang w:val="en-GB"/>
        </w:rPr>
        <w:t>a</w:t>
      </w:r>
      <w:r w:rsidR="005151A1" w:rsidRPr="00A0236E">
        <w:rPr>
          <w:lang w:val="en-GB"/>
        </w:rPr>
        <w:t xml:space="preserve">rison purposes of our novel model structures. We </w:t>
      </w:r>
      <w:r w:rsidR="00D747A7" w:rsidRPr="00A0236E">
        <w:rPr>
          <w:lang w:val="en-GB"/>
        </w:rPr>
        <w:t xml:space="preserve">binned the data </w:t>
      </w:r>
      <w:r w:rsidR="005151A1" w:rsidRPr="00A0236E">
        <w:rPr>
          <w:lang w:val="en-GB"/>
        </w:rPr>
        <w:t xml:space="preserve">to one of 80 geological stages </w:t>
      </w:r>
      <w:sdt>
        <w:sdtPr>
          <w:rPr>
            <w:lang w:val="en-GB"/>
          </w:rPr>
          <w:alias w:val="Don't edit this field"/>
          <w:tag w:val="CitaviPlaceholder#d2ac6714-dfd9-4366-88ec-7cef03ecbb1f"/>
          <w:id w:val="-1777241812"/>
          <w:placeholder>
            <w:docPart w:val="DefaultPlaceholder_-1854013440"/>
          </w:placeholder>
        </w:sdtPr>
        <w:sdtContent>
          <w:r w:rsidR="005151A1" w:rsidRPr="00A0236E">
            <w:rPr>
              <w:lang w:val="en-GB"/>
            </w:rPr>
            <w:fldChar w:fldCharType="begin"/>
          </w:r>
          <w:r w:rsidR="007D5177">
            <w:rPr>
              <w:lang w:val="en-GB"/>
            </w:rPr>
            <w:instrText>ADDIN CitaviPlaceholder{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}</w:instrText>
          </w:r>
          <w:r w:rsidR="005151A1" w:rsidRPr="00A0236E">
            <w:rPr>
              <w:lang w:val="en-GB"/>
            </w:rPr>
            <w:fldChar w:fldCharType="separate"/>
          </w:r>
          <w:r w:rsidR="007D5177">
            <w:rPr>
              <w:lang w:val="en-GB"/>
            </w:rPr>
            <w:t>(Ogg et al. 2016)</w:t>
          </w:r>
          <w:r w:rsidR="005151A1" w:rsidRPr="00A0236E">
            <w:rPr>
              <w:lang w:val="en-GB"/>
            </w:rPr>
            <w:fldChar w:fldCharType="end"/>
          </w:r>
        </w:sdtContent>
      </w:sdt>
      <w:r w:rsidR="005151A1" w:rsidRPr="00A0236E">
        <w:rPr>
          <w:lang w:val="en-GB"/>
        </w:rPr>
        <w:t xml:space="preserve">, ranging from the Ordovician to the Pleistocene. The Holocene </w:t>
      </w:r>
      <w:r w:rsidR="00557163" w:rsidRPr="00A0236E">
        <w:rPr>
          <w:lang w:val="en-GB"/>
        </w:rPr>
        <w:t>as well as stages older than the Ordovician were</w:t>
      </w:r>
      <w:r w:rsidR="005151A1" w:rsidRPr="00A0236E">
        <w:rPr>
          <w:lang w:val="en-GB"/>
        </w:rPr>
        <w:t xml:space="preserve"> excluded from the analysis. Ordovician stages were resolved using </w:t>
      </w:r>
      <w:proofErr w:type="spellStart"/>
      <w:r w:rsidR="005151A1" w:rsidRPr="00A0236E">
        <w:rPr>
          <w:lang w:val="en-GB"/>
        </w:rPr>
        <w:t>biozone</w:t>
      </w:r>
      <w:proofErr w:type="spellEnd"/>
      <w:r w:rsidR="005151A1" w:rsidRPr="00A0236E">
        <w:rPr>
          <w:lang w:val="en-GB"/>
        </w:rPr>
        <w:t xml:space="preserve"> and formation entries due to potential stratigraphic errors </w:t>
      </w:r>
      <w:sdt>
        <w:sdtPr>
          <w:rPr>
            <w:lang w:val="en-GB"/>
          </w:rPr>
          <w:alias w:val="Don't edit this field"/>
          <w:tag w:val="CitaviPlaceholder#7e3e921a-e6f3-40e4-af20-faac6830223d"/>
          <w:id w:val="425623290"/>
          <w:placeholder>
            <w:docPart w:val="DefaultPlaceholder_-1854013440"/>
          </w:placeholder>
        </w:sdtPr>
        <w:sdtContent>
          <w:r w:rsidR="005151A1" w:rsidRPr="00A0236E">
            <w:rPr>
              <w:lang w:val="en-GB"/>
            </w:rPr>
            <w:fldChar w:fldCharType="begin"/>
          </w:r>
          <w:r w:rsidR="007D5177">
            <w:rPr>
              <w:lang w:val="en-GB"/>
            </w:rPr>
            <w:instrText>ADDIN CitaviPlaceholder{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}</w:instrText>
          </w:r>
          <w:r w:rsidR="005151A1" w:rsidRPr="00A0236E">
            <w:rPr>
              <w:lang w:val="en-GB"/>
            </w:rPr>
            <w:fldChar w:fldCharType="separate"/>
          </w:r>
          <w:r w:rsidR="007D5177">
            <w:rPr>
              <w:lang w:val="en-GB"/>
            </w:rPr>
            <w:t>(Kocsis et al. 2019)</w:t>
          </w:r>
          <w:r w:rsidR="005151A1" w:rsidRPr="00A0236E">
            <w:rPr>
              <w:lang w:val="en-GB"/>
            </w:rPr>
            <w:fldChar w:fldCharType="end"/>
          </w:r>
        </w:sdtContent>
      </w:sdt>
      <w:r w:rsidR="005151A1" w:rsidRPr="00A0236E">
        <w:rPr>
          <w:lang w:val="en-GB"/>
        </w:rPr>
        <w:t xml:space="preserve">. </w:t>
      </w:r>
      <w:r w:rsidR="00E44098" w:rsidRPr="00A0236E">
        <w:rPr>
          <w:lang w:val="en-GB"/>
        </w:rPr>
        <w:t xml:space="preserve">Further data </w:t>
      </w:r>
      <w:r w:rsidR="00D747A7" w:rsidRPr="00A0236E">
        <w:rPr>
          <w:lang w:val="en-GB"/>
        </w:rPr>
        <w:t xml:space="preserve">cleaning </w:t>
      </w:r>
      <w:r w:rsidR="00E44098" w:rsidRPr="00A0236E">
        <w:rPr>
          <w:lang w:val="en-GB"/>
        </w:rPr>
        <w:t xml:space="preserve">included </w:t>
      </w:r>
      <w:r w:rsidR="00D747A7" w:rsidRPr="00A0236E">
        <w:rPr>
          <w:lang w:val="en-GB"/>
        </w:rPr>
        <w:t xml:space="preserve">removal of uncertain taxonomical ranks, duplicates in bins, single-collection and single-reference taxa as well as missing higher-level taxonomy. </w:t>
      </w:r>
      <w:r w:rsidR="00E44098" w:rsidRPr="00A0236E">
        <w:rPr>
          <w:lang w:val="en-GB"/>
        </w:rPr>
        <w:t xml:space="preserve">Taxa confined to a single stage (singletons) were excluded as they tend to produce undesirable distortions of the fossil record </w:t>
      </w:r>
      <w:sdt>
        <w:sdtPr>
          <w:rPr>
            <w:lang w:val="en-GB"/>
          </w:rPr>
          <w:alias w:val="Don't edit this field"/>
          <w:tag w:val="CitaviPlaceholder#d5225eff-0578-4f9f-9c17-8fd6a50fd827"/>
          <w:id w:val="775675282"/>
          <w:placeholder>
            <w:docPart w:val="DefaultPlaceholder_-1854013440"/>
          </w:placeholder>
        </w:sdtPr>
        <w:sdtContent>
          <w:r w:rsidR="00E44098" w:rsidRPr="00A0236E">
            <w:rPr>
              <w:lang w:val="en-GB"/>
            </w:rPr>
            <w:fldChar w:fldCharType="begin"/>
          </w:r>
          <w:r w:rsidR="007D5177">
            <w:rPr>
              <w:lang w:val="en-GB"/>
            </w:rPr>
            <w:instrText>ADDIN CitaviPlaceholder{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}</w:instrText>
          </w:r>
          <w:r w:rsidR="00E44098" w:rsidRPr="00A0236E">
            <w:rPr>
              <w:lang w:val="en-GB"/>
            </w:rPr>
            <w:fldChar w:fldCharType="separate"/>
          </w:r>
          <w:r w:rsidR="007D5177">
            <w:rPr>
              <w:lang w:val="en-GB"/>
            </w:rPr>
            <w:t>(Foote 2000)</w:t>
          </w:r>
          <w:r w:rsidR="00E44098" w:rsidRPr="00A0236E">
            <w:rPr>
              <w:lang w:val="en-GB"/>
            </w:rPr>
            <w:fldChar w:fldCharType="end"/>
          </w:r>
        </w:sdtContent>
      </w:sdt>
      <w:r w:rsidR="00E44098" w:rsidRPr="00A0236E">
        <w:rPr>
          <w:lang w:val="en-GB"/>
        </w:rPr>
        <w:t xml:space="preserve">. </w:t>
      </w:r>
      <w:r w:rsidR="007E3E93" w:rsidRPr="00A0236E">
        <w:rPr>
          <w:lang w:val="en-GB"/>
        </w:rPr>
        <w:t xml:space="preserve">Collections from unlithified sediments were omitted to reduce sampling bias </w:t>
      </w:r>
      <w:sdt>
        <w:sdtPr>
          <w:rPr>
            <w:lang w:val="en-GB"/>
          </w:rPr>
          <w:alias w:val="Don't edit this field"/>
          <w:tag w:val="CitaviPlaceholder#396331b5-f442-4c8b-9091-a34abf3974e4"/>
          <w:id w:val="-2131701490"/>
          <w:placeholder>
            <w:docPart w:val="DefaultPlaceholder_-1854013440"/>
          </w:placeholder>
        </w:sdtPr>
        <w:sdtContent>
          <w:r w:rsidR="007E3E93" w:rsidRPr="00A0236E">
            <w:rPr>
              <w:lang w:val="en-GB"/>
            </w:rPr>
            <w:fldChar w:fldCharType="begin"/>
          </w:r>
          <w:r w:rsidR="007D5177">
            <w:rPr>
              <w:lang w:val="en-GB"/>
            </w:rPr>
            <w:instrText>ADDIN CitaviPlaceholder{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}</w:instrText>
          </w:r>
          <w:r w:rsidR="007E3E93" w:rsidRPr="00A0236E">
            <w:rPr>
              <w:lang w:val="en-GB"/>
            </w:rPr>
            <w:fldChar w:fldCharType="separate"/>
          </w:r>
          <w:r w:rsidR="007D5177">
            <w:rPr>
              <w:lang w:val="en-GB"/>
            </w:rPr>
            <w:t>(Alroy et al. 2008)</w:t>
          </w:r>
          <w:r w:rsidR="007E3E93" w:rsidRPr="00A0236E">
            <w:rPr>
              <w:lang w:val="en-GB"/>
            </w:rPr>
            <w:fldChar w:fldCharType="end"/>
          </w:r>
        </w:sdtContent>
      </w:sdt>
      <w:r w:rsidR="007E3E93" w:rsidRPr="00A0236E">
        <w:rPr>
          <w:lang w:val="en-GB"/>
        </w:rPr>
        <w:t xml:space="preserve">. </w:t>
      </w:r>
      <w:r w:rsidR="00D747A7" w:rsidRPr="00A0236E">
        <w:rPr>
          <w:lang w:val="en-GB"/>
        </w:rPr>
        <w:t>We then transformed occurrence data into ranges congruent to a time series with one single origination and extinction event for each genus</w:t>
      </w:r>
      <w:r w:rsidR="00F12CFA" w:rsidRPr="00A0236E">
        <w:rPr>
          <w:lang w:val="en-GB"/>
        </w:rPr>
        <w:t>.</w:t>
      </w:r>
    </w:p>
    <w:p w14:paraId="1B21BDBA" w14:textId="4AF8D62A" w:rsidR="00557163" w:rsidRPr="00A0236E" w:rsidRDefault="00557163" w:rsidP="005151A1">
      <w:pPr>
        <w:rPr>
          <w:u w:val="single"/>
          <w:lang w:val="en-GB"/>
        </w:rPr>
      </w:pPr>
      <w:r w:rsidRPr="00A0236E">
        <w:rPr>
          <w:u w:val="single"/>
          <w:lang w:val="en-GB"/>
        </w:rPr>
        <w:t>Climate proxy data</w:t>
      </w:r>
    </w:p>
    <w:p w14:paraId="06BCFED6" w14:textId="6407254C" w:rsidR="00557163" w:rsidRPr="00A0236E" w:rsidRDefault="00557163" w:rsidP="005151A1">
      <w:pPr>
        <w:rPr>
          <w:lang w:val="en-GB"/>
        </w:rPr>
      </w:pPr>
      <w:r w:rsidRPr="00A0236E">
        <w:rPr>
          <w:lang w:val="en-GB"/>
        </w:rPr>
        <w:t xml:space="preserve">To reconstruct temperature change over time, we used the tropical whole surface water (mixed layers &lt; 300 m deep) oxygen isotope dataset from a compilation of marine carbonate isotopes </w:t>
      </w:r>
      <w:sdt>
        <w:sdtPr>
          <w:rPr>
            <w:lang w:val="en-GB"/>
          </w:rPr>
          <w:alias w:val="Don't edit this field"/>
          <w:tag w:val="CitaviPlaceholder#8b5e13d4-75e3-459a-bf9e-6fa7f0ba13f9"/>
          <w:id w:val="761882740"/>
          <w:placeholder>
            <w:docPart w:val="DefaultPlaceholder_-1854013440"/>
          </w:placeholder>
        </w:sdtPr>
        <w:sdtContent>
          <w:r w:rsidRPr="00A0236E">
            <w:rPr>
              <w:lang w:val="en-GB"/>
            </w:rPr>
            <w:fldChar w:fldCharType="begin"/>
          </w:r>
          <w:r w:rsidR="007D5177">
            <w:rPr>
              <w:lang w:val="en-GB"/>
            </w:rPr>
            <w:instrText>ADDIN CitaviPlaceholder{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}</w:instrText>
          </w:r>
          <w:r w:rsidRPr="00A0236E">
            <w:rPr>
              <w:lang w:val="en-GB"/>
            </w:rPr>
            <w:fldChar w:fldCharType="separate"/>
          </w:r>
          <w:r w:rsidR="007D5177">
            <w:rPr>
              <w:lang w:val="en-GB"/>
            </w:rPr>
            <w:t>(Veizer und Prokoph 2015)</w:t>
          </w:r>
          <w:r w:rsidRPr="00A0236E">
            <w:rPr>
              <w:lang w:val="en-GB"/>
            </w:rPr>
            <w:fldChar w:fldCharType="end"/>
          </w:r>
        </w:sdtContent>
      </w:sdt>
      <w:r w:rsidRPr="00A0236E">
        <w:rPr>
          <w:lang w:val="en-GB"/>
        </w:rPr>
        <w:t xml:space="preserve">. The </w:t>
      </w:r>
      <w:r w:rsidRPr="00A0236E">
        <w:rPr>
          <w:rFonts w:cstheme="minorHAnsi"/>
          <w:lang w:val="en-GB"/>
        </w:rPr>
        <w:t>δ</w:t>
      </w:r>
      <w:r w:rsidRPr="00A0236E">
        <w:rPr>
          <w:vertAlign w:val="superscript"/>
          <w:lang w:val="en-GB"/>
        </w:rPr>
        <w:t>18</w:t>
      </w:r>
      <w:r w:rsidRPr="00A0236E">
        <w:rPr>
          <w:lang w:val="en-GB"/>
        </w:rPr>
        <w:t xml:space="preserve">O values of well-preserved calcareous shells are often considered as the best available temperature proxy for the fossil record </w:t>
      </w:r>
      <w:sdt>
        <w:sdtPr>
          <w:rPr>
            <w:lang w:val="en-GB"/>
          </w:rPr>
          <w:alias w:val="Don't edit this field"/>
          <w:tag w:val="CitaviPlaceholder#65970b2f-5401-4aab-8373-15f276db08e5"/>
          <w:id w:val="1717619662"/>
          <w:placeholder>
            <w:docPart w:val="DefaultPlaceholder_-1854013440"/>
          </w:placeholder>
        </w:sdtPr>
        <w:sdtContent>
          <w:r w:rsidRPr="00A0236E">
            <w:rPr>
              <w:lang w:val="en-GB"/>
            </w:rPr>
            <w:fldChar w:fldCharType="begin"/>
          </w:r>
          <w:r w:rsidR="007D5177">
            <w:rPr>
              <w:lang w:val="en-GB"/>
            </w:rPr>
            <w:instrText>ADDIN CitaviPlaceholder{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}</w:instrText>
          </w:r>
          <w:r w:rsidRPr="00A0236E">
            <w:rPr>
              <w:lang w:val="en-GB"/>
            </w:rPr>
            <w:fldChar w:fldCharType="separate"/>
          </w:r>
          <w:r w:rsidR="007D5177">
            <w:rPr>
              <w:lang w:val="en-GB"/>
            </w:rPr>
            <w:t>(Song et al. 2019)</w:t>
          </w:r>
          <w:r w:rsidRPr="00A0236E">
            <w:rPr>
              <w:lang w:val="en-GB"/>
            </w:rPr>
            <w:fldChar w:fldCharType="end"/>
          </w:r>
        </w:sdtContent>
      </w:sdt>
      <w:r w:rsidRPr="00A0236E">
        <w:rPr>
          <w:lang w:val="en-GB"/>
        </w:rPr>
        <w:t xml:space="preserve">. To reduce bias while calculating palaeotemperature from the raw </w:t>
      </w:r>
      <w:r w:rsidRPr="00A0236E">
        <w:rPr>
          <w:rFonts w:cstheme="minorHAnsi"/>
          <w:lang w:val="en-GB"/>
        </w:rPr>
        <w:t>δ</w:t>
      </w:r>
      <w:r w:rsidRPr="00A0236E">
        <w:rPr>
          <w:vertAlign w:val="superscript"/>
          <w:lang w:val="en-GB"/>
        </w:rPr>
        <w:t>18</w:t>
      </w:r>
      <w:r w:rsidRPr="00A0236E">
        <w:rPr>
          <w:lang w:val="en-GB"/>
        </w:rPr>
        <w:t xml:space="preserve">O values, we followed the data processing of </w:t>
      </w:r>
      <w:sdt>
        <w:sdtPr>
          <w:rPr>
            <w:lang w:val="en-GB"/>
          </w:rPr>
          <w:alias w:val="Don't edit this field"/>
          <w:tag w:val="CitaviPlaceholder#9790b125-aae2-4906-a7bf-de691fa68279"/>
          <w:id w:val="-1607109955"/>
          <w:placeholder>
            <w:docPart w:val="DefaultPlaceholder_-1854013440"/>
          </w:placeholder>
        </w:sdtPr>
        <w:sdtContent>
          <w:r w:rsidRPr="00A0236E">
            <w:rPr>
              <w:lang w:val="en-GB"/>
            </w:rPr>
            <w:fldChar w:fldCharType="begin"/>
          </w:r>
          <w:r w:rsidR="007D5177">
            <w:rPr>
              <w:lang w:val="en-GB"/>
            </w:rPr>
            <w:instrText>ADDIN CitaviPlaceholder{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}</w:instrText>
          </w:r>
          <w:r w:rsidRPr="00A0236E">
            <w:rPr>
              <w:lang w:val="en-GB"/>
            </w:rPr>
            <w:fldChar w:fldCharType="separate"/>
          </w:r>
          <w:r w:rsidR="007D5177">
            <w:rPr>
              <w:lang w:val="en-GB"/>
            </w:rPr>
            <w:t>Reddin et al.</w:t>
          </w:r>
          <w:r w:rsidRPr="00A0236E">
            <w:rPr>
              <w:lang w:val="en-GB"/>
            </w:rPr>
            <w:fldChar w:fldCharType="end"/>
          </w:r>
        </w:sdtContent>
      </w:sdt>
      <w:r w:rsidRPr="00A0236E">
        <w:rPr>
          <w:lang w:val="en-GB"/>
        </w:rPr>
        <w:t xml:space="preserve"> </w:t>
      </w:r>
      <w:sdt>
        <w:sdtPr>
          <w:rPr>
            <w:lang w:val="en-GB"/>
          </w:rPr>
          <w:alias w:val="Don't edit this field"/>
          <w:tag w:val="CitaviPlaceholder#c87f2218-2757-42bc-9fa7-39d4004c6b52"/>
          <w:id w:val="724876506"/>
          <w:placeholder>
            <w:docPart w:val="DefaultPlaceholder_-1854013440"/>
          </w:placeholder>
        </w:sdtPr>
        <w:sdtContent>
          <w:r w:rsidRPr="00A0236E">
            <w:rPr>
              <w:lang w:val="en-GB"/>
            </w:rPr>
            <w:fldChar w:fldCharType="begin"/>
          </w:r>
          <w:r w:rsidR="007D5177">
            <w:rPr>
              <w:lang w:val="en-GB"/>
            </w:rPr>
            <w:instrText>ADDIN CitaviPlaceholder{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gpIn1dfSwiVGFnIjoiQ2l0YXZpUGxhY2Vob2xkZXIjYzg3ZjIyMTgtMjc1Ny00MmJjLTlmYTctMzlkNDAwNGM2YjUyIiwiVGV4dCI6IigyMDE4KSIsIldBSVZlcnNpb24iOiI2LjEuMC4wIn0=}</w:instrText>
          </w:r>
          <w:r w:rsidRPr="00A0236E">
            <w:rPr>
              <w:lang w:val="en-GB"/>
            </w:rPr>
            <w:fldChar w:fldCharType="separate"/>
          </w:r>
          <w:r w:rsidR="007D5177">
            <w:rPr>
              <w:lang w:val="en-GB"/>
            </w:rPr>
            <w:t>(2018)</w:t>
          </w:r>
          <w:r w:rsidRPr="00A0236E">
            <w:rPr>
              <w:lang w:val="en-GB"/>
            </w:rPr>
            <w:fldChar w:fldCharType="end"/>
          </w:r>
        </w:sdtContent>
      </w:sdt>
      <w:r w:rsidRPr="00A0236E">
        <w:rPr>
          <w:lang w:val="en-GB"/>
        </w:rPr>
        <w:t xml:space="preserve">, including adjustments for the long-term trend in oxygen isotopic composition of seawater as well as averaging of tropical and subtropical records. We subsequently binned temperature data based on isotope values to geological stages to provide global mean temperature for each of the 80 stages used in our analysis. </w:t>
      </w:r>
    </w:p>
    <w:p w14:paraId="7E66BE25" w14:textId="14ADFD38" w:rsidR="00F304F6" w:rsidRPr="00A0236E" w:rsidRDefault="00F304F6" w:rsidP="005151A1">
      <w:pPr>
        <w:rPr>
          <w:u w:val="single"/>
          <w:lang w:val="en-GB"/>
        </w:rPr>
      </w:pPr>
      <w:r w:rsidRPr="00A0236E">
        <w:rPr>
          <w:u w:val="single"/>
          <w:lang w:val="en-GB"/>
        </w:rPr>
        <w:t>Statistical analysis</w:t>
      </w:r>
    </w:p>
    <w:p w14:paraId="71D8040A" w14:textId="367BB0B3" w:rsidR="00001B07" w:rsidRPr="00A0236E" w:rsidRDefault="00001B07" w:rsidP="005151A1">
      <w:pPr>
        <w:rPr>
          <w:i/>
          <w:iCs/>
          <w:lang w:val="en-GB"/>
        </w:rPr>
      </w:pPr>
      <w:r w:rsidRPr="00A0236E">
        <w:rPr>
          <w:i/>
          <w:iCs/>
          <w:lang w:val="en-GB"/>
        </w:rPr>
        <w:t>Generalised linear mixed effect models</w:t>
      </w:r>
    </w:p>
    <w:p w14:paraId="2073C61A" w14:textId="5C9B98ED" w:rsidR="001A7D93" w:rsidRPr="00A0236E" w:rsidRDefault="00A800D8" w:rsidP="001A7D93">
      <w:pPr>
        <w:rPr>
          <w:lang w:val="en-GB"/>
        </w:rPr>
      </w:pPr>
      <w:r w:rsidRPr="00A0236E">
        <w:rPr>
          <w:lang w:val="en-GB"/>
        </w:rPr>
        <w:lastRenderedPageBreak/>
        <w:t xml:space="preserve">All  analyses were carried out in R </w:t>
      </w:r>
      <w:sdt>
        <w:sdtPr>
          <w:rPr>
            <w:lang w:val="en-GB"/>
          </w:rPr>
          <w:alias w:val="Don't edit this field"/>
          <w:tag w:val="CitaviPlaceholder#7d3d34f0-2441-4110-9b9d-eafa3d6938c5"/>
          <w:id w:val="1428459312"/>
          <w:placeholder>
            <w:docPart w:val="DefaultPlaceholder_-1854013440"/>
          </w:placeholder>
        </w:sdtPr>
        <w:sdtContent>
          <w:r w:rsidRPr="00A0236E">
            <w:rPr>
              <w:lang w:val="en-GB"/>
            </w:rPr>
            <w:fldChar w:fldCharType="begin"/>
          </w:r>
          <w:r w:rsidR="007D5177">
            <w:rPr>
              <w:lang w:val="en-GB"/>
            </w:rPr>
            <w:instrText>ADDIN CitaviPlaceholder{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}</w:instrText>
          </w:r>
          <w:r w:rsidRPr="00A0236E">
            <w:rPr>
              <w:lang w:val="en-GB"/>
            </w:rPr>
            <w:fldChar w:fldCharType="separate"/>
          </w:r>
          <w:r w:rsidR="007D5177">
            <w:rPr>
              <w:lang w:val="en-GB"/>
            </w:rPr>
            <w:t>(R Core Team 2020)</w:t>
          </w:r>
          <w:r w:rsidRPr="00A0236E">
            <w:rPr>
              <w:lang w:val="en-GB"/>
            </w:rPr>
            <w:fldChar w:fldCharType="end"/>
          </w:r>
        </w:sdtContent>
      </w:sdt>
      <w:r w:rsidRPr="00A0236E">
        <w:rPr>
          <w:lang w:val="en-GB"/>
        </w:rPr>
        <w:t xml:space="preserve">. We used the lme4 package </w:t>
      </w:r>
      <w:sdt>
        <w:sdtPr>
          <w:rPr>
            <w:lang w:val="en-GB"/>
          </w:rPr>
          <w:alias w:val="Don't edit this field"/>
          <w:tag w:val="CitaviPlaceholder#a6e38246-c994-4978-9a0c-815477faec16"/>
          <w:id w:val="396094818"/>
          <w:placeholder>
            <w:docPart w:val="DefaultPlaceholder_-1854013440"/>
          </w:placeholder>
        </w:sdtPr>
        <w:sdtContent>
          <w:r w:rsidRPr="00A0236E">
            <w:rPr>
              <w:lang w:val="en-GB"/>
            </w:rPr>
            <w:fldChar w:fldCharType="begin"/>
          </w:r>
          <w:r w:rsidR="007D5177">
            <w:rPr>
              <w:lang w:val="en-GB"/>
            </w:rPr>
            <w:instrText>ADDIN CitaviPlaceholder{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}</w:instrText>
          </w:r>
          <w:r w:rsidRPr="00A0236E">
            <w:rPr>
              <w:lang w:val="en-GB"/>
            </w:rPr>
            <w:fldChar w:fldCharType="separate"/>
          </w:r>
          <w:r w:rsidR="007D5177">
            <w:rPr>
              <w:lang w:val="en-GB"/>
            </w:rPr>
            <w:t>(Bates et al. 2015)</w:t>
          </w:r>
          <w:r w:rsidRPr="00A0236E">
            <w:rPr>
              <w:lang w:val="en-GB"/>
            </w:rPr>
            <w:fldChar w:fldCharType="end"/>
          </w:r>
        </w:sdtContent>
      </w:sdt>
      <w:r w:rsidRPr="00A0236E">
        <w:rPr>
          <w:lang w:val="en-GB"/>
        </w:rPr>
        <w:t xml:space="preserve"> to perform the analysis, and the </w:t>
      </w:r>
      <w:proofErr w:type="spellStart"/>
      <w:r w:rsidRPr="00A0236E">
        <w:rPr>
          <w:lang w:val="en-GB"/>
        </w:rPr>
        <w:t>tidyverse</w:t>
      </w:r>
      <w:proofErr w:type="spellEnd"/>
      <w:r w:rsidRPr="00A0236E">
        <w:rPr>
          <w:lang w:val="en-GB"/>
        </w:rPr>
        <w:t xml:space="preserve"> package </w:t>
      </w:r>
      <w:sdt>
        <w:sdtPr>
          <w:rPr>
            <w:lang w:val="en-GB"/>
          </w:rPr>
          <w:alias w:val="Don't edit this field"/>
          <w:tag w:val="CitaviPlaceholder#1fe8bc50-5e0c-4d28-a20a-fdc8dd12e110"/>
          <w:id w:val="693507125"/>
          <w:placeholder>
            <w:docPart w:val="DefaultPlaceholder_-1854013440"/>
          </w:placeholder>
        </w:sdtPr>
        <w:sdtContent>
          <w:r w:rsidRPr="00A0236E">
            <w:rPr>
              <w:lang w:val="en-GB"/>
            </w:rPr>
            <w:fldChar w:fldCharType="begin"/>
          </w:r>
          <w:r w:rsidR="007D5177">
            <w:rPr>
              <w:lang w:val="en-GB"/>
            </w:rPr>
            <w:instrText>ADDIN CitaviPlaceholder{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}</w:instrText>
          </w:r>
          <w:r w:rsidRPr="00A0236E">
            <w:rPr>
              <w:lang w:val="en-GB"/>
            </w:rPr>
            <w:fldChar w:fldCharType="separate"/>
          </w:r>
          <w:r w:rsidR="007D5177">
            <w:rPr>
              <w:lang w:val="en-GB"/>
            </w:rPr>
            <w:t>(Wickham et al. 2019)</w:t>
          </w:r>
          <w:r w:rsidRPr="00A0236E">
            <w:rPr>
              <w:lang w:val="en-GB"/>
            </w:rPr>
            <w:fldChar w:fldCharType="end"/>
          </w:r>
        </w:sdtContent>
      </w:sdt>
      <w:r w:rsidRPr="00A0236E">
        <w:rPr>
          <w:lang w:val="en-GB"/>
        </w:rPr>
        <w:t xml:space="preserve"> for data processing and visualisation. </w:t>
      </w:r>
      <w:r w:rsidR="001A7D93" w:rsidRPr="00A0236E">
        <w:rPr>
          <w:lang w:val="en-GB"/>
        </w:rPr>
        <w:t>We quantified the effect of temperature change interacting with past temperature trends on origination probability using generali</w:t>
      </w:r>
      <w:r w:rsidR="00001B07" w:rsidRPr="00A0236E">
        <w:rPr>
          <w:lang w:val="en-GB"/>
        </w:rPr>
        <w:t>s</w:t>
      </w:r>
      <w:r w:rsidR="001A7D93" w:rsidRPr="00A0236E">
        <w:rPr>
          <w:lang w:val="en-GB"/>
        </w:rPr>
        <w:t>ed linear mixed effect models with a binomial family error (GLMMs)</w:t>
      </w:r>
      <w:sdt>
        <w:sdtPr>
          <w:rPr>
            <w:lang w:val="en-GB"/>
          </w:rPr>
          <w:alias w:val="Don't edit this field"/>
          <w:tag w:val="CitaviPlaceholder#12971ed1-50ab-4563-b88e-44d06d371776"/>
          <w:id w:val="147636437"/>
          <w:placeholder>
            <w:docPart w:val="20BEB574B3234D4CA8E973BBCA8E89BA"/>
          </w:placeholder>
        </w:sdtPr>
        <w:sdtContent>
          <w:r w:rsidR="001A7D93" w:rsidRPr="00A0236E">
            <w:rPr>
              <w:lang w:val="en-GB"/>
            </w:rPr>
            <w:fldChar w:fldCharType="begin"/>
          </w:r>
          <w:r w:rsidR="007D5177">
            <w:rPr>
              <w:lang w:val="en-GB"/>
            </w:rPr>
            <w:instrText>ADDIN CitaviPlaceholder{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</w:instrText>
          </w:r>
          <w:r w:rsidR="007D5177" w:rsidRPr="00C60272">
            <w:rPr>
              <w:lang w:val="de-DE"/>
              <w:rPrChange w:id="59" w:author="Wolfgang Kiessling" w:date="2020-05-13T13:45:00Z">
                <w:rPr>
                  <w:lang w:val="en-GB"/>
                </w:rPr>
              </w:rPrChange>
            </w:rPr>
            <w:instrText>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}</w:instrText>
          </w:r>
          <w:r w:rsidR="001A7D93" w:rsidRPr="00A0236E">
            <w:rPr>
              <w:lang w:val="en-GB"/>
            </w:rPr>
            <w:fldChar w:fldCharType="separate"/>
          </w:r>
          <w:r w:rsidR="007D5177" w:rsidRPr="00C60272">
            <w:rPr>
              <w:lang w:val="de-DE"/>
              <w:rPrChange w:id="60" w:author="Wolfgang Kiessling" w:date="2020-05-13T13:45:00Z">
                <w:rPr>
                  <w:lang w:val="en-GB"/>
                </w:rPr>
              </w:rPrChange>
            </w:rPr>
            <w:t>(Bolker et al. 2009; Quené und van den Bergh 2008; Malik et al. 2019)</w:t>
          </w:r>
          <w:r w:rsidR="001A7D93" w:rsidRPr="00A0236E">
            <w:rPr>
              <w:lang w:val="en-GB"/>
            </w:rPr>
            <w:fldChar w:fldCharType="end"/>
          </w:r>
        </w:sdtContent>
      </w:sdt>
      <w:r w:rsidR="001A7D93" w:rsidRPr="00C60272">
        <w:rPr>
          <w:lang w:val="de-DE"/>
          <w:rPrChange w:id="61" w:author="Wolfgang Kiessling" w:date="2020-05-13T13:45:00Z">
            <w:rPr>
              <w:lang w:val="en-GB"/>
            </w:rPr>
          </w:rPrChange>
        </w:rPr>
        <w:t xml:space="preserve">. </w:t>
      </w:r>
      <w:r w:rsidR="001A7D93" w:rsidRPr="00A0236E">
        <w:rPr>
          <w:lang w:val="en-GB"/>
        </w:rPr>
        <w:t xml:space="preserve">The additive and multiplicative effects of cumulative temperature change were tested against the probability of origination in each time interval in the form: </w:t>
      </w:r>
      <w:r w:rsidR="001A7D93" w:rsidRPr="00A0236E">
        <w:rPr>
          <w:lang w:val="en-GB"/>
        </w:rPr>
        <w:br w:type="textWrapping" w:clear="all"/>
      </w:r>
      <w:proofErr w:type="spellStart"/>
      <w:r w:rsidR="001A7D93" w:rsidRPr="00A0236E">
        <w:rPr>
          <w:lang w:val="en-GB"/>
        </w:rPr>
        <w:t>glm</w:t>
      </w:r>
      <w:proofErr w:type="spellEnd"/>
      <w:r w:rsidR="001A7D93" w:rsidRPr="00A0236E">
        <w:rPr>
          <w:lang w:val="en-GB"/>
        </w:rPr>
        <w:t xml:space="preserve"> (extinct ~ ∆</w:t>
      </w:r>
      <w:proofErr w:type="spellStart"/>
      <w:r w:rsidR="001A7D93" w:rsidRPr="00A0236E">
        <w:rPr>
          <w:lang w:val="en-GB"/>
        </w:rPr>
        <w:t>T</w:t>
      </w:r>
      <w:r w:rsidR="001A7D93" w:rsidRPr="00A0236E">
        <w:rPr>
          <w:vertAlign w:val="subscript"/>
          <w:lang w:val="en-GB"/>
        </w:rPr>
        <w:t>trend</w:t>
      </w:r>
      <w:proofErr w:type="spellEnd"/>
      <w:r w:rsidR="00A0236E" w:rsidRPr="00A0236E">
        <w:rPr>
          <w:lang w:val="en-GB"/>
        </w:rPr>
        <w:t xml:space="preserve"> </w:t>
      </w:r>
      <w:r w:rsidR="001A7D93" w:rsidRPr="00A0236E">
        <w:rPr>
          <w:lang w:val="en-GB"/>
        </w:rPr>
        <w:t>: ∆</w:t>
      </w:r>
      <w:proofErr w:type="spellStart"/>
      <w:r w:rsidR="001A7D93" w:rsidRPr="00A0236E">
        <w:rPr>
          <w:lang w:val="en-GB"/>
        </w:rPr>
        <w:t>T</w:t>
      </w:r>
      <w:r w:rsidR="001A7D93" w:rsidRPr="00A0236E">
        <w:rPr>
          <w:vertAlign w:val="subscript"/>
          <w:lang w:val="en-GB"/>
        </w:rPr>
        <w:t>change</w:t>
      </w:r>
      <w:proofErr w:type="spellEnd"/>
      <w:r w:rsidR="001A7D93" w:rsidRPr="00A0236E">
        <w:rPr>
          <w:lang w:val="en-GB"/>
        </w:rPr>
        <w:t xml:space="preserve"> + (1 | Genus), family = binomial). </w:t>
      </w:r>
    </w:p>
    <w:p w14:paraId="4DE6F722" w14:textId="244A3C34" w:rsidR="001B3436" w:rsidRPr="00A0236E" w:rsidRDefault="001A7D93" w:rsidP="001B3436">
      <w:pPr>
        <w:rPr>
          <w:lang w:val="en-GB"/>
        </w:rPr>
      </w:pPr>
      <w:r w:rsidRPr="00A0236E">
        <w:rPr>
          <w:lang w:val="en-GB"/>
        </w:rPr>
        <w:t>We calculated the change in temperature for each geologic change compared to the previous stage (∆</w:t>
      </w:r>
      <w:proofErr w:type="spellStart"/>
      <w:r w:rsidRPr="00A0236E">
        <w:rPr>
          <w:lang w:val="en-GB"/>
        </w:rPr>
        <w:t>T</w:t>
      </w:r>
      <w:r w:rsidRPr="00A0236E">
        <w:rPr>
          <w:vertAlign w:val="subscript"/>
          <w:lang w:val="en-GB"/>
        </w:rPr>
        <w:t>change</w:t>
      </w:r>
      <w:proofErr w:type="spellEnd"/>
      <w:r w:rsidRPr="00A0236E">
        <w:rPr>
          <w:lang w:val="en-GB"/>
        </w:rPr>
        <w:t>). We computed long-term temperature trends (∆</w:t>
      </w:r>
      <w:proofErr w:type="spellStart"/>
      <w:r w:rsidRPr="00A0236E">
        <w:rPr>
          <w:lang w:val="en-GB"/>
        </w:rPr>
        <w:t>T</w:t>
      </w:r>
      <w:r w:rsidRPr="00A0236E">
        <w:rPr>
          <w:vertAlign w:val="subscript"/>
          <w:lang w:val="en-GB"/>
        </w:rPr>
        <w:t>trend</w:t>
      </w:r>
      <w:proofErr w:type="spellEnd"/>
      <w:r w:rsidRPr="00A0236E">
        <w:rPr>
          <w:lang w:val="en-GB"/>
        </w:rPr>
        <w:t>) from ordinary least squares</w:t>
      </w:r>
      <w:r w:rsidR="00332ABE">
        <w:rPr>
          <w:lang w:val="en-GB"/>
        </w:rPr>
        <w:t xml:space="preserve">. </w:t>
      </w:r>
      <w:r w:rsidR="001B3436" w:rsidRPr="00A0236E">
        <w:rPr>
          <w:lang w:val="en-GB"/>
        </w:rPr>
        <w:t>Each of the trends covered a successively growing time of temperature history: Trend.st1 ranged one stage back, trend.st2 two stages, …, trend.st10 ten stages.</w:t>
      </w:r>
      <w:r w:rsidR="00332ABE" w:rsidRPr="00332ABE">
        <w:rPr>
          <w:lang w:val="en-GB"/>
        </w:rPr>
        <w:t xml:space="preserve"> </w:t>
      </w:r>
      <w:r w:rsidR="00332ABE">
        <w:rPr>
          <w:lang w:val="en-GB"/>
        </w:rPr>
        <w:t xml:space="preserve">To </w:t>
      </w:r>
      <w:r w:rsidR="00332ABE" w:rsidRPr="00A0236E">
        <w:rPr>
          <w:lang w:val="en-GB"/>
        </w:rPr>
        <w:t>exclude ∆</w:t>
      </w:r>
      <w:proofErr w:type="spellStart"/>
      <w:r w:rsidR="00332ABE" w:rsidRPr="00A0236E">
        <w:rPr>
          <w:lang w:val="en-GB"/>
        </w:rPr>
        <w:t>T</w:t>
      </w:r>
      <w:r w:rsidR="00332ABE" w:rsidRPr="00A0236E">
        <w:rPr>
          <w:vertAlign w:val="subscript"/>
          <w:lang w:val="en-GB"/>
        </w:rPr>
        <w:t>change</w:t>
      </w:r>
      <w:proofErr w:type="spellEnd"/>
      <w:r w:rsidR="00332ABE" w:rsidRPr="00A0236E">
        <w:rPr>
          <w:vertAlign w:val="subscript"/>
          <w:lang w:val="en-GB"/>
        </w:rPr>
        <w:t xml:space="preserve"> </w:t>
      </w:r>
      <w:r w:rsidR="00332ABE" w:rsidRPr="00A0236E">
        <w:rPr>
          <w:lang w:val="en-GB"/>
        </w:rPr>
        <w:t>from the long-term trend</w:t>
      </w:r>
      <w:r w:rsidR="00332ABE">
        <w:rPr>
          <w:lang w:val="en-GB"/>
        </w:rPr>
        <w:t xml:space="preserve">, each </w:t>
      </w:r>
      <w:r w:rsidR="00332ABE" w:rsidRPr="00A0236E">
        <w:rPr>
          <w:lang w:val="en-GB"/>
        </w:rPr>
        <w:t>∆</w:t>
      </w:r>
      <w:proofErr w:type="spellStart"/>
      <w:r w:rsidR="00332ABE" w:rsidRPr="00A0236E">
        <w:rPr>
          <w:lang w:val="en-GB"/>
        </w:rPr>
        <w:t>T</w:t>
      </w:r>
      <w:r w:rsidR="00332ABE" w:rsidRPr="00A0236E">
        <w:rPr>
          <w:vertAlign w:val="subscript"/>
          <w:lang w:val="en-GB"/>
        </w:rPr>
        <w:t>trend</w:t>
      </w:r>
      <w:proofErr w:type="spellEnd"/>
      <w:r w:rsidR="00332ABE" w:rsidRPr="00A0236E">
        <w:rPr>
          <w:lang w:val="en-GB"/>
        </w:rPr>
        <w:t xml:space="preserve"> </w:t>
      </w:r>
      <w:r w:rsidR="00332ABE">
        <w:rPr>
          <w:lang w:val="en-GB"/>
        </w:rPr>
        <w:t xml:space="preserve"> started </w:t>
      </w:r>
      <w:r w:rsidR="00332ABE" w:rsidRPr="00A0236E">
        <w:rPr>
          <w:lang w:val="en-GB"/>
        </w:rPr>
        <w:t>one stage prior to the focal stage.</w:t>
      </w:r>
      <w:r w:rsidR="001B3436" w:rsidRPr="00A0236E">
        <w:rPr>
          <w:lang w:val="en-GB"/>
        </w:rPr>
        <w:t xml:space="preserve"> We controlled for the fact that observations on the same genus are non-independent by including genus identity as a random effect. We used a dynamic model framework to select </w:t>
      </w:r>
      <w:r w:rsidR="00D72C55" w:rsidRPr="00A0236E">
        <w:rPr>
          <w:lang w:val="en-GB"/>
        </w:rPr>
        <w:t xml:space="preserve">the </w:t>
      </w:r>
      <w:r w:rsidR="001B3436" w:rsidRPr="00A0236E">
        <w:rPr>
          <w:lang w:val="en-GB"/>
        </w:rPr>
        <w:t>best performing ∆</w:t>
      </w:r>
      <w:proofErr w:type="spellStart"/>
      <w:r w:rsidR="001B3436" w:rsidRPr="00A0236E">
        <w:rPr>
          <w:lang w:val="en-GB"/>
        </w:rPr>
        <w:t>T</w:t>
      </w:r>
      <w:r w:rsidR="001B3436" w:rsidRPr="00A0236E">
        <w:rPr>
          <w:vertAlign w:val="subscript"/>
          <w:lang w:val="en-GB"/>
        </w:rPr>
        <w:t>trend</w:t>
      </w:r>
      <w:proofErr w:type="spellEnd"/>
      <w:r w:rsidR="001B3436" w:rsidRPr="00A0236E">
        <w:rPr>
          <w:lang w:val="en-GB"/>
        </w:rPr>
        <w:t>. This implies calculating 10 GLMMs for each ∆</w:t>
      </w:r>
      <w:proofErr w:type="spellStart"/>
      <w:r w:rsidR="001B3436" w:rsidRPr="00A0236E">
        <w:rPr>
          <w:lang w:val="en-GB"/>
        </w:rPr>
        <w:t>T</w:t>
      </w:r>
      <w:r w:rsidR="001B3436" w:rsidRPr="00A0236E">
        <w:rPr>
          <w:vertAlign w:val="subscript"/>
          <w:lang w:val="en-GB"/>
        </w:rPr>
        <w:t>trend</w:t>
      </w:r>
      <w:proofErr w:type="spellEnd"/>
      <w:r w:rsidR="001B3436" w:rsidRPr="00A0236E">
        <w:rPr>
          <w:lang w:val="en-GB"/>
        </w:rPr>
        <w:t xml:space="preserve"> </w:t>
      </w:r>
      <w:r w:rsidR="00D72C55" w:rsidRPr="00A0236E">
        <w:rPr>
          <w:lang w:val="en-GB"/>
        </w:rPr>
        <w:t>while keeping ∆</w:t>
      </w:r>
      <w:proofErr w:type="spellStart"/>
      <w:r w:rsidR="00D72C55" w:rsidRPr="00A0236E">
        <w:rPr>
          <w:lang w:val="en-GB"/>
        </w:rPr>
        <w:t>T</w:t>
      </w:r>
      <w:r w:rsidR="00D72C55" w:rsidRPr="00A0236E">
        <w:rPr>
          <w:vertAlign w:val="subscript"/>
          <w:lang w:val="en-GB"/>
        </w:rPr>
        <w:t>change</w:t>
      </w:r>
      <w:proofErr w:type="spellEnd"/>
      <w:r w:rsidR="00D72C55" w:rsidRPr="00A0236E">
        <w:rPr>
          <w:lang w:val="en-GB"/>
        </w:rPr>
        <w:t xml:space="preserve"> fixed</w:t>
      </w:r>
      <w:r w:rsidR="009C582A" w:rsidRPr="00A0236E">
        <w:rPr>
          <w:lang w:val="en-GB"/>
        </w:rPr>
        <w:t xml:space="preserve">. </w:t>
      </w:r>
      <w:r w:rsidR="001B10A2" w:rsidRPr="00A0236E">
        <w:rPr>
          <w:lang w:val="en-GB"/>
        </w:rPr>
        <w:t>Instead of calculating one model for all ∆</w:t>
      </w:r>
      <w:proofErr w:type="spellStart"/>
      <w:r w:rsidR="001B10A2" w:rsidRPr="00A0236E">
        <w:rPr>
          <w:lang w:val="en-GB"/>
        </w:rPr>
        <w:t>T</w:t>
      </w:r>
      <w:r w:rsidR="001B10A2" w:rsidRPr="00A0236E">
        <w:rPr>
          <w:vertAlign w:val="subscript"/>
          <w:lang w:val="en-GB"/>
        </w:rPr>
        <w:t>change</w:t>
      </w:r>
      <w:proofErr w:type="spellEnd"/>
      <w:r w:rsidR="001B10A2" w:rsidRPr="00A0236E">
        <w:rPr>
          <w:lang w:val="en-GB"/>
        </w:rPr>
        <w:t>, we distinguished</w:t>
      </w:r>
      <w:r w:rsidR="00DE7BCA" w:rsidRPr="00A0236E">
        <w:rPr>
          <w:lang w:val="en-GB"/>
        </w:rPr>
        <w:t xml:space="preserve"> short-term warming from short-term cooling</w:t>
      </w:r>
      <w:r w:rsidR="001B10A2" w:rsidRPr="00A0236E">
        <w:rPr>
          <w:lang w:val="en-GB"/>
        </w:rPr>
        <w:t xml:space="preserve">. This enabled us to quantify the differences in origination likelihood per palaeoclimate interaction (cooling-cooling, warming-cooling, cooling-warming, warming-warming). </w:t>
      </w:r>
      <w:r w:rsidR="009C582A" w:rsidRPr="00A0236E">
        <w:rPr>
          <w:lang w:val="en-GB"/>
        </w:rPr>
        <w:t>For comparison of model</w:t>
      </w:r>
      <w:r w:rsidR="001B3436" w:rsidRPr="00A0236E">
        <w:rPr>
          <w:lang w:val="en-GB"/>
        </w:rPr>
        <w:t xml:space="preserve"> performance</w:t>
      </w:r>
      <w:r w:rsidR="009C582A" w:rsidRPr="00A0236E">
        <w:rPr>
          <w:lang w:val="en-GB"/>
        </w:rPr>
        <w:t xml:space="preserve">, </w:t>
      </w:r>
      <w:proofErr w:type="spellStart"/>
      <w:r w:rsidR="001B3436" w:rsidRPr="00A0236E">
        <w:rPr>
          <w:lang w:val="en-GB"/>
        </w:rPr>
        <w:t>Akaike’s</w:t>
      </w:r>
      <w:proofErr w:type="spellEnd"/>
      <w:r w:rsidR="001B3436" w:rsidRPr="00A0236E">
        <w:rPr>
          <w:lang w:val="en-GB"/>
        </w:rPr>
        <w:t xml:space="preserve"> information criterion (AIC)</w:t>
      </w:r>
      <w:r w:rsidR="009C582A" w:rsidRPr="00A0236E">
        <w:rPr>
          <w:lang w:val="en-GB"/>
        </w:rPr>
        <w:t xml:space="preserve"> was used</w:t>
      </w:r>
      <w:r w:rsidR="001B3436" w:rsidRPr="00A0236E">
        <w:rPr>
          <w:lang w:val="en-GB"/>
        </w:rPr>
        <w:t xml:space="preserve"> </w:t>
      </w:r>
      <w:sdt>
        <w:sdtPr>
          <w:rPr>
            <w:lang w:val="en-GB"/>
          </w:rPr>
          <w:alias w:val="Don't edit this field"/>
          <w:tag w:val="CitaviPlaceholder#1c391def-b41e-4717-bfe3-a9b2227a1148"/>
          <w:id w:val="545647403"/>
          <w:placeholder>
            <w:docPart w:val="DefaultPlaceholder_-1854013440"/>
          </w:placeholder>
        </w:sdtPr>
        <w:sdtContent>
          <w:r w:rsidR="001B3436" w:rsidRPr="00A0236E">
            <w:rPr>
              <w:lang w:val="en-GB"/>
            </w:rPr>
            <w:fldChar w:fldCharType="begin"/>
          </w:r>
          <w:r w:rsidR="007D5177">
            <w:rPr>
              <w:lang w:val="en-GB"/>
            </w:rPr>
            <w:instrText>ADDIN CitaviPlaceholder{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}</w:instrText>
          </w:r>
          <w:r w:rsidR="001B3436" w:rsidRPr="00A0236E">
            <w:rPr>
              <w:lang w:val="en-GB"/>
            </w:rPr>
            <w:fldChar w:fldCharType="separate"/>
          </w:r>
          <w:r w:rsidR="007D5177">
            <w:rPr>
              <w:lang w:val="en-GB"/>
            </w:rPr>
            <w:t>(Burnham und Anderson 2002)</w:t>
          </w:r>
          <w:r w:rsidR="001B3436" w:rsidRPr="00A0236E">
            <w:rPr>
              <w:lang w:val="en-GB"/>
            </w:rPr>
            <w:fldChar w:fldCharType="end"/>
          </w:r>
        </w:sdtContent>
      </w:sdt>
      <w:r w:rsidR="001B3436" w:rsidRPr="00A0236E">
        <w:rPr>
          <w:lang w:val="en-GB"/>
        </w:rPr>
        <w:t>.</w:t>
      </w:r>
      <w:r w:rsidR="00D72C55" w:rsidRPr="00A0236E">
        <w:rPr>
          <w:lang w:val="en-GB"/>
        </w:rPr>
        <w:t xml:space="preserve"> </w:t>
      </w:r>
      <w:r w:rsidR="009C582A" w:rsidRPr="00A0236E">
        <w:rPr>
          <w:lang w:val="en-GB"/>
        </w:rPr>
        <w:t xml:space="preserve"> For likelihood approximation, we used adaptive Gauss-</w:t>
      </w:r>
      <w:proofErr w:type="spellStart"/>
      <w:r w:rsidR="009C582A" w:rsidRPr="00A0236E">
        <w:rPr>
          <w:lang w:val="en-GB"/>
        </w:rPr>
        <w:t>Hermite</w:t>
      </w:r>
      <w:proofErr w:type="spellEnd"/>
      <w:r w:rsidR="009C582A" w:rsidRPr="00A0236E">
        <w:rPr>
          <w:lang w:val="en-GB"/>
        </w:rPr>
        <w:t xml:space="preserve"> quadrature </w:t>
      </w:r>
      <w:sdt>
        <w:sdtPr>
          <w:rPr>
            <w:lang w:val="en-GB"/>
          </w:rPr>
          <w:alias w:val="Don't edit this field"/>
          <w:tag w:val="CitaviPlaceholder#5d2b4619-b09c-43c9-ba71-e313803ceb86"/>
          <w:id w:val="-1958785147"/>
          <w:placeholder>
            <w:docPart w:val="DefaultPlaceholder_-1854013440"/>
          </w:placeholder>
        </w:sdtPr>
        <w:sdtContent>
          <w:r w:rsidR="009C582A" w:rsidRPr="00A0236E">
            <w:rPr>
              <w:lang w:val="en-GB"/>
            </w:rPr>
            <w:fldChar w:fldCharType="begin"/>
          </w:r>
          <w:r w:rsidR="007D5177">
            <w:rPr>
              <w:lang w:val="en-GB"/>
            </w:rPr>
            <w:instrText>ADDIN CitaviPlaceholder{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}</w:instrText>
          </w:r>
          <w:r w:rsidR="009C582A" w:rsidRPr="00A0236E">
            <w:rPr>
              <w:lang w:val="en-GB"/>
            </w:rPr>
            <w:fldChar w:fldCharType="separate"/>
          </w:r>
          <w:r w:rsidR="007D5177">
            <w:rPr>
              <w:lang w:val="en-GB"/>
            </w:rPr>
            <w:t>(Pinheiro und Chao 2006)</w:t>
          </w:r>
          <w:r w:rsidR="009C582A" w:rsidRPr="00A0236E">
            <w:rPr>
              <w:lang w:val="en-GB"/>
            </w:rPr>
            <w:fldChar w:fldCharType="end"/>
          </w:r>
        </w:sdtContent>
      </w:sdt>
      <w:r w:rsidR="009C582A" w:rsidRPr="00A0236E">
        <w:rPr>
          <w:lang w:val="en-GB"/>
        </w:rPr>
        <w:t xml:space="preserve">, which reduces bias and is more robust than other approximation </w:t>
      </w:r>
      <w:r w:rsidR="001275FF" w:rsidRPr="00A0236E">
        <w:rPr>
          <w:lang w:val="en-GB"/>
        </w:rPr>
        <w:t>methods</w:t>
      </w:r>
      <w:r w:rsidR="009C582A" w:rsidRPr="00A0236E">
        <w:rPr>
          <w:lang w:val="en-GB"/>
        </w:rPr>
        <w:t xml:space="preserve">. We used 25 quadrature points per scalar integral, which is the maximum number of nodes in the quadrature formula of the lme4 package. </w:t>
      </w:r>
    </w:p>
    <w:p w14:paraId="688A1946" w14:textId="7F59B525" w:rsidR="00502650" w:rsidRPr="00A0236E" w:rsidRDefault="00502650" w:rsidP="001B3436">
      <w:pPr>
        <w:rPr>
          <w:i/>
          <w:iCs/>
          <w:lang w:val="en-GB"/>
        </w:rPr>
      </w:pPr>
      <w:r w:rsidRPr="00A0236E">
        <w:rPr>
          <w:i/>
          <w:iCs/>
          <w:lang w:val="en-GB"/>
        </w:rPr>
        <w:t>Model comparison</w:t>
      </w:r>
    </w:p>
    <w:p w14:paraId="2F873E2F" w14:textId="22093DA8" w:rsidR="00C73C91" w:rsidRPr="00A0236E" w:rsidRDefault="00C73C91" w:rsidP="00DE7BCA">
      <w:pPr>
        <w:rPr>
          <w:lang w:val="en-GB"/>
        </w:rPr>
      </w:pPr>
      <w:r w:rsidRPr="00A0236E">
        <w:rPr>
          <w:lang w:val="en-GB"/>
        </w:rPr>
        <w:t xml:space="preserve">Previous studies </w:t>
      </w:r>
      <w:r w:rsidR="00464B4C" w:rsidRPr="00A0236E">
        <w:rPr>
          <w:lang w:val="en-GB"/>
        </w:rPr>
        <w:t xml:space="preserve">used different estimates of temperature to deduce an association between origination and temperature </w:t>
      </w:r>
      <w:sdt>
        <w:sdtPr>
          <w:rPr>
            <w:lang w:val="en-GB"/>
          </w:rPr>
          <w:alias w:val="Don't edit this field"/>
          <w:tag w:val="CitaviPlaceholder#9b8056bf-2eb0-4e77-b626-587c16fc4712"/>
          <w:id w:val="1426539740"/>
          <w:placeholder>
            <w:docPart w:val="DefaultPlaceholder_-1854013440"/>
          </w:placeholder>
        </w:sdtPr>
        <w:sdtContent>
          <w:r w:rsidR="00464B4C" w:rsidRPr="00A0236E">
            <w:rPr>
              <w:lang w:val="en-GB"/>
            </w:rPr>
            <w:fldChar w:fldCharType="begin"/>
          </w:r>
          <w:r w:rsidR="007D5177">
            <w:rPr>
              <w:lang w:val="en-GB"/>
            </w:rPr>
            <w:instrText>ADDIN CitaviPlaceholder{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yZWYiOiI1In19LHsiJGlkIjoiMjIiLCJGaXJzdE5hbWUiOiJHYXJldGgiLCJMYXN0TmFtZSI6IkplbmtpbnMiLCJNaWRkbGVOYW1lIjoiQi4iLCJQcm90ZWN0ZWQiOmZhbHNlLCJTZXgiOjIsIkNyZWF0ZWRCeSI6Il9HbWF0aCIsIkNyZWF0ZWRPbiI6IjIwMjAtMDItMDNUMTk6NDY6MjUiLCJNb2RpZmllZEJ5IjoiX0dtYXRoIiwiSWQiOiJiMzg5NTU0Mi01MDQ4LTRlZmEtOTY3MS0wZDVjOGM5YTg0OGEiLCJNb2RpZmllZE9uIjoiMjAyMC0wMi0wM1QxOTo0NjoyOSIsIlByb2plY3QiOnsiJHJlZiI6IjUifX0seyIkaWQiOiIyMy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MjkiLCJFaXNzbiI6IjEwOTEtNjQ5MCIsIk5hbWUiOiJQcm9jZWVkaW5ncyBvZiB0aGUgTmF0aW9uYWwgQWNhZGVteSBvZiBTY2llbmNlcyBvZiB0aGUgVW5pdGVkIFN0YXRlcyBvZiBBbWVyaWNhIiwiUGFnaW5hdGlvbiI6MCwiUHJvdGVjdGVkIjpmYWxzZSwiVXNlckFiYnJldmlhdGlvbjEiOiJQcm9jIE5hdGwgQWNhZCBTY2kgVSBTIEEiLCJDcmVhdGVkQnkiOiJfR21hdGgiLCJDcmVhdGVkT24iOiIyMDIwLTAyLTAzVDE5OjQ0OjM1IiwiTW9kaWZpZWRCeSI6Il9HbWF0aCIsIklkIjoiOWI2OGNmMjUtZjQzYS00NGYxLThlMjYtMDdhNTRlNjU3MDVmIiwiTW9kaWZpZWRPbiI6IjIwMjAtMDItMDNUMTk6NDQ6MzkiLCJQcm9qZWN0Ijp7IiRyZWYiOi</w:instrText>
          </w:r>
          <w:r w:rsidR="007D5177" w:rsidRPr="00C60272">
            <w:rPr>
              <w:lang w:val="de-DE"/>
              <w:rPrChange w:id="62" w:author="Wolfgang Kiessling" w:date="2020-05-13T13:45:00Z">
                <w:rPr>
                  <w:lang w:val="en-GB"/>
                </w:rPr>
              </w:rPrChange>
            </w:rPr>
            <w:instrText>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}</w:instrText>
          </w:r>
          <w:r w:rsidR="00464B4C" w:rsidRPr="00A0236E">
            <w:rPr>
              <w:lang w:val="en-GB"/>
            </w:rPr>
            <w:fldChar w:fldCharType="separate"/>
          </w:r>
          <w:r w:rsidR="007D5177" w:rsidRPr="00C60272">
            <w:rPr>
              <w:lang w:val="de-DE"/>
              <w:rPrChange w:id="63" w:author="Wolfgang Kiessling" w:date="2020-05-13T13:45:00Z">
                <w:rPr>
                  <w:lang w:val="en-GB"/>
                </w:rPr>
              </w:rPrChange>
            </w:rPr>
            <w:t>(Cárdenas und Harries 2010; Erwin 2009; Krug et al. 2009; Mayhew et al. 2008; Mayhew et al. 2012)</w:t>
          </w:r>
          <w:r w:rsidR="00464B4C" w:rsidRPr="00A0236E">
            <w:rPr>
              <w:lang w:val="en-GB"/>
            </w:rPr>
            <w:fldChar w:fldCharType="end"/>
          </w:r>
        </w:sdtContent>
      </w:sdt>
      <w:r w:rsidR="00464B4C" w:rsidRPr="00C60272">
        <w:rPr>
          <w:lang w:val="de-DE"/>
          <w:rPrChange w:id="64" w:author="Wolfgang Kiessling" w:date="2020-05-13T13:45:00Z">
            <w:rPr>
              <w:lang w:val="en-GB"/>
            </w:rPr>
          </w:rPrChange>
        </w:rPr>
        <w:t xml:space="preserve">. </w:t>
      </w:r>
      <w:r w:rsidR="00464B4C" w:rsidRPr="00A0236E">
        <w:rPr>
          <w:lang w:val="en-GB"/>
        </w:rPr>
        <w:t xml:space="preserve">Simple models correlate static temperature estimates at each interval to biodiversity at the same interval. More complex models include temporal lags of temperature, allowing for a suspended response of biota to temperature change. Most </w:t>
      </w:r>
      <w:r w:rsidR="00A0236E" w:rsidRPr="00A0236E">
        <w:rPr>
          <w:lang w:val="en-GB"/>
        </w:rPr>
        <w:t>recent</w:t>
      </w:r>
      <w:r w:rsidR="00464B4C" w:rsidRPr="00A0236E">
        <w:rPr>
          <w:lang w:val="en-GB"/>
        </w:rPr>
        <w:t xml:space="preserve"> models are based on both estimates but additionally allow for interactions of static estimates and temporal lags. We hence calculated a GLMM for each model structure from simple to complex. We compared the performance of each model to </w:t>
      </w:r>
      <w:r w:rsidR="00DE7BCA" w:rsidRPr="00A0236E">
        <w:rPr>
          <w:lang w:val="en-GB"/>
        </w:rPr>
        <w:t>a model</w:t>
      </w:r>
      <w:r w:rsidR="00464B4C" w:rsidRPr="00A0236E">
        <w:rPr>
          <w:lang w:val="en-GB"/>
        </w:rPr>
        <w:t xml:space="preserve"> allowing for palaeoclimate interactions. </w:t>
      </w:r>
      <w:r w:rsidRPr="00A0236E">
        <w:rPr>
          <w:lang w:val="en-GB"/>
        </w:rPr>
        <w:t xml:space="preserve">The latter </w:t>
      </w:r>
      <w:r w:rsidR="001B10A2" w:rsidRPr="00A0236E">
        <w:rPr>
          <w:lang w:val="en-GB"/>
        </w:rPr>
        <w:t>were</w:t>
      </w:r>
      <w:r w:rsidRPr="00A0236E">
        <w:rPr>
          <w:lang w:val="en-GB"/>
        </w:rPr>
        <w:t xml:space="preserve"> based on the same model structure, but </w:t>
      </w:r>
      <w:r w:rsidR="00A0236E" w:rsidRPr="00A0236E">
        <w:rPr>
          <w:lang w:val="en-GB"/>
        </w:rPr>
        <w:t>explicitly</w:t>
      </w:r>
      <w:r w:rsidRPr="00A0236E">
        <w:rPr>
          <w:lang w:val="en-GB"/>
        </w:rPr>
        <w:t xml:space="preserve"> allow</w:t>
      </w:r>
      <w:r w:rsidR="001B10A2" w:rsidRPr="00A0236E">
        <w:rPr>
          <w:lang w:val="en-GB"/>
        </w:rPr>
        <w:t>ed</w:t>
      </w:r>
      <w:r w:rsidRPr="00A0236E">
        <w:rPr>
          <w:lang w:val="en-GB"/>
        </w:rPr>
        <w:t xml:space="preserve"> for interactions of long-term temperature trends and short-term climate changes within a dynamic </w:t>
      </w:r>
      <w:r w:rsidR="00A0236E" w:rsidRPr="00A0236E">
        <w:rPr>
          <w:lang w:val="en-GB"/>
        </w:rPr>
        <w:t>modelling</w:t>
      </w:r>
      <w:r w:rsidRPr="00A0236E">
        <w:rPr>
          <w:lang w:val="en-GB"/>
        </w:rPr>
        <w:t xml:space="preserve"> framework.</w:t>
      </w:r>
      <w:r w:rsidR="00DE7BCA" w:rsidRPr="00A0236E">
        <w:rPr>
          <w:lang w:val="en-GB"/>
        </w:rPr>
        <w:t xml:space="preserve"> Dynamic implies that </w:t>
      </w:r>
      <w:r w:rsidR="00DE7BCA" w:rsidRPr="00A0236E">
        <w:rPr>
          <w:lang w:val="en-GB"/>
        </w:rPr>
        <w:lastRenderedPageBreak/>
        <w:t xml:space="preserve">we let the long-term trend vary for each palaeoclimate interaction, and subsequently selected the best performing model. Comparison of model performance was based on AIC values with results </w:t>
      </w:r>
      <w:r w:rsidR="00A0236E" w:rsidRPr="00A0236E">
        <w:rPr>
          <w:lang w:val="en-GB"/>
        </w:rPr>
        <w:t>being</w:t>
      </w:r>
      <w:r w:rsidR="00DE7BCA" w:rsidRPr="00A0236E">
        <w:rPr>
          <w:lang w:val="en-GB"/>
        </w:rPr>
        <w:t xml:space="preserve"> consistent with </w:t>
      </w:r>
      <w:r w:rsidR="00A0236E" w:rsidRPr="00A0236E">
        <w:rPr>
          <w:lang w:val="en-GB"/>
        </w:rPr>
        <w:t>Bayesian</w:t>
      </w:r>
      <w:r w:rsidR="00DE7BCA" w:rsidRPr="00A0236E">
        <w:rPr>
          <w:lang w:val="en-GB"/>
        </w:rPr>
        <w:t xml:space="preserve"> information criterion </w:t>
      </w:r>
      <w:sdt>
        <w:sdtPr>
          <w:rPr>
            <w:lang w:val="en-GB"/>
          </w:rPr>
          <w:alias w:val="Don't edit this field"/>
          <w:tag w:val="CitaviPlaceholder#44bc9940-062d-4af2-93a1-2314515b3c7d"/>
          <w:id w:val="-537508247"/>
          <w:placeholder>
            <w:docPart w:val="DefaultPlaceholder_-1854013440"/>
          </w:placeholder>
        </w:sdtPr>
        <w:sdtContent>
          <w:r w:rsidR="00DE7BCA" w:rsidRPr="00A0236E">
            <w:rPr>
              <w:lang w:val="en-GB"/>
            </w:rPr>
            <w:fldChar w:fldCharType="begin"/>
          </w:r>
          <w:r w:rsidR="007D5177">
            <w:rPr>
              <w:lang w:val="en-GB"/>
            </w:rPr>
            <w:instrText>ADDIN CitaviPlaceholder{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}</w:instrText>
          </w:r>
          <w:r w:rsidR="00DE7BCA" w:rsidRPr="00A0236E">
            <w:rPr>
              <w:lang w:val="en-GB"/>
            </w:rPr>
            <w:fldChar w:fldCharType="separate"/>
          </w:r>
          <w:r w:rsidR="007D5177">
            <w:rPr>
              <w:lang w:val="en-GB"/>
            </w:rPr>
            <w:t>(Neath und Cavanaugh 2012)</w:t>
          </w:r>
          <w:r w:rsidR="00DE7BCA" w:rsidRPr="00A0236E">
            <w:rPr>
              <w:lang w:val="en-GB"/>
            </w:rPr>
            <w:fldChar w:fldCharType="end"/>
          </w:r>
        </w:sdtContent>
      </w:sdt>
      <w:r w:rsidR="00DE7BCA" w:rsidRPr="00A0236E">
        <w:rPr>
          <w:lang w:val="en-GB"/>
        </w:rPr>
        <w:t xml:space="preserve">. </w:t>
      </w:r>
    </w:p>
    <w:p w14:paraId="57022BCA" w14:textId="0BDBE5A5" w:rsidR="00502650" w:rsidRPr="00A0236E" w:rsidRDefault="00502650" w:rsidP="001B3436">
      <w:pPr>
        <w:rPr>
          <w:i/>
          <w:iCs/>
          <w:lang w:val="en-GB"/>
        </w:rPr>
      </w:pPr>
      <w:r w:rsidRPr="00A0236E">
        <w:rPr>
          <w:i/>
          <w:iCs/>
          <w:lang w:val="en-GB"/>
        </w:rPr>
        <w:t>Origination probability</w:t>
      </w:r>
    </w:p>
    <w:p w14:paraId="0E05A89C" w14:textId="00CA96CD" w:rsidR="00DE7BCA" w:rsidRPr="00A0236E" w:rsidRDefault="001B10A2" w:rsidP="001B3436">
      <w:pPr>
        <w:rPr>
          <w:lang w:val="en-GB"/>
        </w:rPr>
      </w:pPr>
      <w:r w:rsidRPr="00A0236E">
        <w:rPr>
          <w:lang w:val="en-GB"/>
        </w:rPr>
        <w:t xml:space="preserve">We </w:t>
      </w:r>
      <w:r w:rsidR="00A0236E" w:rsidRPr="00A0236E">
        <w:rPr>
          <w:lang w:val="en-GB"/>
        </w:rPr>
        <w:t>separated</w:t>
      </w:r>
      <w:r w:rsidRPr="00A0236E">
        <w:rPr>
          <w:lang w:val="en-GB"/>
        </w:rPr>
        <w:t xml:space="preserve"> the predicted origination response for each type of palaeoclimate interaction </w:t>
      </w:r>
      <w:r w:rsidR="00451762" w:rsidRPr="00A0236E">
        <w:rPr>
          <w:lang w:val="en-GB"/>
        </w:rPr>
        <w:t>from our</w:t>
      </w:r>
      <w:r w:rsidRPr="00A0236E">
        <w:rPr>
          <w:lang w:val="en-GB"/>
        </w:rPr>
        <w:t xml:space="preserve"> GLMMs. </w:t>
      </w:r>
      <w:r w:rsidR="00C35C93" w:rsidRPr="00A0236E">
        <w:rPr>
          <w:lang w:val="en-GB"/>
        </w:rPr>
        <w:t xml:space="preserve">To test whether the response after a specific palaeoclimate interaction significantly differs from the mean origination probability, we used Wilcoxon rank sum tests. </w:t>
      </w:r>
    </w:p>
    <w:p w14:paraId="666728CF" w14:textId="0AC0FC63" w:rsidR="00502650" w:rsidRPr="00A0236E" w:rsidRDefault="00502650" w:rsidP="001B3436">
      <w:pPr>
        <w:rPr>
          <w:i/>
          <w:iCs/>
          <w:lang w:val="en-GB"/>
        </w:rPr>
      </w:pPr>
      <w:r w:rsidRPr="00A0236E">
        <w:rPr>
          <w:i/>
          <w:iCs/>
          <w:lang w:val="en-GB"/>
        </w:rPr>
        <w:t>Effect size</w:t>
      </w:r>
    </w:p>
    <w:p w14:paraId="5F5CDC45" w14:textId="70FE641B" w:rsidR="009034B3" w:rsidRPr="00A0236E" w:rsidRDefault="00451762" w:rsidP="00C85619">
      <w:pPr>
        <w:spacing w:after="40"/>
        <w:rPr>
          <w:lang w:val="en-GB"/>
        </w:rPr>
      </w:pPr>
      <w:r w:rsidRPr="00A0236E">
        <w:rPr>
          <w:lang w:val="en-GB"/>
        </w:rPr>
        <w:t xml:space="preserve">We applied bootstrapping </w:t>
      </w:r>
      <w:sdt>
        <w:sdtPr>
          <w:rPr>
            <w:lang w:val="en-GB"/>
          </w:rPr>
          <w:alias w:val="Don't edit this field"/>
          <w:tag w:val="CitaviPlaceholder#0318dbd7-78cc-4a01-ac14-3dab13f59ac4"/>
          <w:id w:val="1316600612"/>
          <w:placeholder>
            <w:docPart w:val="DefaultPlaceholder_-1854013440"/>
          </w:placeholder>
        </w:sdtPr>
        <w:sdtContent>
          <w:r w:rsidR="00444154" w:rsidRPr="00A0236E">
            <w:rPr>
              <w:lang w:val="en-GB"/>
            </w:rPr>
            <w:fldChar w:fldCharType="begin"/>
          </w:r>
          <w:r w:rsidR="007D5177">
            <w:rPr>
              <w:lang w:val="en-GB"/>
            </w:rPr>
            <w:instrText>ADDIN CitaviPlaceholder{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}</w:instrText>
          </w:r>
          <w:r w:rsidR="00444154" w:rsidRPr="00A0236E">
            <w:rPr>
              <w:lang w:val="en-GB"/>
            </w:rPr>
            <w:fldChar w:fldCharType="separate"/>
          </w:r>
          <w:r w:rsidR="007D5177">
            <w:rPr>
              <w:lang w:val="en-GB"/>
            </w:rPr>
            <w:t>(Mooney und Duval 1993)</w:t>
          </w:r>
          <w:r w:rsidR="00444154" w:rsidRPr="00A0236E">
            <w:rPr>
              <w:lang w:val="en-GB"/>
            </w:rPr>
            <w:fldChar w:fldCharType="end"/>
          </w:r>
        </w:sdtContent>
      </w:sdt>
      <w:r w:rsidRPr="00A0236E">
        <w:rPr>
          <w:lang w:val="en-GB"/>
        </w:rPr>
        <w:t xml:space="preserve"> and </w:t>
      </w:r>
      <w:r w:rsidR="00A0236E" w:rsidRPr="00A0236E">
        <w:rPr>
          <w:lang w:val="en-GB"/>
        </w:rPr>
        <w:t>Bayesian</w:t>
      </w:r>
      <w:r w:rsidRPr="00A0236E">
        <w:rPr>
          <w:lang w:val="en-GB"/>
        </w:rPr>
        <w:t xml:space="preserve"> estimation </w:t>
      </w:r>
      <w:sdt>
        <w:sdtPr>
          <w:rPr>
            <w:lang w:val="en-GB"/>
          </w:rPr>
          <w:alias w:val="Don't edit this field"/>
          <w:tag w:val="CitaviPlaceholder#4cd3a416-2f78-4fbe-b9be-98669472c4ac"/>
          <w:id w:val="-1484843115"/>
          <w:placeholder>
            <w:docPart w:val="DefaultPlaceholder_-1854013440"/>
          </w:placeholder>
        </w:sdtPr>
        <w:sdtContent>
          <w:r w:rsidRPr="00A0236E">
            <w:rPr>
              <w:lang w:val="en-GB"/>
            </w:rPr>
            <w:fldChar w:fldCharType="begin"/>
          </w:r>
          <w:r w:rsidR="007D5177">
            <w:rPr>
              <w:lang w:val="en-GB"/>
            </w:rPr>
            <w:instrText>ADDIN CitaviPlaceholder{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}</w:instrText>
          </w:r>
          <w:r w:rsidRPr="00A0236E">
            <w:rPr>
              <w:lang w:val="en-GB"/>
            </w:rPr>
            <w:fldChar w:fldCharType="separate"/>
          </w:r>
          <w:r w:rsidR="007D5177">
            <w:rPr>
              <w:lang w:val="en-GB"/>
            </w:rPr>
            <w:t>(Kruschke 2013)</w:t>
          </w:r>
          <w:r w:rsidRPr="00A0236E">
            <w:rPr>
              <w:lang w:val="en-GB"/>
            </w:rPr>
            <w:fldChar w:fldCharType="end"/>
          </w:r>
        </w:sdtContent>
      </w:sdt>
      <w:r w:rsidRPr="00A0236E">
        <w:rPr>
          <w:lang w:val="en-GB"/>
        </w:rPr>
        <w:t xml:space="preserve"> to the predicted origination response of our GLMMS to calculate the difference in means between origination probability after cooling-cooling compared to all other palaeoclimate interactions.</w:t>
      </w:r>
      <w:r w:rsidR="00444154" w:rsidRPr="00A0236E">
        <w:rPr>
          <w:lang w:val="en-GB"/>
        </w:rPr>
        <w:t xml:space="preserve"> Bootstrapping was </w:t>
      </w:r>
      <w:r w:rsidR="009034B3" w:rsidRPr="00A0236E">
        <w:rPr>
          <w:lang w:val="en-GB"/>
        </w:rPr>
        <w:t>based on 2000 repetitions.</w:t>
      </w:r>
      <w:r w:rsidRPr="00A0236E">
        <w:rPr>
          <w:lang w:val="en-GB"/>
        </w:rPr>
        <w:t xml:space="preserve"> </w:t>
      </w:r>
      <w:r w:rsidR="00444154" w:rsidRPr="00A0236E">
        <w:rPr>
          <w:lang w:val="en-GB"/>
        </w:rPr>
        <w:t xml:space="preserve">For </w:t>
      </w:r>
      <w:r w:rsidR="00A0236E" w:rsidRPr="00A0236E">
        <w:rPr>
          <w:lang w:val="en-GB"/>
        </w:rPr>
        <w:t>Bayesian</w:t>
      </w:r>
      <w:r w:rsidR="00444154" w:rsidRPr="00A0236E">
        <w:rPr>
          <w:lang w:val="en-GB"/>
        </w:rPr>
        <w:t xml:space="preserve"> estimation, we used a </w:t>
      </w:r>
      <w:proofErr w:type="spellStart"/>
      <w:r w:rsidR="00444154" w:rsidRPr="00A0236E">
        <w:rPr>
          <w:lang w:val="en-GB"/>
        </w:rPr>
        <w:t>markov</w:t>
      </w:r>
      <w:proofErr w:type="spellEnd"/>
      <w:r w:rsidR="00444154" w:rsidRPr="00A0236E">
        <w:rPr>
          <w:lang w:val="en-GB"/>
        </w:rPr>
        <w:t xml:space="preserve"> chain </w:t>
      </w:r>
      <w:proofErr w:type="spellStart"/>
      <w:r w:rsidR="00444154" w:rsidRPr="00A0236E">
        <w:rPr>
          <w:lang w:val="en-GB"/>
        </w:rPr>
        <w:t>monte</w:t>
      </w:r>
      <w:proofErr w:type="spellEnd"/>
      <w:r w:rsidR="00444154" w:rsidRPr="00A0236E">
        <w:rPr>
          <w:lang w:val="en-GB"/>
        </w:rPr>
        <w:t xml:space="preserve"> </w:t>
      </w:r>
      <w:proofErr w:type="spellStart"/>
      <w:r w:rsidR="00444154" w:rsidRPr="00A0236E">
        <w:rPr>
          <w:lang w:val="en-GB"/>
        </w:rPr>
        <w:t>carlo</w:t>
      </w:r>
      <w:proofErr w:type="spellEnd"/>
      <w:r w:rsidR="00444154" w:rsidRPr="00A0236E">
        <w:rPr>
          <w:lang w:val="en-GB"/>
        </w:rPr>
        <w:t xml:space="preserve"> method with </w:t>
      </w:r>
      <w:r w:rsidR="000B015A" w:rsidRPr="00A0236E">
        <w:rPr>
          <w:lang w:val="en-GB"/>
        </w:rPr>
        <w:t>four</w:t>
      </w:r>
      <w:r w:rsidR="00444154" w:rsidRPr="00A0236E">
        <w:rPr>
          <w:lang w:val="en-GB"/>
        </w:rPr>
        <w:t xml:space="preserve"> chains, 1000 iterations</w:t>
      </w:r>
      <w:r w:rsidR="009034B3" w:rsidRPr="00A0236E">
        <w:rPr>
          <w:lang w:val="en-GB"/>
        </w:rPr>
        <w:t xml:space="preserve">, and 500 warm-up iterations. Overall increase of origination probability after cooling-cooling palaeoclimate interactions was calculated by dividing the estimated difference of means by the baseline probability of origination. Cohen’s d </w:t>
      </w:r>
      <w:r w:rsidR="00506ED8" w:rsidRPr="00A0236E">
        <w:rPr>
          <w:lang w:val="en-GB"/>
        </w:rPr>
        <w:t xml:space="preserve">effect size was calculated based on the raw output of our GLMMs </w:t>
      </w:r>
      <w:r w:rsidR="00C85619" w:rsidRPr="00A0236E">
        <w:rPr>
          <w:lang w:val="en-GB"/>
        </w:rPr>
        <w:t>as well as</w:t>
      </w:r>
      <w:r w:rsidR="00506ED8" w:rsidRPr="00A0236E">
        <w:rPr>
          <w:lang w:val="en-GB"/>
        </w:rPr>
        <w:t xml:space="preserve"> posterior distributions after </w:t>
      </w:r>
      <w:r w:rsidR="00A0236E" w:rsidRPr="00A0236E">
        <w:rPr>
          <w:lang w:val="en-GB"/>
        </w:rPr>
        <w:t>Bayesian</w:t>
      </w:r>
      <w:r w:rsidR="00506ED8" w:rsidRPr="00A0236E">
        <w:rPr>
          <w:lang w:val="en-GB"/>
        </w:rPr>
        <w:t xml:space="preserve"> estimation using the formula: </w:t>
      </w:r>
    </w:p>
    <w:p w14:paraId="6F3A7C36" w14:textId="69B281B5" w:rsidR="00C85619" w:rsidRPr="00A0236E" w:rsidRDefault="00E34372" w:rsidP="001B3436">
      <w:pPr>
        <w:rPr>
          <w:rFonts w:eastAsiaTheme="minorEastAsia" w:cstheme="minorHAnsi"/>
          <w:lang w:val="en-GB"/>
        </w:rPr>
      </w:pPr>
      <m:oMathPara>
        <m:oMathParaPr>
          <m:jc m:val="left"/>
        </m:oMathParaPr>
        <m:oMath>
          <m:f>
            <m:fPr>
              <m:ctrlPr>
                <w:rPr>
                  <w:rFonts w:ascii="Cambria Math" w:hAnsi="Cambria Math" w:cstheme="minorHAnsi"/>
                  <w:i/>
                  <w:lang w:val="en-GB"/>
                </w:rPr>
              </m:ctrlPr>
            </m:fPr>
            <m:num>
              <m:d>
                <m:dPr>
                  <m:ctrlPr>
                    <w:rPr>
                      <w:rFonts w:ascii="Cambria Math" w:hAnsi="Cambria Math" w:cstheme="minorHAnsi"/>
                      <w:i/>
                      <w:lang w:val="en-GB"/>
                    </w:rPr>
                  </m:ctrlPr>
                </m:dPr>
                <m:e>
                  <m:sSub>
                    <m:sSubPr>
                      <m:ctrlPr>
                        <w:rPr>
                          <w:rFonts w:ascii="Cambria Math" w:hAnsi="Cambria Math" w:cstheme="minorHAnsi"/>
                          <w:i/>
                          <w:lang w:val="en-GB"/>
                        </w:rPr>
                      </m:ctrlPr>
                    </m:sSubPr>
                    <m:e>
                      <m:r>
                        <w:rPr>
                          <w:rFonts w:ascii="Cambria Math" w:hAnsi="Cambria Math" w:cstheme="minorHAnsi"/>
                          <w:lang w:val="en-GB"/>
                        </w:rPr>
                        <m:t>μ</m:t>
                      </m:r>
                    </m:e>
                    <m:sub>
                      <m:r>
                        <w:rPr>
                          <w:rFonts w:ascii="Cambria Math" w:hAnsi="Cambria Math" w:cstheme="minorHAnsi"/>
                          <w:lang w:val="en-GB"/>
                        </w:rPr>
                        <m:t>1</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μ</m:t>
                      </m:r>
                    </m:e>
                    <m:sub>
                      <m:r>
                        <w:rPr>
                          <w:rFonts w:ascii="Cambria Math" w:hAnsi="Cambria Math" w:cstheme="minorHAnsi"/>
                          <w:lang w:val="en-GB"/>
                        </w:rPr>
                        <m:t>2</m:t>
                      </m:r>
                    </m:sub>
                  </m:sSub>
                </m:e>
              </m:d>
            </m:num>
            <m:den>
              <m:rad>
                <m:radPr>
                  <m:degHide m:val="1"/>
                  <m:ctrlPr>
                    <w:rPr>
                      <w:rFonts w:ascii="Cambria Math" w:hAnsi="Cambria Math" w:cstheme="minorHAnsi"/>
                      <w:i/>
                      <w:lang w:val="en-GB"/>
                    </w:rPr>
                  </m:ctrlPr>
                </m:radPr>
                <m:deg/>
                <m:e>
                  <m:f>
                    <m:fPr>
                      <m:type m:val="lin"/>
                      <m:ctrlPr>
                        <w:rPr>
                          <w:rFonts w:ascii="Cambria Math" w:hAnsi="Cambria Math" w:cstheme="minorHAnsi"/>
                          <w:i/>
                          <w:lang w:val="en-GB"/>
                        </w:rPr>
                      </m:ctrlPr>
                    </m:fPr>
                    <m:num>
                      <m:d>
                        <m:dPr>
                          <m:ctrlPr>
                            <w:rPr>
                              <w:rFonts w:ascii="Cambria Math" w:hAnsi="Cambria Math" w:cstheme="minorHAnsi"/>
                              <w:i/>
                              <w:lang w:val="en-GB"/>
                            </w:rPr>
                          </m:ctrlPr>
                        </m:dPr>
                        <m:e>
                          <m:sSubSup>
                            <m:sSubSupPr>
                              <m:ctrlPr>
                                <w:rPr>
                                  <w:rFonts w:ascii="Cambria Math" w:hAnsi="Cambria Math" w:cstheme="minorHAnsi"/>
                                  <w:i/>
                                  <w:lang w:val="en-GB"/>
                                </w:rPr>
                              </m:ctrlPr>
                            </m:sSubSupPr>
                            <m:e>
                              <m:r>
                                <w:rPr>
                                  <w:rFonts w:ascii="Cambria Math" w:hAnsi="Cambria Math" w:cstheme="minorHAnsi"/>
                                  <w:lang w:val="en-GB"/>
                                </w:rPr>
                                <m:t>σ</m:t>
                              </m:r>
                            </m:e>
                            <m:sub>
                              <m:r>
                                <w:rPr>
                                  <w:rFonts w:ascii="Cambria Math" w:hAnsi="Cambria Math" w:cstheme="minorHAnsi"/>
                                  <w:lang w:val="en-GB"/>
                                </w:rPr>
                                <m:t>1</m:t>
                              </m:r>
                            </m:sub>
                            <m:sup>
                              <m:r>
                                <w:rPr>
                                  <w:rFonts w:ascii="Cambria Math" w:hAnsi="Cambria Math" w:cstheme="minorHAnsi"/>
                                  <w:lang w:val="en-GB"/>
                                </w:rPr>
                                <m:t>2</m:t>
                              </m:r>
                            </m:sup>
                          </m:sSubSup>
                          <m:r>
                            <w:rPr>
                              <w:rFonts w:ascii="Cambria Math" w:hAnsi="Cambria Math" w:cstheme="minorHAnsi"/>
                              <w:lang w:val="en-GB"/>
                            </w:rPr>
                            <m:t xml:space="preserve">+ </m:t>
                          </m:r>
                          <m:sSubSup>
                            <m:sSubSupPr>
                              <m:ctrlPr>
                                <w:rPr>
                                  <w:rFonts w:ascii="Cambria Math" w:hAnsi="Cambria Math" w:cstheme="minorHAnsi"/>
                                  <w:i/>
                                  <w:lang w:val="en-GB"/>
                                </w:rPr>
                              </m:ctrlPr>
                            </m:sSubSupPr>
                            <m:e>
                              <m:r>
                                <w:rPr>
                                  <w:rFonts w:ascii="Cambria Math" w:hAnsi="Cambria Math" w:cstheme="minorHAnsi"/>
                                  <w:lang w:val="en-GB"/>
                                </w:rPr>
                                <m:t>σ</m:t>
                              </m:r>
                            </m:e>
                            <m:sub>
                              <m:r>
                                <w:rPr>
                                  <w:rFonts w:ascii="Cambria Math" w:hAnsi="Cambria Math" w:cstheme="minorHAnsi"/>
                                  <w:lang w:val="en-GB"/>
                                </w:rPr>
                                <m:t>2</m:t>
                              </m:r>
                            </m:sub>
                            <m:sup>
                              <m:r>
                                <w:rPr>
                                  <w:rFonts w:ascii="Cambria Math" w:hAnsi="Cambria Math" w:cstheme="minorHAnsi"/>
                                  <w:lang w:val="en-GB"/>
                                </w:rPr>
                                <m:t>2</m:t>
                              </m:r>
                            </m:sup>
                          </m:sSubSup>
                        </m:e>
                      </m:d>
                    </m:num>
                    <m:den>
                      <m:r>
                        <w:rPr>
                          <w:rFonts w:ascii="Cambria Math" w:hAnsi="Cambria Math" w:cstheme="minorHAnsi"/>
                          <w:lang w:val="en-GB"/>
                        </w:rPr>
                        <m:t>2</m:t>
                      </m:r>
                    </m:den>
                  </m:f>
                </m:e>
              </m:rad>
            </m:den>
          </m:f>
        </m:oMath>
      </m:oMathPara>
    </w:p>
    <w:p w14:paraId="0026E103" w14:textId="77777777" w:rsidR="00C85619" w:rsidRPr="00A0236E" w:rsidRDefault="00C85619" w:rsidP="001B3436">
      <w:pPr>
        <w:rPr>
          <w:rFonts w:cstheme="minorHAnsi"/>
          <w:lang w:val="en-GB"/>
        </w:rPr>
      </w:pPr>
    </w:p>
    <w:p w14:paraId="195B087A" w14:textId="3BE2A7C5" w:rsidR="00502650" w:rsidRPr="00A0236E" w:rsidRDefault="00502650" w:rsidP="001B3436">
      <w:pPr>
        <w:rPr>
          <w:i/>
          <w:iCs/>
          <w:lang w:val="en-GB"/>
        </w:rPr>
      </w:pPr>
      <w:r w:rsidRPr="00A0236E">
        <w:rPr>
          <w:i/>
          <w:iCs/>
          <w:lang w:val="en-GB"/>
        </w:rPr>
        <w:t>Group differences</w:t>
      </w:r>
    </w:p>
    <w:p w14:paraId="014B1400" w14:textId="402E0675" w:rsidR="00502650" w:rsidRPr="00A0236E" w:rsidRDefault="000B015A" w:rsidP="001B3436">
      <w:pPr>
        <w:rPr>
          <w:lang w:val="en-GB"/>
        </w:rPr>
      </w:pPr>
      <w:r w:rsidRPr="00A0236E">
        <w:rPr>
          <w:lang w:val="en-GB"/>
        </w:rPr>
        <w:t xml:space="preserve">Based on the predicted results from our GLMMS, we calculated the log-odds ratio for each major fossil group and for five periods spanning all studied stages. The oldest period ranged from the </w:t>
      </w:r>
      <w:proofErr w:type="spellStart"/>
      <w:r w:rsidRPr="00A0236E">
        <w:rPr>
          <w:lang w:val="en-GB"/>
        </w:rPr>
        <w:t>Tremadocian</w:t>
      </w:r>
      <w:proofErr w:type="spellEnd"/>
      <w:r w:rsidRPr="00A0236E">
        <w:rPr>
          <w:lang w:val="en-GB"/>
        </w:rPr>
        <w:t xml:space="preserve"> to </w:t>
      </w:r>
      <w:proofErr w:type="spellStart"/>
      <w:r w:rsidRPr="00A0236E">
        <w:rPr>
          <w:lang w:val="en-GB"/>
        </w:rPr>
        <w:t>Lochkovian</w:t>
      </w:r>
      <w:proofErr w:type="spellEnd"/>
      <w:r w:rsidRPr="00A0236E">
        <w:rPr>
          <w:lang w:val="en-GB"/>
        </w:rPr>
        <w:t xml:space="preserve">, the second from the </w:t>
      </w:r>
      <w:proofErr w:type="spellStart"/>
      <w:r w:rsidRPr="00A0236E">
        <w:rPr>
          <w:lang w:val="en-GB"/>
        </w:rPr>
        <w:t>Pragian</w:t>
      </w:r>
      <w:proofErr w:type="spellEnd"/>
      <w:r w:rsidRPr="00A0236E">
        <w:rPr>
          <w:lang w:val="en-GB"/>
        </w:rPr>
        <w:t xml:space="preserve"> to </w:t>
      </w:r>
      <w:proofErr w:type="spellStart"/>
      <w:r w:rsidRPr="00A0236E">
        <w:rPr>
          <w:lang w:val="en-GB"/>
        </w:rPr>
        <w:t>Artinskian</w:t>
      </w:r>
      <w:proofErr w:type="spellEnd"/>
      <w:r w:rsidRPr="00A0236E">
        <w:rPr>
          <w:lang w:val="en-GB"/>
        </w:rPr>
        <w:t xml:space="preserve">, the third from the </w:t>
      </w:r>
      <w:proofErr w:type="spellStart"/>
      <w:r w:rsidRPr="00A0236E">
        <w:rPr>
          <w:lang w:val="en-GB"/>
        </w:rPr>
        <w:t>Kungurian</w:t>
      </w:r>
      <w:proofErr w:type="spellEnd"/>
      <w:r w:rsidRPr="00A0236E">
        <w:rPr>
          <w:lang w:val="en-GB"/>
        </w:rPr>
        <w:t xml:space="preserve"> to Pliensbachian, the fourth from the Toarcian to Turonian, and the youngest period from the Coniacian to Pleistocene. </w:t>
      </w:r>
    </w:p>
    <w:p w14:paraId="5955519F" w14:textId="3929361A" w:rsidR="007B0CA1" w:rsidRPr="00A0236E" w:rsidRDefault="007B0CA1">
      <w:pPr>
        <w:rPr>
          <w:lang w:val="en-GB"/>
        </w:rPr>
      </w:pPr>
    </w:p>
    <w:p w14:paraId="229AEE51" w14:textId="38008C3E" w:rsidR="00FB5C3B" w:rsidRPr="00A0236E" w:rsidRDefault="00FB5C3B" w:rsidP="006C5525">
      <w:pPr>
        <w:rPr>
          <w:lang w:val="en-GB"/>
        </w:rPr>
      </w:pPr>
      <w:r w:rsidRPr="00A0236E">
        <w:rPr>
          <w:lang w:val="en-GB"/>
        </w:rPr>
        <w:br w:type="page"/>
      </w:r>
    </w:p>
    <w:sdt>
      <w:sdtPr>
        <w:rPr>
          <w:rFonts w:asciiTheme="minorHAnsi" w:eastAsiaTheme="minorHAnsi" w:hAnsiTheme="minorHAnsi" w:cstheme="minorBidi"/>
          <w:color w:val="auto"/>
          <w:sz w:val="22"/>
          <w:szCs w:val="22"/>
          <w:lang w:val="en-GB"/>
        </w:rPr>
        <w:tag w:val="CitaviBibliography"/>
        <w:id w:val="972328469"/>
        <w:placeholder>
          <w:docPart w:val="DefaultPlaceholder_-1854013440"/>
        </w:placeholder>
      </w:sdtPr>
      <w:sdtContent>
        <w:p w14:paraId="6243914F" w14:textId="77777777" w:rsidR="00D93EC6" w:rsidRDefault="00582584" w:rsidP="00D93EC6">
          <w:pPr>
            <w:pStyle w:val="CitaviBibliographyHeading"/>
            <w:rPr>
              <w:lang w:val="en-GB"/>
            </w:rPr>
          </w:pPr>
          <w:r w:rsidRPr="00A0236E">
            <w:rPr>
              <w:lang w:val="en-GB"/>
            </w:rPr>
            <w:fldChar w:fldCharType="begin"/>
          </w:r>
          <w:r w:rsidRPr="00A0236E">
            <w:rPr>
              <w:lang w:val="en-GB"/>
            </w:rPr>
            <w:instrText>ADDIN CitaviBibliography</w:instrText>
          </w:r>
          <w:r w:rsidRPr="00A0236E">
            <w:rPr>
              <w:lang w:val="en-GB"/>
            </w:rPr>
            <w:fldChar w:fldCharType="separate"/>
          </w:r>
          <w:r w:rsidR="00D93EC6">
            <w:rPr>
              <w:lang w:val="en-GB"/>
            </w:rPr>
            <w:t>References</w:t>
          </w:r>
        </w:p>
        <w:p w14:paraId="74D8A5E4" w14:textId="77777777" w:rsidR="00D93EC6" w:rsidRDefault="00D93EC6" w:rsidP="00D93EC6">
          <w:pPr>
            <w:pStyle w:val="CitaviBibliographyEntry"/>
            <w:rPr>
              <w:lang w:val="en-GB"/>
            </w:rPr>
          </w:pPr>
          <w:bookmarkStart w:id="65" w:name="_CTVL001a8cbe8d4c627410bbdd5ff34d1717bd1"/>
          <w:r>
            <w:rPr>
              <w:lang w:val="en-GB"/>
            </w:rPr>
            <w:t xml:space="preserve">Alroy, John (2008): Dynamics of origination and extinction in the marine fossil record. In: </w:t>
          </w:r>
          <w:bookmarkEnd w:id="65"/>
          <w:r w:rsidRPr="00D93EC6">
            <w:rPr>
              <w:i/>
              <w:lang w:val="en-GB"/>
            </w:rPr>
            <w:t xml:space="preserve">Proceedings of the National Academy of Sciences </w:t>
          </w:r>
          <w:r w:rsidRPr="00D93EC6">
            <w:rPr>
              <w:lang w:val="en-GB"/>
            </w:rPr>
            <w:t>105 (Supplement 1), S. 11536–11542.</w:t>
          </w:r>
        </w:p>
        <w:p w14:paraId="7840268B" w14:textId="77777777" w:rsidR="00D93EC6" w:rsidRDefault="00D93EC6" w:rsidP="00D93EC6">
          <w:pPr>
            <w:pStyle w:val="CitaviBibliographyEntry"/>
            <w:rPr>
              <w:lang w:val="en-GB"/>
            </w:rPr>
          </w:pPr>
          <w:bookmarkStart w:id="66" w:name="_CTVL001cd67069ee0814f4bbc13191c41dc1010"/>
          <w:r>
            <w:rPr>
              <w:lang w:val="en-GB"/>
            </w:rPr>
            <w:t xml:space="preserve">Alroy, John (2020): On four measures of taxonomic richness. In: </w:t>
          </w:r>
          <w:bookmarkEnd w:id="66"/>
          <w:r w:rsidRPr="00D93EC6">
            <w:rPr>
              <w:i/>
              <w:lang w:val="en-GB"/>
            </w:rPr>
            <w:t xml:space="preserve">Paleobiology </w:t>
          </w:r>
          <w:r w:rsidRPr="00D93EC6">
            <w:rPr>
              <w:lang w:val="en-GB"/>
            </w:rPr>
            <w:t>41, S. 1–18. DOI: 10.1017/pab.2019.40.</w:t>
          </w:r>
        </w:p>
        <w:p w14:paraId="45B7ED07" w14:textId="77777777" w:rsidR="00D93EC6" w:rsidRDefault="00D93EC6" w:rsidP="00D93EC6">
          <w:pPr>
            <w:pStyle w:val="CitaviBibliographyEntry"/>
            <w:rPr>
              <w:lang w:val="en-GB"/>
            </w:rPr>
          </w:pPr>
          <w:bookmarkStart w:id="67" w:name="_CTVL001a23c18231d434b28be5653e0170d1961"/>
          <w:r w:rsidRPr="00C60272">
            <w:rPr>
              <w:lang w:val="de-DE"/>
              <w:rPrChange w:id="68" w:author="Wolfgang Kiessling" w:date="2020-05-13T13:45:00Z">
                <w:rPr>
                  <w:lang w:val="en-GB"/>
                </w:rPr>
              </w:rPrChange>
            </w:rPr>
            <w:t xml:space="preserve">Alroy, John; Aberhan, Martin; Bottjer, David J.; Foote, Michael; Fürsich, Franz T.; Harries, Peter J. et al. </w:t>
          </w:r>
          <w:r>
            <w:rPr>
              <w:lang w:val="en-GB"/>
            </w:rPr>
            <w:t xml:space="preserve">(2008): Phanerozoic trends in the global diversity of marine invertebrates. In: </w:t>
          </w:r>
          <w:bookmarkEnd w:id="67"/>
          <w:r w:rsidRPr="00D93EC6">
            <w:rPr>
              <w:i/>
              <w:lang w:val="en-GB"/>
            </w:rPr>
            <w:t xml:space="preserve">Science </w:t>
          </w:r>
          <w:r w:rsidRPr="00D93EC6">
            <w:rPr>
              <w:lang w:val="en-GB"/>
            </w:rPr>
            <w:t>321 (5885), S. 97–100.</w:t>
          </w:r>
        </w:p>
        <w:p w14:paraId="2162B696" w14:textId="77777777" w:rsidR="00D93EC6" w:rsidRDefault="00D93EC6" w:rsidP="00D93EC6">
          <w:pPr>
            <w:pStyle w:val="CitaviBibliographyEntry"/>
            <w:rPr>
              <w:lang w:val="en-GB"/>
            </w:rPr>
          </w:pPr>
          <w:bookmarkStart w:id="69" w:name="_CTVL001ea817113ed3d494791f5a5519335c4e9"/>
          <w:r w:rsidRPr="00C60272">
            <w:rPr>
              <w:lang w:val="de-DE"/>
              <w:rPrChange w:id="70" w:author="Wolfgang Kiessling" w:date="2020-05-13T13:45:00Z">
                <w:rPr>
                  <w:lang w:val="en-GB"/>
                </w:rPr>
              </w:rPrChange>
            </w:rPr>
            <w:t xml:space="preserve">Alroy, John; Marshall, C. R.; Bambach, R. K.; Bezusko, K.; Foote, M.; Fürsich, F. T. et al. </w:t>
          </w:r>
          <w:r>
            <w:rPr>
              <w:lang w:val="en-GB"/>
            </w:rPr>
            <w:t xml:space="preserve">(2001): Effects of sampling standardization on estimates of Phanerozoic marine diversification. In: </w:t>
          </w:r>
          <w:bookmarkEnd w:id="69"/>
          <w:r w:rsidRPr="00D93EC6">
            <w:rPr>
              <w:i/>
              <w:lang w:val="en-GB"/>
            </w:rPr>
            <w:t xml:space="preserve">Proceedings of the National Academy of Sciences </w:t>
          </w:r>
          <w:r w:rsidRPr="00D93EC6">
            <w:rPr>
              <w:lang w:val="en-GB"/>
            </w:rPr>
            <w:t>98 (11), S. 6261–6266.</w:t>
          </w:r>
        </w:p>
        <w:p w14:paraId="6D9919E7" w14:textId="77777777" w:rsidR="00D93EC6" w:rsidRDefault="00D93EC6" w:rsidP="00D93EC6">
          <w:pPr>
            <w:pStyle w:val="CitaviBibliographyEntry"/>
            <w:rPr>
              <w:lang w:val="en-GB"/>
            </w:rPr>
          </w:pPr>
          <w:bookmarkStart w:id="71" w:name="_CTVL0014a9c86d88dc84a75ba3cb5501ad7243b"/>
          <w:r>
            <w:rPr>
              <w:lang w:val="en-GB"/>
            </w:rPr>
            <w:t xml:space="preserve">Antão, Laura H.; Bates, Amanda E.; Blowes, Shane A.; Waldock, Conor; Supp, Sarah R.; Magurran, Anne E. et al. (2020): Temperature-related biodiversity change across temperate marine and terrestrial systems. In: </w:t>
          </w:r>
          <w:bookmarkEnd w:id="71"/>
          <w:r w:rsidRPr="00D93EC6">
            <w:rPr>
              <w:i/>
              <w:lang w:val="en-GB"/>
            </w:rPr>
            <w:t>Nature ecology &amp; evolution</w:t>
          </w:r>
          <w:r w:rsidRPr="00D93EC6">
            <w:rPr>
              <w:lang w:val="en-GB"/>
            </w:rPr>
            <w:t>.</w:t>
          </w:r>
        </w:p>
        <w:p w14:paraId="584195E9" w14:textId="77777777" w:rsidR="00D93EC6" w:rsidRDefault="00D93EC6" w:rsidP="00D93EC6">
          <w:pPr>
            <w:pStyle w:val="CitaviBibliographyEntry"/>
            <w:rPr>
              <w:lang w:val="en-GB"/>
            </w:rPr>
          </w:pPr>
          <w:bookmarkStart w:id="72" w:name="_CTVL0014f0dfed1587049c0b4186fa33ed2937a"/>
          <w:r>
            <w:rPr>
              <w:lang w:val="en-GB"/>
            </w:rPr>
            <w:t xml:space="preserve">Bates, Douglas; Mächler, Martin; Bolker, Ben; Walker, Steve (2015): Fitting Linear Mixed-Effects Models Using lme4. In: </w:t>
          </w:r>
          <w:bookmarkEnd w:id="72"/>
          <w:r w:rsidRPr="00D93EC6">
            <w:rPr>
              <w:i/>
              <w:lang w:val="en-GB"/>
            </w:rPr>
            <w:t xml:space="preserve">J. Stat. Soft. </w:t>
          </w:r>
          <w:r w:rsidRPr="00D93EC6">
            <w:rPr>
              <w:lang w:val="en-GB"/>
            </w:rPr>
            <w:t>67 (1). DOI: 10.18637/jss.v067.i01.</w:t>
          </w:r>
        </w:p>
        <w:p w14:paraId="7D640758" w14:textId="77777777" w:rsidR="00D93EC6" w:rsidRDefault="00D93EC6" w:rsidP="00D93EC6">
          <w:pPr>
            <w:pStyle w:val="CitaviBibliographyEntry"/>
            <w:rPr>
              <w:lang w:val="en-GB"/>
            </w:rPr>
          </w:pPr>
          <w:bookmarkStart w:id="73" w:name="_CTVL001c41889e726e54d0083d3224c78100876"/>
          <w:r>
            <w:rPr>
              <w:lang w:val="en-GB"/>
            </w:rPr>
            <w:t xml:space="preserve">Bolker, Benjamin M.; Brooks, Mollie E.; Clark, Connie J.; Geange, Shane W.; Poulsen, John R.; Stevens, M. Henry H.; White, Jada-Simone S. (2009): Generalized linear mixed models: a practical guide for ecology and evolution. In: </w:t>
          </w:r>
          <w:bookmarkEnd w:id="73"/>
          <w:r w:rsidRPr="00D93EC6">
            <w:rPr>
              <w:i/>
              <w:lang w:val="en-GB"/>
            </w:rPr>
            <w:t xml:space="preserve">Trends in ecology &amp; evolution </w:t>
          </w:r>
          <w:r w:rsidRPr="00D93EC6">
            <w:rPr>
              <w:lang w:val="en-GB"/>
            </w:rPr>
            <w:t>24 (3), S. 127–135.</w:t>
          </w:r>
        </w:p>
        <w:p w14:paraId="51139533" w14:textId="77777777" w:rsidR="00D93EC6" w:rsidRDefault="00D93EC6" w:rsidP="00D93EC6">
          <w:pPr>
            <w:pStyle w:val="CitaviBibliographyEntry"/>
            <w:rPr>
              <w:i/>
              <w:lang w:val="en-GB"/>
            </w:rPr>
          </w:pPr>
          <w:bookmarkStart w:id="74" w:name="_CTVL00179e27dc01e83421cad5a77d53113ac2b"/>
          <w:r>
            <w:rPr>
              <w:lang w:val="en-GB"/>
            </w:rPr>
            <w:t xml:space="preserve">Broecker, Wallace S.; Peng, Tsung-Hung (1982): Tracers in the Sea. In: </w:t>
          </w:r>
          <w:bookmarkEnd w:id="74"/>
          <w:r w:rsidRPr="00D93EC6">
            <w:rPr>
              <w:i/>
              <w:lang w:val="en-GB"/>
            </w:rPr>
            <w:t>Lamont-Doherty Geol. Observ. Publ.</w:t>
          </w:r>
        </w:p>
        <w:p w14:paraId="1D3D72EC" w14:textId="77777777" w:rsidR="00D93EC6" w:rsidRDefault="00D93EC6" w:rsidP="00D93EC6">
          <w:pPr>
            <w:pStyle w:val="CitaviBibliographyEntry"/>
            <w:rPr>
              <w:lang w:val="en-GB"/>
            </w:rPr>
          </w:pPr>
          <w:bookmarkStart w:id="75" w:name="_CTVL001f690026809e940cf8793cc401d3cd953"/>
          <w:r>
            <w:rPr>
              <w:lang w:val="en-GB"/>
            </w:rPr>
            <w:t xml:space="preserve">Burnham, Kenneth P.; Anderson, David R. (2002): A practical information-theoretic approach. In: </w:t>
          </w:r>
          <w:bookmarkEnd w:id="75"/>
          <w:r w:rsidRPr="00D93EC6">
            <w:rPr>
              <w:i/>
              <w:lang w:val="en-GB"/>
            </w:rPr>
            <w:t>Model selection and multimodel inference, 2nd ed. Springer, New York</w:t>
          </w:r>
          <w:r w:rsidRPr="00D93EC6">
            <w:rPr>
              <w:lang w:val="en-GB"/>
            </w:rPr>
            <w:t>.</w:t>
          </w:r>
        </w:p>
        <w:p w14:paraId="267CD0E1" w14:textId="77777777" w:rsidR="00D93EC6" w:rsidRDefault="00D93EC6" w:rsidP="00D93EC6">
          <w:pPr>
            <w:pStyle w:val="CitaviBibliographyEntry"/>
            <w:rPr>
              <w:lang w:val="en-GB"/>
            </w:rPr>
          </w:pPr>
          <w:bookmarkStart w:id="76" w:name="_CTVL00109a32951e51848528b2ab617fea2cf45"/>
          <w:r>
            <w:rPr>
              <w:lang w:val="en-GB"/>
            </w:rPr>
            <w:t xml:space="preserve">Button, David J.; Lloyd, Graeme T.; Ezcurra, Martín D.; Butler, Richard J. (2017): Mass extinctions drove increased global faunal cosmopolitanism on the supercontinent Pangaea. In: </w:t>
          </w:r>
          <w:bookmarkEnd w:id="76"/>
          <w:r w:rsidRPr="00D93EC6">
            <w:rPr>
              <w:i/>
              <w:lang w:val="en-GB"/>
            </w:rPr>
            <w:t xml:space="preserve">Nature communications </w:t>
          </w:r>
          <w:r w:rsidRPr="00D93EC6">
            <w:rPr>
              <w:lang w:val="en-GB"/>
            </w:rPr>
            <w:t>8 (1), S. 1–8.</w:t>
          </w:r>
        </w:p>
        <w:p w14:paraId="503EC1B2" w14:textId="77777777" w:rsidR="00D93EC6" w:rsidRDefault="00D93EC6" w:rsidP="00D93EC6">
          <w:pPr>
            <w:pStyle w:val="CitaviBibliographyEntry"/>
            <w:rPr>
              <w:lang w:val="en-GB"/>
            </w:rPr>
          </w:pPr>
          <w:bookmarkStart w:id="77" w:name="_CTVL0012de76bfd8dc343b5ac32b82d42874ee3"/>
          <w:r>
            <w:rPr>
              <w:lang w:val="en-GB"/>
            </w:rPr>
            <w:t xml:space="preserve">Cárdenas, Andrés L.; Harries, Peter J. (2010): Effect of nutrient availability on marine origination rates throughout the Phanerozoic eon. In: </w:t>
          </w:r>
          <w:bookmarkEnd w:id="77"/>
          <w:r w:rsidRPr="00D93EC6">
            <w:rPr>
              <w:i/>
              <w:lang w:val="en-GB"/>
            </w:rPr>
            <w:t xml:space="preserve">Nature Geoscience </w:t>
          </w:r>
          <w:r w:rsidRPr="00D93EC6">
            <w:rPr>
              <w:lang w:val="en-GB"/>
            </w:rPr>
            <w:t>3 (6), S. 430–434.</w:t>
          </w:r>
        </w:p>
        <w:p w14:paraId="36C9BB79" w14:textId="77777777" w:rsidR="00D93EC6" w:rsidRDefault="00D93EC6" w:rsidP="00D93EC6">
          <w:pPr>
            <w:pStyle w:val="CitaviBibliographyEntry"/>
            <w:rPr>
              <w:lang w:val="en-GB"/>
            </w:rPr>
          </w:pPr>
          <w:bookmarkStart w:id="78" w:name="_CTVL0016800d99bd9cd4a3381dce169ffd93405"/>
          <w:r>
            <w:rPr>
              <w:lang w:val="en-GB"/>
            </w:rPr>
            <w:t xml:space="preserve">Chen, I-Ching; Hill, Jane K.; Ohlemüller, Ralf; Roy, David B.; Thomas, Chris D. (2011): Rapid range shifts of species associated with high levels of climate warming. In: </w:t>
          </w:r>
          <w:bookmarkEnd w:id="78"/>
          <w:r w:rsidRPr="00D93EC6">
            <w:rPr>
              <w:i/>
              <w:lang w:val="en-GB"/>
            </w:rPr>
            <w:t xml:space="preserve">Science </w:t>
          </w:r>
          <w:r w:rsidRPr="00D93EC6">
            <w:rPr>
              <w:lang w:val="en-GB"/>
            </w:rPr>
            <w:t>333 (6045), S. 1024–1026.</w:t>
          </w:r>
        </w:p>
        <w:p w14:paraId="5F9BFF74" w14:textId="77777777" w:rsidR="00D93EC6" w:rsidRDefault="00D93EC6" w:rsidP="00D93EC6">
          <w:pPr>
            <w:pStyle w:val="CitaviBibliographyEntry"/>
            <w:rPr>
              <w:lang w:val="en-GB"/>
            </w:rPr>
          </w:pPr>
          <w:bookmarkStart w:id="79" w:name="_CTVL0010acaef96aa5344a0adf991ff0a850d6e"/>
          <w:r>
            <w:rPr>
              <w:lang w:val="en-GB"/>
            </w:rPr>
            <w:lastRenderedPageBreak/>
            <w:t xml:space="preserve">Dietl, Gregory P.; Kidwell, Susan M.; Brenner, Mark; Burney, David A.; Flessa, Karl W.; Jackson, Stephen T.; Koch, Paul L. (2015): Conservation Paleobiology: Leveraging Knowledge of the Past to Inform Conservation and Restoration. In: </w:t>
          </w:r>
          <w:bookmarkEnd w:id="79"/>
          <w:r w:rsidRPr="00D93EC6">
            <w:rPr>
              <w:i/>
              <w:lang w:val="en-GB"/>
            </w:rPr>
            <w:t xml:space="preserve">Annu. Rev. Earth Planet. Sci. </w:t>
          </w:r>
          <w:r w:rsidRPr="00D93EC6">
            <w:rPr>
              <w:lang w:val="en-GB"/>
            </w:rPr>
            <w:t>43 (1), S. 79–103.</w:t>
          </w:r>
        </w:p>
        <w:p w14:paraId="187953AD" w14:textId="77777777" w:rsidR="00D93EC6" w:rsidRDefault="00D93EC6" w:rsidP="00D93EC6">
          <w:pPr>
            <w:pStyle w:val="CitaviBibliographyEntry"/>
            <w:rPr>
              <w:lang w:val="en-GB"/>
            </w:rPr>
          </w:pPr>
          <w:bookmarkStart w:id="80" w:name="_CTVL001aeeb11a5e389496385b9d90723f211d0"/>
          <w:r>
            <w:rPr>
              <w:lang w:val="en-GB"/>
            </w:rPr>
            <w:t xml:space="preserve">Erwin, Douglas H. (2009): Climate as a driver of evolutionary change. In: </w:t>
          </w:r>
          <w:bookmarkEnd w:id="80"/>
          <w:r w:rsidRPr="00D93EC6">
            <w:rPr>
              <w:i/>
              <w:lang w:val="en-GB"/>
            </w:rPr>
            <w:t xml:space="preserve">Current Biology </w:t>
          </w:r>
          <w:r w:rsidRPr="00D93EC6">
            <w:rPr>
              <w:lang w:val="en-GB"/>
            </w:rPr>
            <w:t>19 (14), R575-R583.</w:t>
          </w:r>
        </w:p>
        <w:p w14:paraId="596BA91F" w14:textId="77777777" w:rsidR="00D93EC6" w:rsidRDefault="00D93EC6" w:rsidP="00D93EC6">
          <w:pPr>
            <w:pStyle w:val="CitaviBibliographyEntry"/>
            <w:rPr>
              <w:lang w:val="en-GB"/>
            </w:rPr>
          </w:pPr>
          <w:bookmarkStart w:id="81" w:name="_CTVL0014ac40d1b56d54824857772b32fc0c1fe"/>
          <w:r>
            <w:rPr>
              <w:lang w:val="en-GB"/>
            </w:rPr>
            <w:t xml:space="preserve">Foote, Mike (2000): Origination and extinction components of taxonomic diversity: general problems. In: </w:t>
          </w:r>
          <w:bookmarkEnd w:id="81"/>
          <w:r w:rsidRPr="00D93EC6">
            <w:rPr>
              <w:i/>
              <w:lang w:val="en-GB"/>
            </w:rPr>
            <w:t xml:space="preserve">Paleobiology </w:t>
          </w:r>
          <w:r w:rsidRPr="00D93EC6">
            <w:rPr>
              <w:lang w:val="en-GB"/>
            </w:rPr>
            <w:t>26 (S4), S. 74–102.</w:t>
          </w:r>
        </w:p>
        <w:p w14:paraId="3CBE2B0B" w14:textId="77777777" w:rsidR="00D93EC6" w:rsidRDefault="00D93EC6" w:rsidP="00D93EC6">
          <w:pPr>
            <w:pStyle w:val="CitaviBibliographyEntry"/>
            <w:rPr>
              <w:lang w:val="en-GB"/>
            </w:rPr>
          </w:pPr>
          <w:bookmarkStart w:id="82" w:name="_CTVL00197b6ef7a3181448e9c77b867cf440d3a"/>
          <w:r>
            <w:rPr>
              <w:lang w:val="en-GB"/>
            </w:rPr>
            <w:t>Foster, Gavin L.; Hull, Pincelli; Lunt, Daniel J.; Zachos, James C. (2018): Placing our current ‘hyperthermal’in the context of rapid climate change in our geological past: The Royal Society Publishing.</w:t>
          </w:r>
        </w:p>
        <w:p w14:paraId="5AC19100" w14:textId="77777777" w:rsidR="00D93EC6" w:rsidRDefault="00D93EC6" w:rsidP="00D93EC6">
          <w:pPr>
            <w:pStyle w:val="CitaviBibliographyEntry"/>
            <w:rPr>
              <w:lang w:val="en-GB"/>
            </w:rPr>
          </w:pPr>
          <w:bookmarkStart w:id="83" w:name="_CTVL0015c377b8c5c4c48b3a558a5945954572e"/>
          <w:bookmarkEnd w:id="82"/>
          <w:r>
            <w:rPr>
              <w:lang w:val="en-GB"/>
            </w:rPr>
            <w:t xml:space="preserve">Gilman, Sarah E.; Urban, Mark C.; Tewksbury, Joshua; Gilchrist, George W.; Holt, Robert D. (2010): A framework for community interactions under climate change. In: </w:t>
          </w:r>
          <w:bookmarkEnd w:id="83"/>
          <w:r w:rsidRPr="00D93EC6">
            <w:rPr>
              <w:i/>
              <w:lang w:val="en-GB"/>
            </w:rPr>
            <w:t xml:space="preserve">Trends in ecology &amp; evolution </w:t>
          </w:r>
          <w:r w:rsidRPr="00D93EC6">
            <w:rPr>
              <w:lang w:val="en-GB"/>
            </w:rPr>
            <w:t>25 (6), S. 325–331.</w:t>
          </w:r>
        </w:p>
        <w:p w14:paraId="45243F48" w14:textId="77777777" w:rsidR="00D93EC6" w:rsidRDefault="00D93EC6" w:rsidP="00D93EC6">
          <w:pPr>
            <w:pStyle w:val="CitaviBibliographyEntry"/>
            <w:rPr>
              <w:lang w:val="en-GB"/>
            </w:rPr>
          </w:pPr>
          <w:bookmarkStart w:id="84" w:name="_CTVL001616b48216f364b71bd2113d4e72c9d67"/>
          <w:r>
            <w:rPr>
              <w:lang w:val="en-GB"/>
            </w:rPr>
            <w:t xml:space="preserve">Hillebrand, Helmut (2004): On the generality of the latitudinal diversity gradient. In: </w:t>
          </w:r>
          <w:bookmarkEnd w:id="84"/>
          <w:r w:rsidRPr="00D93EC6">
            <w:rPr>
              <w:i/>
              <w:lang w:val="en-GB"/>
            </w:rPr>
            <w:t xml:space="preserve">The American Naturalist </w:t>
          </w:r>
          <w:r w:rsidRPr="00D93EC6">
            <w:rPr>
              <w:lang w:val="en-GB"/>
            </w:rPr>
            <w:t>163 (2), S. 192–211.</w:t>
          </w:r>
        </w:p>
        <w:p w14:paraId="569524DD" w14:textId="77777777" w:rsidR="00D93EC6" w:rsidRPr="00D44C23" w:rsidRDefault="00D93EC6" w:rsidP="00D93EC6">
          <w:pPr>
            <w:pStyle w:val="CitaviBibliographyEntry"/>
            <w:rPr>
              <w:lang w:val="en-GB"/>
            </w:rPr>
          </w:pPr>
          <w:bookmarkStart w:id="85" w:name="_CTVL0011a367a6c069949078ce60e51a3877cd3"/>
          <w:r>
            <w:rPr>
              <w:lang w:val="en-GB"/>
            </w:rPr>
            <w:t xml:space="preserve">Hopkins, Melanie J.; Simpson, Carl; Kiessling, Wolfgang (2014): Differential niche dynamics among major marine invertebrate clades. </w:t>
          </w:r>
          <w:r w:rsidRPr="00D44C23">
            <w:rPr>
              <w:lang w:val="en-GB"/>
            </w:rPr>
            <w:t xml:space="preserve">In: </w:t>
          </w:r>
          <w:bookmarkEnd w:id="85"/>
          <w:r w:rsidRPr="00D44C23">
            <w:rPr>
              <w:i/>
              <w:lang w:val="en-GB"/>
            </w:rPr>
            <w:t xml:space="preserve">Ecology letters </w:t>
          </w:r>
          <w:r w:rsidRPr="00D44C23">
            <w:rPr>
              <w:lang w:val="en-GB"/>
            </w:rPr>
            <w:t>17 (3), S. 314–323.</w:t>
          </w:r>
        </w:p>
        <w:p w14:paraId="34450377" w14:textId="77777777" w:rsidR="00D93EC6" w:rsidRPr="00D44C23" w:rsidRDefault="00D93EC6" w:rsidP="00D93EC6">
          <w:pPr>
            <w:pStyle w:val="CitaviBibliographyEntry"/>
            <w:rPr>
              <w:lang w:val="en-GB"/>
            </w:rPr>
          </w:pPr>
          <w:bookmarkStart w:id="86" w:name="_CTVL00131946c2fff304891903a2958ff95d747"/>
          <w:r w:rsidRPr="00D44C23">
            <w:rPr>
              <w:lang w:val="en-GB"/>
            </w:rPr>
            <w:t>Humboldt, Alexander von (1808): Ansichten der Natur mit Wissenschaftlichen Erlåuterungen, Vol. 1: Tübingen.</w:t>
          </w:r>
        </w:p>
        <w:p w14:paraId="196345E1" w14:textId="77777777" w:rsidR="00D93EC6" w:rsidRDefault="00D93EC6" w:rsidP="00D93EC6">
          <w:pPr>
            <w:pStyle w:val="CitaviBibliographyEntry"/>
            <w:rPr>
              <w:lang w:val="en-GB"/>
            </w:rPr>
          </w:pPr>
          <w:bookmarkStart w:id="87" w:name="_CTVL0010fabade8ccfc47d098f53bcd852014c4"/>
          <w:bookmarkEnd w:id="86"/>
          <w:r>
            <w:rPr>
              <w:lang w:val="en-GB"/>
            </w:rPr>
            <w:t xml:space="preserve">Kocsis, Adam T.; Reddin, Carl J.; Alroy, John; Kiessling, Wolfgang (2019): The R package divDyn for quantifying diversity dynamics using fossil sampling data. In: </w:t>
          </w:r>
          <w:bookmarkEnd w:id="87"/>
          <w:r w:rsidRPr="00D93EC6">
            <w:rPr>
              <w:i/>
              <w:lang w:val="en-GB"/>
            </w:rPr>
            <w:t xml:space="preserve">Methods in Ecology and Evolution </w:t>
          </w:r>
          <w:r w:rsidRPr="00D93EC6">
            <w:rPr>
              <w:lang w:val="en-GB"/>
            </w:rPr>
            <w:t>10 (5), S. 735–743.</w:t>
          </w:r>
        </w:p>
        <w:p w14:paraId="3058327C" w14:textId="77777777" w:rsidR="00D93EC6" w:rsidRDefault="00D93EC6" w:rsidP="00D93EC6">
          <w:pPr>
            <w:pStyle w:val="CitaviBibliographyEntry"/>
            <w:rPr>
              <w:lang w:val="en-GB"/>
            </w:rPr>
          </w:pPr>
          <w:bookmarkStart w:id="88" w:name="_CTVL001ac4ca1ad9b62486db0613964cb5e9368"/>
          <w:r>
            <w:rPr>
              <w:lang w:val="en-GB"/>
            </w:rPr>
            <w:t xml:space="preserve">Krug, Andrew Z.; Jablonski, David; Valentine, James W.; Roy, Kaustuv (2009): Generation of Earth's first-order biodiversity pattern. In: </w:t>
          </w:r>
          <w:bookmarkEnd w:id="88"/>
          <w:r w:rsidRPr="00D93EC6">
            <w:rPr>
              <w:i/>
              <w:lang w:val="en-GB"/>
            </w:rPr>
            <w:t xml:space="preserve">Astrobiology </w:t>
          </w:r>
          <w:r w:rsidRPr="00D93EC6">
            <w:rPr>
              <w:lang w:val="en-GB"/>
            </w:rPr>
            <w:t>9 (1), S. 113–124.</w:t>
          </w:r>
        </w:p>
        <w:p w14:paraId="068B9179" w14:textId="77777777" w:rsidR="00D93EC6" w:rsidRDefault="00D93EC6" w:rsidP="00D93EC6">
          <w:pPr>
            <w:pStyle w:val="CitaviBibliographyEntry"/>
            <w:rPr>
              <w:lang w:val="en-GB"/>
            </w:rPr>
          </w:pPr>
          <w:bookmarkStart w:id="89" w:name="_CTVL001c94085feaf4340f1b77376fef9bef905"/>
          <w:r>
            <w:rPr>
              <w:lang w:val="en-GB"/>
            </w:rPr>
            <w:t xml:space="preserve">Kruschke, John K. (2013): Bayesian estimation supersedes the t test. In: </w:t>
          </w:r>
          <w:bookmarkEnd w:id="89"/>
          <w:r w:rsidRPr="00D93EC6">
            <w:rPr>
              <w:i/>
              <w:lang w:val="en-GB"/>
            </w:rPr>
            <w:t xml:space="preserve">Journal of Experimental Psychology: General </w:t>
          </w:r>
          <w:r w:rsidRPr="00D93EC6">
            <w:rPr>
              <w:lang w:val="en-GB"/>
            </w:rPr>
            <w:t>142 (2), S. 573.</w:t>
          </w:r>
        </w:p>
        <w:p w14:paraId="5399D608" w14:textId="77777777" w:rsidR="00D93EC6" w:rsidRDefault="00D93EC6" w:rsidP="00D93EC6">
          <w:pPr>
            <w:pStyle w:val="CitaviBibliographyEntry"/>
            <w:rPr>
              <w:lang w:val="en-GB"/>
            </w:rPr>
          </w:pPr>
          <w:bookmarkStart w:id="90" w:name="_CTVL0018c372dd127bb41eca1ee6ef3de0d9706"/>
          <w:r>
            <w:rPr>
              <w:lang w:val="en-GB"/>
            </w:rPr>
            <w:t xml:space="preserve">Malik, Waqas Ahmed; Marco-Llorca, Carles; Berendzen, Kenneth; Piepho, Hans-Peter (2019): Choice of link and variance function for generalized linear mixed models: a case study with binomial response in proteomics. In: </w:t>
          </w:r>
          <w:bookmarkEnd w:id="90"/>
          <w:r w:rsidRPr="00D93EC6">
            <w:rPr>
              <w:i/>
              <w:lang w:val="en-GB"/>
            </w:rPr>
            <w:t>Communications in Statistics-Theory and Methods</w:t>
          </w:r>
          <w:r w:rsidRPr="00D93EC6">
            <w:rPr>
              <w:lang w:val="en-GB"/>
            </w:rPr>
            <w:t>, S. 1–20.</w:t>
          </w:r>
        </w:p>
        <w:p w14:paraId="2C0343C5" w14:textId="77777777" w:rsidR="00D93EC6" w:rsidRDefault="00D93EC6" w:rsidP="00D93EC6">
          <w:pPr>
            <w:pStyle w:val="CitaviBibliographyEntry"/>
            <w:rPr>
              <w:lang w:val="en-GB"/>
            </w:rPr>
          </w:pPr>
          <w:bookmarkStart w:id="91" w:name="_CTVL00124e4ad8e911d40bca52e0968d64d5d01"/>
          <w:r>
            <w:rPr>
              <w:lang w:val="en-GB"/>
            </w:rPr>
            <w:t xml:space="preserve">Mayhew, Peter J.; Bell, Mark A.; Benton, Timothy G.; McGowan, Alistair J. (2012): Biodiversity tracks temperature over time. In: </w:t>
          </w:r>
          <w:bookmarkEnd w:id="91"/>
          <w:r w:rsidRPr="00D93EC6">
            <w:rPr>
              <w:i/>
              <w:lang w:val="en-GB"/>
            </w:rPr>
            <w:t xml:space="preserve">Proceedings of the National Academy of Sciences of the United States of America </w:t>
          </w:r>
          <w:r w:rsidRPr="00D93EC6">
            <w:rPr>
              <w:lang w:val="en-GB"/>
            </w:rPr>
            <w:t>109 (38), S. 15141–15145.</w:t>
          </w:r>
        </w:p>
        <w:p w14:paraId="4CF4B023" w14:textId="77777777" w:rsidR="00D93EC6" w:rsidRDefault="00D93EC6" w:rsidP="00D93EC6">
          <w:pPr>
            <w:pStyle w:val="CitaviBibliographyEntry"/>
            <w:rPr>
              <w:lang w:val="en-GB"/>
            </w:rPr>
          </w:pPr>
          <w:bookmarkStart w:id="92" w:name="_CTVL001676d03ab67874ecfaf9d3e847d2f6c9f"/>
          <w:r>
            <w:rPr>
              <w:lang w:val="en-GB"/>
            </w:rPr>
            <w:lastRenderedPageBreak/>
            <w:t xml:space="preserve">Mayhew, Peter J.; Jenkins, Gareth B.; Benton, Timothy G. (2008): A long-term association between global temperature and biodiversity, origination and extinction in the fossil record. In: </w:t>
          </w:r>
          <w:bookmarkEnd w:id="92"/>
          <w:r w:rsidRPr="00D93EC6">
            <w:rPr>
              <w:i/>
              <w:lang w:val="en-GB"/>
            </w:rPr>
            <w:t xml:space="preserve">Proceedings. Biological sciences </w:t>
          </w:r>
          <w:r w:rsidRPr="00D93EC6">
            <w:rPr>
              <w:lang w:val="en-GB"/>
            </w:rPr>
            <w:t>275 (1630), S. 47–53.</w:t>
          </w:r>
        </w:p>
        <w:p w14:paraId="71BD2096" w14:textId="77777777" w:rsidR="00D93EC6" w:rsidRDefault="00D93EC6" w:rsidP="00D93EC6">
          <w:pPr>
            <w:pStyle w:val="CitaviBibliographyEntry"/>
            <w:rPr>
              <w:lang w:val="en-GB"/>
            </w:rPr>
          </w:pPr>
          <w:bookmarkStart w:id="93" w:name="_CTVL001273e97b2d6f74bcb8297a6f7540959ac"/>
          <w:r>
            <w:rPr>
              <w:lang w:val="en-GB"/>
            </w:rPr>
            <w:t xml:space="preserve">Mayr, Ernst; O'Hara, Robert J. (1986): The biogeographic evidence supporting the Pleistocene forest refuge hypothesis. In: </w:t>
          </w:r>
          <w:bookmarkEnd w:id="93"/>
          <w:r w:rsidRPr="00D93EC6">
            <w:rPr>
              <w:i/>
              <w:lang w:val="en-GB"/>
            </w:rPr>
            <w:t xml:space="preserve">Evolution </w:t>
          </w:r>
          <w:r w:rsidRPr="00D93EC6">
            <w:rPr>
              <w:lang w:val="en-GB"/>
            </w:rPr>
            <w:t>40 (1), S. 55–67.</w:t>
          </w:r>
        </w:p>
        <w:p w14:paraId="1B175662" w14:textId="77777777" w:rsidR="00D93EC6" w:rsidRDefault="00D93EC6" w:rsidP="00D93EC6">
          <w:pPr>
            <w:pStyle w:val="CitaviBibliographyEntry"/>
            <w:rPr>
              <w:lang w:val="en-GB"/>
            </w:rPr>
          </w:pPr>
          <w:bookmarkStart w:id="94" w:name="_CTVL001b7b2e8a8b0e2427d9e3625668ad439a7"/>
          <w:r>
            <w:rPr>
              <w:lang w:val="en-GB"/>
            </w:rPr>
            <w:t>Mooney, Christopher Z.; Duval, Robert D. (1993): Bootstrapping: A nonparametric approach to statistical inference: sage (95).</w:t>
          </w:r>
        </w:p>
        <w:p w14:paraId="6FDA8404" w14:textId="77777777" w:rsidR="00D93EC6" w:rsidRDefault="00D93EC6" w:rsidP="00D93EC6">
          <w:pPr>
            <w:pStyle w:val="CitaviBibliographyEntry"/>
            <w:rPr>
              <w:lang w:val="en-GB"/>
            </w:rPr>
          </w:pPr>
          <w:bookmarkStart w:id="95" w:name="_CTVL001e5e5dd20351042a783a3ca86648e5096"/>
          <w:bookmarkEnd w:id="94"/>
          <w:r>
            <w:rPr>
              <w:lang w:val="en-GB"/>
            </w:rPr>
            <w:t xml:space="preserve">Neath, Andrew A.; Cavanaugh, Joseph E. (2012): The Bayesian information criterion: background, derivation, and applications. In: </w:t>
          </w:r>
          <w:bookmarkEnd w:id="95"/>
          <w:r w:rsidRPr="00D93EC6">
            <w:rPr>
              <w:i/>
              <w:lang w:val="en-GB"/>
            </w:rPr>
            <w:t xml:space="preserve">Wiley Interdisciplinary Reviews: Computational Statistics </w:t>
          </w:r>
          <w:r w:rsidRPr="00D93EC6">
            <w:rPr>
              <w:lang w:val="en-GB"/>
            </w:rPr>
            <w:t>4 (2), S. 199–203.</w:t>
          </w:r>
        </w:p>
        <w:p w14:paraId="427AB87D" w14:textId="77777777" w:rsidR="00D93EC6" w:rsidRDefault="00D93EC6" w:rsidP="00D93EC6">
          <w:pPr>
            <w:pStyle w:val="CitaviBibliographyEntry"/>
            <w:rPr>
              <w:lang w:val="en-GB"/>
            </w:rPr>
          </w:pPr>
          <w:bookmarkStart w:id="96" w:name="_CTVL00119353f4b62e34561b164245acb939d8c"/>
          <w:r>
            <w:rPr>
              <w:lang w:val="en-GB"/>
            </w:rPr>
            <w:t xml:space="preserve">Nogués-Bravo, David; Rodríguez-Sánchez, Francisco; Orsini, Luisa; Boer, Erik de; Jansson, Roland; Morlon, Helene et al. (2018): Cracking the code of biodiversity responses to past climate change. In: </w:t>
          </w:r>
          <w:bookmarkEnd w:id="96"/>
          <w:r w:rsidRPr="00D93EC6">
            <w:rPr>
              <w:i/>
              <w:lang w:val="en-GB"/>
            </w:rPr>
            <w:t xml:space="preserve">Trends in ecology &amp; evolution </w:t>
          </w:r>
          <w:r w:rsidRPr="00D93EC6">
            <w:rPr>
              <w:lang w:val="en-GB"/>
            </w:rPr>
            <w:t>33 (10), S. 765–776.</w:t>
          </w:r>
        </w:p>
        <w:p w14:paraId="41D2F5F8" w14:textId="77777777" w:rsidR="00D93EC6" w:rsidRDefault="00D93EC6" w:rsidP="00D93EC6">
          <w:pPr>
            <w:pStyle w:val="CitaviBibliographyEntry"/>
            <w:rPr>
              <w:lang w:val="en-GB"/>
            </w:rPr>
          </w:pPr>
          <w:bookmarkStart w:id="97" w:name="_CTVL00113676f0119c544728de49f75952a2195"/>
          <w:r>
            <w:rPr>
              <w:lang w:val="en-GB"/>
            </w:rPr>
            <w:t>Ogg, James George; Ogg, Gabi M.; Gradstein, Felix M. (2016): A concise geologic time scale: 2016: Elsevier.</w:t>
          </w:r>
        </w:p>
        <w:p w14:paraId="664E35C8" w14:textId="77777777" w:rsidR="00D93EC6" w:rsidRDefault="00D93EC6" w:rsidP="00D93EC6">
          <w:pPr>
            <w:pStyle w:val="CitaviBibliographyEntry"/>
            <w:rPr>
              <w:lang w:val="en-GB"/>
            </w:rPr>
          </w:pPr>
          <w:bookmarkStart w:id="98" w:name="_CTVL0015da0776884d748978514b6ef61a5ef27"/>
          <w:bookmarkEnd w:id="97"/>
          <w:r>
            <w:rPr>
              <w:lang w:val="en-GB"/>
            </w:rPr>
            <w:t xml:space="preserve">Peters, Shanan E. (2005): Geologic constraints on the macroevolutionary history of marine animals. In: </w:t>
          </w:r>
          <w:bookmarkEnd w:id="98"/>
          <w:r w:rsidRPr="00D93EC6">
            <w:rPr>
              <w:i/>
              <w:lang w:val="en-GB"/>
            </w:rPr>
            <w:t xml:space="preserve">Proceedings of the National Academy of Sciences </w:t>
          </w:r>
          <w:r w:rsidRPr="00D93EC6">
            <w:rPr>
              <w:lang w:val="en-GB"/>
            </w:rPr>
            <w:t>102 (35), S. 12326–12331.</w:t>
          </w:r>
        </w:p>
        <w:p w14:paraId="08EDC4D3" w14:textId="77777777" w:rsidR="00D93EC6" w:rsidRDefault="00D93EC6" w:rsidP="00D93EC6">
          <w:pPr>
            <w:pStyle w:val="CitaviBibliographyEntry"/>
            <w:rPr>
              <w:lang w:val="en-GB"/>
            </w:rPr>
          </w:pPr>
          <w:bookmarkStart w:id="99" w:name="_CTVL0010f9b58a3fc08459882fbad9212576cc1"/>
          <w:r>
            <w:rPr>
              <w:lang w:val="en-GB"/>
            </w:rPr>
            <w:t xml:space="preserve">Peters, Shanan E. (2006): Genus extinction, origination, and the durations of sedimentary hiatuses. In: </w:t>
          </w:r>
          <w:bookmarkEnd w:id="99"/>
          <w:r w:rsidRPr="00D93EC6">
            <w:rPr>
              <w:i/>
              <w:lang w:val="en-GB"/>
            </w:rPr>
            <w:t xml:space="preserve">Paleobiology </w:t>
          </w:r>
          <w:r w:rsidRPr="00D93EC6">
            <w:rPr>
              <w:lang w:val="en-GB"/>
            </w:rPr>
            <w:t>32 (3), S. 387–407.</w:t>
          </w:r>
        </w:p>
        <w:p w14:paraId="4C008412" w14:textId="77777777" w:rsidR="00D93EC6" w:rsidRDefault="00D93EC6" w:rsidP="00D93EC6">
          <w:pPr>
            <w:pStyle w:val="CitaviBibliographyEntry"/>
            <w:rPr>
              <w:lang w:val="en-GB"/>
            </w:rPr>
          </w:pPr>
          <w:bookmarkStart w:id="100" w:name="_CTVL001780a665a7b8548e3bb81e4d3a5759a14"/>
          <w:r>
            <w:rPr>
              <w:lang w:val="en-GB"/>
            </w:rPr>
            <w:t xml:space="preserve">Peters, Shanan E.; Foote, Michael (2001): Biodiversity in the Phanerozoic: a reinterpretation. In: </w:t>
          </w:r>
          <w:bookmarkEnd w:id="100"/>
          <w:r w:rsidRPr="00D93EC6">
            <w:rPr>
              <w:i/>
              <w:lang w:val="en-GB"/>
            </w:rPr>
            <w:t xml:space="preserve">Paleobiology </w:t>
          </w:r>
          <w:r w:rsidRPr="00D93EC6">
            <w:rPr>
              <w:lang w:val="en-GB"/>
            </w:rPr>
            <w:t>27 (4), S. 583–601.</w:t>
          </w:r>
        </w:p>
        <w:p w14:paraId="6170E88F" w14:textId="77777777" w:rsidR="00D93EC6" w:rsidRDefault="00D93EC6" w:rsidP="00D93EC6">
          <w:pPr>
            <w:pStyle w:val="CitaviBibliographyEntry"/>
            <w:rPr>
              <w:lang w:val="en-GB"/>
            </w:rPr>
          </w:pPr>
          <w:bookmarkStart w:id="101" w:name="_CTVL001890ab3a8d24d408a8b16d46c8834435b"/>
          <w:r>
            <w:rPr>
              <w:lang w:val="en-GB"/>
            </w:rPr>
            <w:t xml:space="preserve">Pinheiro, José C.; Chao, Edward C. (2006): Efficient Laplacian and adaptive Gaussian quadrature algorithms for multilevel generalized linear mixed models. In: </w:t>
          </w:r>
          <w:bookmarkEnd w:id="101"/>
          <w:r w:rsidRPr="00D93EC6">
            <w:rPr>
              <w:i/>
              <w:lang w:val="en-GB"/>
            </w:rPr>
            <w:t xml:space="preserve">Journal of Computational and Graphical Statistics </w:t>
          </w:r>
          <w:r w:rsidRPr="00D93EC6">
            <w:rPr>
              <w:lang w:val="en-GB"/>
            </w:rPr>
            <w:t>15 (1), S. 58–81.</w:t>
          </w:r>
        </w:p>
        <w:p w14:paraId="59009BA1" w14:textId="77777777" w:rsidR="00D93EC6" w:rsidRDefault="00D93EC6" w:rsidP="00D93EC6">
          <w:pPr>
            <w:pStyle w:val="CitaviBibliographyEntry"/>
            <w:rPr>
              <w:lang w:val="en-GB"/>
            </w:rPr>
          </w:pPr>
          <w:bookmarkStart w:id="102" w:name="_CTVL001a8f3bbc4df1241738f7d18d9d8e6544f"/>
          <w:r>
            <w:rPr>
              <w:lang w:val="en-GB"/>
            </w:rPr>
            <w:t xml:space="preserve">Quené, Hugo; van den Bergh, Huub (2008): Examples of mixed-effects modeling with crossed random effects and with binomial data. In: </w:t>
          </w:r>
          <w:bookmarkEnd w:id="102"/>
          <w:r w:rsidRPr="00D93EC6">
            <w:rPr>
              <w:i/>
              <w:lang w:val="en-GB"/>
            </w:rPr>
            <w:t xml:space="preserve">Journal of Memory and Language </w:t>
          </w:r>
          <w:r w:rsidRPr="00D93EC6">
            <w:rPr>
              <w:lang w:val="en-GB"/>
            </w:rPr>
            <w:t>59 (4), S. 413–425.</w:t>
          </w:r>
        </w:p>
        <w:p w14:paraId="6021B798" w14:textId="77777777" w:rsidR="00D93EC6" w:rsidRDefault="00D93EC6" w:rsidP="00D93EC6">
          <w:pPr>
            <w:pStyle w:val="CitaviBibliographyEntry"/>
            <w:rPr>
              <w:lang w:val="en-GB"/>
            </w:rPr>
          </w:pPr>
          <w:bookmarkStart w:id="103" w:name="_CTVL0019b3244cc37054c589da2ec4191b722f3"/>
          <w:r>
            <w:rPr>
              <w:lang w:val="en-GB"/>
            </w:rPr>
            <w:t>R Core Team (2020): R. A language and environment for statistical computing. Version 4.0.0 (2020-04-24). Vienna, Austria: R Foundation for Statistical Computing. Online verfügbar unter https://www.R-project.org/.</w:t>
          </w:r>
        </w:p>
        <w:p w14:paraId="3E214CA7" w14:textId="77777777" w:rsidR="00D93EC6" w:rsidRDefault="00D93EC6" w:rsidP="00D93EC6">
          <w:pPr>
            <w:pStyle w:val="CitaviBibliographyEntry"/>
            <w:rPr>
              <w:lang w:val="en-GB"/>
            </w:rPr>
          </w:pPr>
          <w:bookmarkStart w:id="104" w:name="_CTVL0017a1b7dbf613941b89b2b9ab47db0d031"/>
          <w:bookmarkEnd w:id="103"/>
          <w:r>
            <w:rPr>
              <w:lang w:val="en-GB"/>
            </w:rPr>
            <w:t xml:space="preserve">Raup, David M. (1979): Size of the Permo-Triassic bottleneck and its evolutionary implications. In: </w:t>
          </w:r>
          <w:bookmarkEnd w:id="104"/>
          <w:r w:rsidRPr="00D93EC6">
            <w:rPr>
              <w:i/>
              <w:lang w:val="en-GB"/>
            </w:rPr>
            <w:t xml:space="preserve">Science </w:t>
          </w:r>
          <w:r w:rsidRPr="00D93EC6">
            <w:rPr>
              <w:lang w:val="en-GB"/>
            </w:rPr>
            <w:t>206 (4415), S. 217–218.</w:t>
          </w:r>
        </w:p>
        <w:p w14:paraId="37E85EC1" w14:textId="77777777" w:rsidR="00D93EC6" w:rsidRDefault="00D93EC6" w:rsidP="00D93EC6">
          <w:pPr>
            <w:pStyle w:val="CitaviBibliographyEntry"/>
            <w:rPr>
              <w:lang w:val="en-GB"/>
            </w:rPr>
          </w:pPr>
          <w:bookmarkStart w:id="105" w:name="_CTVL0016074b21651d84865baf21c1c5ec1ee69"/>
          <w:r>
            <w:rPr>
              <w:lang w:val="en-GB"/>
            </w:rPr>
            <w:lastRenderedPageBreak/>
            <w:t xml:space="preserve">Reddin, Carl J.; Kocsis, Ádám T.; Kiessling, Wolfgang (2018): Marine invertebrate migrations trace climate change over 450 million years. In: </w:t>
          </w:r>
          <w:bookmarkEnd w:id="105"/>
          <w:r w:rsidRPr="00D93EC6">
            <w:rPr>
              <w:i/>
              <w:lang w:val="en-GB"/>
            </w:rPr>
            <w:t xml:space="preserve">Global Ecology and Biogeography </w:t>
          </w:r>
          <w:r w:rsidRPr="00D93EC6">
            <w:rPr>
              <w:lang w:val="en-GB"/>
            </w:rPr>
            <w:t>27 (6), S. 704–713.</w:t>
          </w:r>
        </w:p>
        <w:p w14:paraId="74370405" w14:textId="77777777" w:rsidR="00D93EC6" w:rsidRDefault="00D93EC6" w:rsidP="00D93EC6">
          <w:pPr>
            <w:pStyle w:val="CitaviBibliographyEntry"/>
            <w:rPr>
              <w:lang w:val="en-GB"/>
            </w:rPr>
          </w:pPr>
          <w:bookmarkStart w:id="106" w:name="_CTVL001327e3c64dabb4948a136aed2c2b4a5d0"/>
          <w:r>
            <w:rPr>
              <w:lang w:val="en-GB"/>
            </w:rPr>
            <w:t xml:space="preserve">Sawilowsky, Shlomo S. (2009): New effect size rules of thumb. In: </w:t>
          </w:r>
          <w:bookmarkEnd w:id="106"/>
          <w:r w:rsidRPr="00D93EC6">
            <w:rPr>
              <w:i/>
              <w:lang w:val="en-GB"/>
            </w:rPr>
            <w:t xml:space="preserve">Journal of Modern Applied Statistical Methods </w:t>
          </w:r>
          <w:r w:rsidRPr="00D93EC6">
            <w:rPr>
              <w:lang w:val="en-GB"/>
            </w:rPr>
            <w:t>8 (2), S. 26.</w:t>
          </w:r>
        </w:p>
        <w:p w14:paraId="7A7C6926" w14:textId="77777777" w:rsidR="00D93EC6" w:rsidRDefault="00D93EC6" w:rsidP="00D93EC6">
          <w:pPr>
            <w:pStyle w:val="CitaviBibliographyEntry"/>
            <w:rPr>
              <w:lang w:val="en-GB"/>
            </w:rPr>
          </w:pPr>
          <w:bookmarkStart w:id="107" w:name="_CTVL00106cc7607e16a47e6b149e060c488b520"/>
          <w:r>
            <w:rPr>
              <w:lang w:val="en-GB"/>
            </w:rPr>
            <w:t xml:space="preserve">Schuler, Matthew S.; Chase, Jonathan M.; Knight, Tiffany M. (2017): Habitat patch size alters the importance of dispersal for species diversity in an experimental freshwater community. In: </w:t>
          </w:r>
          <w:bookmarkEnd w:id="107"/>
          <w:r w:rsidRPr="00D93EC6">
            <w:rPr>
              <w:i/>
              <w:lang w:val="en-GB"/>
            </w:rPr>
            <w:t xml:space="preserve">Ecology and evolution </w:t>
          </w:r>
          <w:r w:rsidRPr="00D93EC6">
            <w:rPr>
              <w:lang w:val="en-GB"/>
            </w:rPr>
            <w:t>7 (15), S. 5774–5783.</w:t>
          </w:r>
        </w:p>
        <w:p w14:paraId="27EA9534" w14:textId="77777777" w:rsidR="00D93EC6" w:rsidRDefault="00D93EC6" w:rsidP="00D93EC6">
          <w:pPr>
            <w:pStyle w:val="CitaviBibliographyEntry"/>
            <w:rPr>
              <w:lang w:val="en-GB"/>
            </w:rPr>
          </w:pPr>
          <w:bookmarkStart w:id="108" w:name="_CTVL0015246afe8c58348b89c6ee6a4f2763310"/>
          <w:r>
            <w:rPr>
              <w:lang w:val="en-GB"/>
            </w:rPr>
            <w:t xml:space="preserve">Sepkoski, J. John (2002): A compendium of fossil marine animal genera. In: </w:t>
          </w:r>
          <w:bookmarkEnd w:id="108"/>
          <w:r w:rsidRPr="00D93EC6">
            <w:rPr>
              <w:i/>
              <w:lang w:val="en-GB"/>
            </w:rPr>
            <w:t xml:space="preserve">Bulletins of American paleontology </w:t>
          </w:r>
          <w:r w:rsidRPr="00D93EC6">
            <w:rPr>
              <w:lang w:val="en-GB"/>
            </w:rPr>
            <w:t>363, S. 1–560.</w:t>
          </w:r>
        </w:p>
        <w:p w14:paraId="4F0E8FC7" w14:textId="77777777" w:rsidR="00D93EC6" w:rsidRDefault="00D93EC6" w:rsidP="00D93EC6">
          <w:pPr>
            <w:pStyle w:val="CitaviBibliographyEntry"/>
            <w:rPr>
              <w:lang w:val="en-GB"/>
            </w:rPr>
          </w:pPr>
          <w:bookmarkStart w:id="109" w:name="_CTVL001c0e9c9eab2034de9983cc3fc1c63848c"/>
          <w:r>
            <w:rPr>
              <w:lang w:val="en-GB"/>
            </w:rPr>
            <w:t xml:space="preserve">Song, Haijun; Wignall, Paul B.; Song, Huyue; Dai, Xu; Chu, Daoliang (2019): Seawater temperature and dissolved oxygen over the past 500 million years. In: </w:t>
          </w:r>
          <w:bookmarkEnd w:id="109"/>
          <w:r w:rsidRPr="00D93EC6">
            <w:rPr>
              <w:i/>
              <w:lang w:val="en-GB"/>
            </w:rPr>
            <w:t xml:space="preserve">Journal of Earth Science </w:t>
          </w:r>
          <w:r w:rsidRPr="00D93EC6">
            <w:rPr>
              <w:lang w:val="en-GB"/>
            </w:rPr>
            <w:t>30 (2), S. 236–243.</w:t>
          </w:r>
        </w:p>
        <w:p w14:paraId="18D03A28" w14:textId="77777777" w:rsidR="00D93EC6" w:rsidRDefault="00D93EC6" w:rsidP="00D93EC6">
          <w:pPr>
            <w:pStyle w:val="CitaviBibliographyEntry"/>
            <w:rPr>
              <w:lang w:val="en-GB"/>
            </w:rPr>
          </w:pPr>
          <w:bookmarkStart w:id="110" w:name="_CTVL0011e7bb3ff1f77417ba4042c669a941737"/>
          <w:r>
            <w:rPr>
              <w:lang w:val="en-GB"/>
            </w:rPr>
            <w:t xml:space="preserve">Stigall, Alycia L. (2014): When and how do species achieve niche stability over long time scales? In: </w:t>
          </w:r>
          <w:bookmarkEnd w:id="110"/>
          <w:r w:rsidRPr="00D93EC6">
            <w:rPr>
              <w:i/>
              <w:lang w:val="en-GB"/>
            </w:rPr>
            <w:t xml:space="preserve">Ecography </w:t>
          </w:r>
          <w:r w:rsidRPr="00D93EC6">
            <w:rPr>
              <w:lang w:val="en-GB"/>
            </w:rPr>
            <w:t>37 (11), S. 1123–1132.</w:t>
          </w:r>
        </w:p>
        <w:p w14:paraId="3C0AE940" w14:textId="77777777" w:rsidR="00D93EC6" w:rsidRDefault="00D93EC6" w:rsidP="00D93EC6">
          <w:pPr>
            <w:pStyle w:val="CitaviBibliographyEntry"/>
            <w:rPr>
              <w:lang w:val="en-GB"/>
            </w:rPr>
          </w:pPr>
          <w:bookmarkStart w:id="111" w:name="_CTVL00117ac23e68c3d407d817743f2f0ebafbd"/>
          <w:r>
            <w:rPr>
              <w:lang w:val="en-GB"/>
            </w:rPr>
            <w:t xml:space="preserve">Tilman, David (1994): Competition and biodiversity in spatially structured habitats. In: </w:t>
          </w:r>
          <w:bookmarkEnd w:id="111"/>
          <w:r w:rsidRPr="00D93EC6">
            <w:rPr>
              <w:i/>
              <w:lang w:val="en-GB"/>
            </w:rPr>
            <w:t xml:space="preserve">Ecology </w:t>
          </w:r>
          <w:r w:rsidRPr="00D93EC6">
            <w:rPr>
              <w:lang w:val="en-GB"/>
            </w:rPr>
            <w:t>75 (1), S. 2–16.</w:t>
          </w:r>
        </w:p>
        <w:p w14:paraId="0E2BC519" w14:textId="77777777" w:rsidR="00D93EC6" w:rsidRDefault="00D93EC6" w:rsidP="00D93EC6">
          <w:pPr>
            <w:pStyle w:val="CitaviBibliographyEntry"/>
            <w:rPr>
              <w:lang w:val="en-GB"/>
            </w:rPr>
          </w:pPr>
          <w:bookmarkStart w:id="112" w:name="_CTVL001a37faabd15fd4bc9b76b87fb272e2af0"/>
          <w:r>
            <w:rPr>
              <w:lang w:val="en-GB"/>
            </w:rPr>
            <w:t xml:space="preserve">Valentine, James W. (1968): Climatic regulation of species diversification and extinction. In: </w:t>
          </w:r>
          <w:bookmarkEnd w:id="112"/>
          <w:r w:rsidRPr="00D93EC6">
            <w:rPr>
              <w:i/>
              <w:lang w:val="en-GB"/>
            </w:rPr>
            <w:t xml:space="preserve">Geological Society of America Bulletin </w:t>
          </w:r>
          <w:r w:rsidRPr="00D93EC6">
            <w:rPr>
              <w:lang w:val="en-GB"/>
            </w:rPr>
            <w:t>79 (2), S. 273–276.</w:t>
          </w:r>
        </w:p>
        <w:p w14:paraId="148FA3C5" w14:textId="77777777" w:rsidR="00D93EC6" w:rsidRDefault="00D93EC6" w:rsidP="00D93EC6">
          <w:pPr>
            <w:pStyle w:val="CitaviBibliographyEntry"/>
            <w:rPr>
              <w:lang w:val="en-GB"/>
            </w:rPr>
          </w:pPr>
          <w:bookmarkStart w:id="113" w:name="_CTVL001bf5dadf03a9f47068a941829b97cdb8c"/>
          <w:r>
            <w:rPr>
              <w:lang w:val="en-GB"/>
            </w:rPr>
            <w:t xml:space="preserve">Valentine, James W. (1974): Temporal bias in extinctions among taxonomic categories. In: </w:t>
          </w:r>
          <w:bookmarkEnd w:id="113"/>
          <w:r w:rsidRPr="00D93EC6">
            <w:rPr>
              <w:i/>
              <w:lang w:val="en-GB"/>
            </w:rPr>
            <w:t>Journal of Paleontology</w:t>
          </w:r>
          <w:r w:rsidRPr="00D93EC6">
            <w:rPr>
              <w:lang w:val="en-GB"/>
            </w:rPr>
            <w:t>, S. 549–552.</w:t>
          </w:r>
        </w:p>
        <w:p w14:paraId="1FCB86AF" w14:textId="77777777" w:rsidR="00D93EC6" w:rsidRDefault="00D93EC6" w:rsidP="00D93EC6">
          <w:pPr>
            <w:pStyle w:val="CitaviBibliographyEntry"/>
            <w:rPr>
              <w:lang w:val="en-GB"/>
            </w:rPr>
          </w:pPr>
          <w:bookmarkStart w:id="114" w:name="_CTVL0010c1079a7b67244fb93e0d6b3f96b40b3"/>
          <w:r>
            <w:rPr>
              <w:lang w:val="en-GB"/>
            </w:rPr>
            <w:t xml:space="preserve">Veizer, Jan; Prokoph, Andreas (2015): Temperatures and oxygen isotopic composition of Phanerozoic oceans. In: </w:t>
          </w:r>
          <w:bookmarkEnd w:id="114"/>
          <w:r w:rsidRPr="00D93EC6">
            <w:rPr>
              <w:i/>
              <w:lang w:val="en-GB"/>
            </w:rPr>
            <w:t xml:space="preserve">Earth-Science Reviews </w:t>
          </w:r>
          <w:r w:rsidRPr="00D93EC6">
            <w:rPr>
              <w:lang w:val="en-GB"/>
            </w:rPr>
            <w:t>146, S. 92–104.</w:t>
          </w:r>
        </w:p>
        <w:p w14:paraId="7287CED1" w14:textId="77777777" w:rsidR="00D93EC6" w:rsidRDefault="00D93EC6" w:rsidP="00D93EC6">
          <w:pPr>
            <w:pStyle w:val="CitaviBibliographyEntry"/>
            <w:rPr>
              <w:lang w:val="en-GB"/>
            </w:rPr>
          </w:pPr>
          <w:bookmarkStart w:id="115" w:name="_CTVL0016ebdc02437924f18bf5a8ce221145c01"/>
          <w:r>
            <w:rPr>
              <w:lang w:val="en-GB"/>
            </w:rPr>
            <w:t xml:space="preserve">Wickham, Hadley; Averick, Mara; Bryan, Jennifer; Chang, Winston; McGowan, Lucy; François, Romain et al. (2019): Welcome to the Tidyverse. In: </w:t>
          </w:r>
          <w:bookmarkEnd w:id="115"/>
          <w:r w:rsidRPr="00D93EC6">
            <w:rPr>
              <w:i/>
              <w:lang w:val="en-GB"/>
            </w:rPr>
            <w:t xml:space="preserve">Journal of Open Source Software </w:t>
          </w:r>
          <w:r w:rsidRPr="00D93EC6">
            <w:rPr>
              <w:lang w:val="en-GB"/>
            </w:rPr>
            <w:t>4 (43), S. 1686.</w:t>
          </w:r>
        </w:p>
        <w:p w14:paraId="7DCF4AF2" w14:textId="77777777" w:rsidR="00D93EC6" w:rsidRDefault="00D93EC6" w:rsidP="00D93EC6">
          <w:pPr>
            <w:pStyle w:val="CitaviBibliographyEntry"/>
            <w:rPr>
              <w:lang w:val="en-GB"/>
            </w:rPr>
          </w:pPr>
          <w:bookmarkStart w:id="116" w:name="_CTVL001deb3f9afc4f24e5f8c333d7453974ace"/>
          <w:r>
            <w:rPr>
              <w:lang w:val="en-GB"/>
            </w:rPr>
            <w:t xml:space="preserve">Wiens, John J.; Graham, Catherine H. (2005): Niche conservatism: integrating evolution, ecology, and conservation biology. In: </w:t>
          </w:r>
          <w:bookmarkEnd w:id="116"/>
          <w:r w:rsidRPr="00D93EC6">
            <w:rPr>
              <w:i/>
              <w:lang w:val="en-GB"/>
            </w:rPr>
            <w:t xml:space="preserve">Annual review of ecology, evolution, and systematics </w:t>
          </w:r>
          <w:r w:rsidRPr="00D93EC6">
            <w:rPr>
              <w:lang w:val="en-GB"/>
            </w:rPr>
            <w:t>36, S. 519–539.</w:t>
          </w:r>
        </w:p>
        <w:p w14:paraId="113DF906" w14:textId="3714A735" w:rsidR="00582584" w:rsidRPr="00A0236E" w:rsidRDefault="00D93EC6" w:rsidP="00D93EC6">
          <w:pPr>
            <w:pStyle w:val="CitaviBibliographyEntry"/>
            <w:rPr>
              <w:lang w:val="en-GB"/>
            </w:rPr>
          </w:pPr>
          <w:bookmarkStart w:id="117" w:name="_CTVL001f9a17d393a98445492a92f2efb92b249"/>
          <w:r>
            <w:rPr>
              <w:lang w:val="en-GB"/>
            </w:rPr>
            <w:t xml:space="preserve">Willig, Michael R.; Kaufman, Dawn M.; Stevens, Richard D. (2003): Latitudinal gradients of biodiversity: pattern, process, scale, and synthesis. In: </w:t>
          </w:r>
          <w:bookmarkEnd w:id="117"/>
          <w:r w:rsidRPr="00D93EC6">
            <w:rPr>
              <w:i/>
              <w:lang w:val="en-GB"/>
            </w:rPr>
            <w:t xml:space="preserve">Annual review of ecology, evolution, and systematics </w:t>
          </w:r>
          <w:r w:rsidRPr="00D93EC6">
            <w:rPr>
              <w:lang w:val="en-GB"/>
            </w:rPr>
            <w:t>34 (1), S. 273–309.</w:t>
          </w:r>
          <w:r w:rsidR="00582584" w:rsidRPr="00A0236E">
            <w:rPr>
              <w:lang w:val="en-GB"/>
            </w:rPr>
            <w:fldChar w:fldCharType="end"/>
          </w:r>
        </w:p>
      </w:sdtContent>
    </w:sdt>
    <w:p w14:paraId="71F3FC9D" w14:textId="76F57CFF" w:rsidR="0062399B" w:rsidRPr="00A0236E" w:rsidRDefault="0062399B" w:rsidP="00582584">
      <w:pPr>
        <w:rPr>
          <w:lang w:val="en-GB"/>
        </w:rPr>
      </w:pPr>
    </w:p>
    <w:p w14:paraId="59BD86C5" w14:textId="56E808C2" w:rsidR="002923D5" w:rsidRPr="00A0236E" w:rsidRDefault="002923D5">
      <w:pPr>
        <w:rPr>
          <w:lang w:val="en-GB"/>
        </w:rPr>
      </w:pPr>
      <w:r w:rsidRPr="00A0236E">
        <w:rPr>
          <w:lang w:val="en-GB"/>
        </w:rPr>
        <w:br w:type="page"/>
      </w:r>
    </w:p>
    <w:p w14:paraId="61B35ED3" w14:textId="0D83DE5D" w:rsidR="002923D5" w:rsidRPr="00982F8C" w:rsidRDefault="00982F8C">
      <w:pPr>
        <w:rPr>
          <w:b/>
          <w:bCs/>
          <w:lang w:val="en-GB"/>
        </w:rPr>
      </w:pPr>
      <w:r>
        <w:rPr>
          <w:b/>
          <w:bCs/>
          <w:noProof/>
          <w:lang w:val="de-DE" w:eastAsia="de-DE"/>
        </w:rPr>
        <w:lastRenderedPageBreak/>
        <mc:AlternateContent>
          <mc:Choice Requires="wpg">
            <w:drawing>
              <wp:anchor distT="0" distB="0" distL="114300" distR="114300" simplePos="0" relativeHeight="251680768" behindDoc="0" locked="0" layoutInCell="1" allowOverlap="1" wp14:anchorId="5A543C5E" wp14:editId="0D1E1F9F">
                <wp:simplePos x="0" y="0"/>
                <wp:positionH relativeFrom="column">
                  <wp:posOffset>-1298</wp:posOffset>
                </wp:positionH>
                <wp:positionV relativeFrom="paragraph">
                  <wp:posOffset>448109</wp:posOffset>
                </wp:positionV>
                <wp:extent cx="5760720" cy="8353874"/>
                <wp:effectExtent l="0" t="0" r="0" b="9525"/>
                <wp:wrapTopAndBottom/>
                <wp:docPr id="26" name="Gruppieren 26"/>
                <wp:cNvGraphicFramePr/>
                <a:graphic xmlns:a="http://schemas.openxmlformats.org/drawingml/2006/main">
                  <a:graphicData uri="http://schemas.microsoft.com/office/word/2010/wordprocessingGroup">
                    <wpg:wgp>
                      <wpg:cNvGrpSpPr/>
                      <wpg:grpSpPr>
                        <a:xfrm>
                          <a:off x="0" y="0"/>
                          <a:ext cx="5760720" cy="8353874"/>
                          <a:chOff x="0" y="107509"/>
                          <a:chExt cx="5760720" cy="8354474"/>
                        </a:xfrm>
                      </wpg:grpSpPr>
                      <pic:pic xmlns:pic="http://schemas.openxmlformats.org/drawingml/2006/picture">
                        <pic:nvPicPr>
                          <pic:cNvPr id="12" name="Grafik 12" descr="Ein Bild, das Karte, Text, Tisch enthält.&#10;&#10;Automatisch generierte Beschreibu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07509"/>
                            <a:ext cx="5306060" cy="7501890"/>
                          </a:xfrm>
                          <a:prstGeom prst="rect">
                            <a:avLst/>
                          </a:prstGeom>
                        </pic:spPr>
                      </pic:pic>
                      <wps:wsp>
                        <wps:cNvPr id="25" name="Textfeld 25"/>
                        <wps:cNvSpPr txBox="1"/>
                        <wps:spPr>
                          <a:xfrm>
                            <a:off x="0" y="7609399"/>
                            <a:ext cx="5760720" cy="852584"/>
                          </a:xfrm>
                          <a:prstGeom prst="rect">
                            <a:avLst/>
                          </a:prstGeom>
                          <a:solidFill>
                            <a:prstClr val="white"/>
                          </a:solidFill>
                          <a:ln>
                            <a:noFill/>
                          </a:ln>
                        </wps:spPr>
                        <wps:txbx>
                          <w:txbxContent>
                            <w:p w14:paraId="32BEB9BF" w14:textId="38D35521" w:rsidR="00E34372" w:rsidRPr="00872169" w:rsidRDefault="00E34372" w:rsidP="007E28EF">
                              <w:pPr>
                                <w:pStyle w:val="Beschriftung"/>
                                <w:rPr>
                                  <w:b/>
                                  <w:bCs/>
                                  <w:noProof/>
                                </w:rPr>
                              </w:pPr>
                              <w:r>
                                <w:t xml:space="preserve">Fig. S </w:t>
                              </w:r>
                              <w:r>
                                <w:fldChar w:fldCharType="begin"/>
                              </w:r>
                              <w:r>
                                <w:instrText xml:space="preserve"> SEQ Fig._S \* ARABIC </w:instrText>
                              </w:r>
                              <w:r>
                                <w:fldChar w:fldCharType="separate"/>
                              </w:r>
                              <w:r>
                                <w:rPr>
                                  <w:noProof/>
                                </w:rPr>
                                <w:t>1</w:t>
                              </w:r>
                              <w:r>
                                <w:fldChar w:fldCharType="end"/>
                              </w:r>
                              <w:r>
                                <w:t xml:space="preserve"> |</w:t>
                              </w:r>
                              <w:r w:rsidRPr="007E28EF">
                                <w:t xml:space="preserve"> Number of fossil genera within data sets. </w:t>
                              </w:r>
                              <w:r>
                                <w:t>D</w:t>
                              </w:r>
                              <w:r w:rsidRPr="007E28EF">
                                <w:t xml:space="preserve">iversity </w:t>
                              </w:r>
                              <w:r>
                                <w:t>metrics</w:t>
                              </w:r>
                              <w:r w:rsidRPr="007E28EF">
                                <w:t xml:space="preserve"> shown here </w:t>
                              </w:r>
                              <w:r>
                                <w:t>are based on filtered</w:t>
                              </w:r>
                              <w:r w:rsidRPr="007E28EF">
                                <w:t xml:space="preserve"> and </w:t>
                              </w:r>
                              <w:r>
                                <w:t>sampling-</w:t>
                              </w:r>
                              <w:proofErr w:type="spellStart"/>
                              <w:r>
                                <w:t>standardised</w:t>
                              </w:r>
                              <w:proofErr w:type="spellEnd"/>
                              <w:r w:rsidRPr="007E28EF">
                                <w:t xml:space="preserve"> data</w:t>
                              </w:r>
                              <w:r>
                                <w:t>. A) S</w:t>
                              </w:r>
                              <w:r w:rsidRPr="007E28EF">
                                <w:t>ampled-in-bin diversity</w:t>
                              </w:r>
                              <w:r>
                                <w:t xml:space="preserve"> corrected for three-timer sampling completeness. B) </w:t>
                              </w:r>
                              <w:r w:rsidRPr="007E28EF">
                                <w:t>Boundary-crosser diversity,</w:t>
                              </w:r>
                              <w:r>
                                <w:t xml:space="preserve"> which is</w:t>
                              </w:r>
                              <w:r w:rsidRPr="007E28EF">
                                <w:t xml:space="preserve"> the number of taxa with ranges crossing the boundaries of the interva</w:t>
                              </w:r>
                              <w:r>
                                <w:t xml:space="preserve">l. C) </w:t>
                              </w:r>
                              <w:r w:rsidRPr="007E28EF">
                                <w:t>Range-through diversity,</w:t>
                              </w:r>
                              <w:r>
                                <w:t xml:space="preserve"> which is based on</w:t>
                              </w:r>
                              <w:r w:rsidRPr="007E28EF">
                                <w:t xml:space="preserve"> all taxa in the interval</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543C5E" id="Gruppieren 26" o:spid="_x0000_s1038" style="position:absolute;margin-left:-.1pt;margin-top:35.3pt;width:453.6pt;height:657.8pt;z-index:251680768;mso-height-relative:margin" coordorigin=",1075" coordsize="57607,83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">
                <v:shape id="Grafik 12" o:spid="_x0000_s1039" type="#_x0000_t75" alt="Ein Bild, das Karte, Text, Tisch enthält.&#10;&#10;Automatisch generierte Beschreibung" style="position:absolute;top:1075;width:53060;height:75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">
                  <v:imagedata r:id="rId17" o:title="Ein Bild, das Karte, Text, Tisch enthält"/>
                  <v:path arrowok="t"/>
                </v:shape>
                <v:shape id="Textfeld 25" o:spid="_x0000_s1040" type="#_x0000_t202" style="position:absolute;top:76093;width:57607;height:8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32BEB9BF" w14:textId="38D35521" w:rsidR="00E34372" w:rsidRPr="00872169" w:rsidRDefault="00E34372" w:rsidP="007E28EF">
                        <w:pPr>
                          <w:pStyle w:val="Beschriftung"/>
                          <w:rPr>
                            <w:b/>
                            <w:bCs/>
                            <w:noProof/>
                          </w:rPr>
                        </w:pPr>
                        <w:r>
                          <w:t xml:space="preserve">Fig. S </w:t>
                        </w:r>
                        <w:r>
                          <w:fldChar w:fldCharType="begin"/>
                        </w:r>
                        <w:r>
                          <w:instrText xml:space="preserve"> SEQ Fig._S \* ARABIC </w:instrText>
                        </w:r>
                        <w:r>
                          <w:fldChar w:fldCharType="separate"/>
                        </w:r>
                        <w:r>
                          <w:rPr>
                            <w:noProof/>
                          </w:rPr>
                          <w:t>1</w:t>
                        </w:r>
                        <w:r>
                          <w:fldChar w:fldCharType="end"/>
                        </w:r>
                        <w:r>
                          <w:t xml:space="preserve"> |</w:t>
                        </w:r>
                        <w:r w:rsidRPr="007E28EF">
                          <w:t xml:space="preserve"> Number of fossil genera within data sets. </w:t>
                        </w:r>
                        <w:r>
                          <w:t>D</w:t>
                        </w:r>
                        <w:r w:rsidRPr="007E28EF">
                          <w:t xml:space="preserve">iversity </w:t>
                        </w:r>
                        <w:r>
                          <w:t>metrics</w:t>
                        </w:r>
                        <w:r w:rsidRPr="007E28EF">
                          <w:t xml:space="preserve"> shown here </w:t>
                        </w:r>
                        <w:r>
                          <w:t>are based on filtered</w:t>
                        </w:r>
                        <w:r w:rsidRPr="007E28EF">
                          <w:t xml:space="preserve"> and </w:t>
                        </w:r>
                        <w:r>
                          <w:t>sampling-</w:t>
                        </w:r>
                        <w:proofErr w:type="spellStart"/>
                        <w:r>
                          <w:t>standardised</w:t>
                        </w:r>
                        <w:proofErr w:type="spellEnd"/>
                        <w:r w:rsidRPr="007E28EF">
                          <w:t xml:space="preserve"> data</w:t>
                        </w:r>
                        <w:r>
                          <w:t>. A) S</w:t>
                        </w:r>
                        <w:r w:rsidRPr="007E28EF">
                          <w:t>ampled-in-bin diversity</w:t>
                        </w:r>
                        <w:r>
                          <w:t xml:space="preserve"> corrected for three-timer sampling completeness. B) </w:t>
                        </w:r>
                        <w:r w:rsidRPr="007E28EF">
                          <w:t>Boundary-crosser diversity,</w:t>
                        </w:r>
                        <w:r>
                          <w:t xml:space="preserve"> which is</w:t>
                        </w:r>
                        <w:r w:rsidRPr="007E28EF">
                          <w:t xml:space="preserve"> the number of taxa with ranges crossing the boundaries of the interva</w:t>
                        </w:r>
                        <w:r>
                          <w:t xml:space="preserve">l. C) </w:t>
                        </w:r>
                        <w:r w:rsidRPr="007E28EF">
                          <w:t>Range-through diversity,</w:t>
                        </w:r>
                        <w:r>
                          <w:t xml:space="preserve"> which is based on</w:t>
                        </w:r>
                        <w:r w:rsidRPr="007E28EF">
                          <w:t xml:space="preserve"> all taxa in the interval</w:t>
                        </w:r>
                        <w:r>
                          <w:t>.</w:t>
                        </w:r>
                      </w:p>
                    </w:txbxContent>
                  </v:textbox>
                </v:shape>
                <w10:wrap type="topAndBottom"/>
              </v:group>
            </w:pict>
          </mc:Fallback>
        </mc:AlternateContent>
      </w:r>
      <w:r w:rsidR="002923D5" w:rsidRPr="007E28EF">
        <w:rPr>
          <w:b/>
          <w:bCs/>
          <w:lang w:val="en-GB"/>
        </w:rPr>
        <w:t>Supplementa</w:t>
      </w:r>
      <w:ins w:id="118" w:author="Wolfgang Kiessling" w:date="2020-05-16T23:06:00Z">
        <w:r w:rsidR="00D44C23">
          <w:rPr>
            <w:b/>
            <w:bCs/>
            <w:lang w:val="en-GB"/>
          </w:rPr>
          <w:t xml:space="preserve">ry </w:t>
        </w:r>
      </w:ins>
      <w:del w:id="119" w:author="Wolfgang Kiessling" w:date="2020-05-16T23:06:00Z">
        <w:r w:rsidR="002923D5" w:rsidRPr="007E28EF" w:rsidDel="00D44C23">
          <w:rPr>
            <w:b/>
            <w:bCs/>
            <w:lang w:val="en-GB"/>
          </w:rPr>
          <w:delText xml:space="preserve">l </w:delText>
        </w:r>
      </w:del>
      <w:r w:rsidR="002923D5" w:rsidRPr="007E28EF">
        <w:rPr>
          <w:b/>
          <w:bCs/>
          <w:lang w:val="en-GB"/>
        </w:rPr>
        <w:t>Information</w:t>
      </w:r>
    </w:p>
    <w:p w14:paraId="26E18E29" w14:textId="0916DBFD" w:rsidR="009D1210" w:rsidRPr="00A0236E" w:rsidRDefault="002923D5">
      <w:pPr>
        <w:rPr>
          <w:lang w:val="en-GB"/>
        </w:rPr>
      </w:pPr>
      <w:r w:rsidRPr="00A0236E">
        <w:rPr>
          <w:lang w:val="en-GB"/>
        </w:rPr>
        <w:lastRenderedPageBreak/>
        <w:br w:type="page"/>
      </w:r>
      <w:r w:rsidR="00982F8C">
        <w:rPr>
          <w:noProof/>
          <w:lang w:val="de-DE" w:eastAsia="de-DE"/>
        </w:rPr>
        <mc:AlternateContent>
          <mc:Choice Requires="wpg">
            <w:drawing>
              <wp:anchor distT="0" distB="0" distL="114300" distR="114300" simplePos="0" relativeHeight="251683840" behindDoc="0" locked="0" layoutInCell="1" allowOverlap="1" wp14:anchorId="2FD91E1C" wp14:editId="57AFD76C">
                <wp:simplePos x="0" y="0"/>
                <wp:positionH relativeFrom="column">
                  <wp:posOffset>-1298</wp:posOffset>
                </wp:positionH>
                <wp:positionV relativeFrom="paragraph">
                  <wp:posOffset>141826</wp:posOffset>
                </wp:positionV>
                <wp:extent cx="5763260" cy="8745220"/>
                <wp:effectExtent l="0" t="0" r="8890" b="0"/>
                <wp:wrapTopAndBottom/>
                <wp:docPr id="28" name="Gruppieren 28"/>
                <wp:cNvGraphicFramePr/>
                <a:graphic xmlns:a="http://schemas.openxmlformats.org/drawingml/2006/main">
                  <a:graphicData uri="http://schemas.microsoft.com/office/word/2010/wordprocessingGroup">
                    <wpg:wgp>
                      <wpg:cNvGrpSpPr/>
                      <wpg:grpSpPr>
                        <a:xfrm>
                          <a:off x="0" y="0"/>
                          <a:ext cx="5763260" cy="8745220"/>
                          <a:chOff x="0" y="0"/>
                          <a:chExt cx="5763260" cy="8745220"/>
                        </a:xfrm>
                      </wpg:grpSpPr>
                      <pic:pic xmlns:pic="http://schemas.openxmlformats.org/drawingml/2006/picture">
                        <pic:nvPicPr>
                          <pic:cNvPr id="13" name="Grafik 13" descr="Ein Bild, das Karte, Text enthält.&#10;&#10;Automatisch generierte Beschreibun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3260" cy="8146415"/>
                          </a:xfrm>
                          <a:prstGeom prst="rect">
                            <a:avLst/>
                          </a:prstGeom>
                        </pic:spPr>
                      </pic:pic>
                      <wps:wsp>
                        <wps:cNvPr id="27" name="Textfeld 27"/>
                        <wps:cNvSpPr txBox="1"/>
                        <wps:spPr>
                          <a:xfrm>
                            <a:off x="0" y="8277225"/>
                            <a:ext cx="5306060" cy="467995"/>
                          </a:xfrm>
                          <a:prstGeom prst="rect">
                            <a:avLst/>
                          </a:prstGeom>
                          <a:solidFill>
                            <a:prstClr val="white"/>
                          </a:solidFill>
                          <a:ln>
                            <a:noFill/>
                          </a:ln>
                        </wps:spPr>
                        <wps:txbx>
                          <w:txbxContent>
                            <w:p w14:paraId="2CA5DF2D" w14:textId="06569C19" w:rsidR="00E34372" w:rsidRPr="00D6385E" w:rsidRDefault="00E34372" w:rsidP="00982F8C">
                              <w:pPr>
                                <w:pStyle w:val="Beschriftung"/>
                                <w:rPr>
                                  <w:noProof/>
                                </w:rPr>
                              </w:pPr>
                              <w:r>
                                <w:t xml:space="preserve">Fig. S </w:t>
                              </w:r>
                              <w:r>
                                <w:fldChar w:fldCharType="begin"/>
                              </w:r>
                              <w:r>
                                <w:instrText xml:space="preserve"> SEQ Fig._S \* ARABIC </w:instrText>
                              </w:r>
                              <w:r>
                                <w:fldChar w:fldCharType="separate"/>
                              </w:r>
                              <w:r>
                                <w:rPr>
                                  <w:noProof/>
                                </w:rPr>
                                <w:t>2</w:t>
                              </w:r>
                              <w:r>
                                <w:fldChar w:fldCharType="end"/>
                              </w:r>
                              <w:r>
                                <w:t xml:space="preserve"> | </w:t>
                              </w:r>
                              <w:r w:rsidRPr="007E28EF">
                                <w:t>Number of fossil genera</w:t>
                              </w:r>
                              <w:r>
                                <w:t xml:space="preserve"> for every major phylum, using the corrected sampled-in-bin diversity metric.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D91E1C" id="Gruppieren 28" o:spid="_x0000_s1041" style="position:absolute;margin-left:-.1pt;margin-top:11.15pt;width:453.8pt;height:688.6pt;z-index:251683840" coordsize="57632,87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">
                <v:shape id="Grafik 13" o:spid="_x0000_s1042" type="#_x0000_t75" alt="Ein Bild, das Karte, Text enthält.&#10;&#10;Automatisch generierte Beschreibung" style="position:absolute;width:57632;height:81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">
                  <v:imagedata r:id="rId19" o:title="Ein Bild, das Karte, Text enthält"/>
                  <v:path arrowok="t"/>
                </v:shape>
                <v:shape id="Textfeld 27" o:spid="_x0000_s1043" type="#_x0000_t202" style="position:absolute;top:82772;width:5306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CA5DF2D" w14:textId="06569C19" w:rsidR="00E34372" w:rsidRPr="00D6385E" w:rsidRDefault="00E34372" w:rsidP="00982F8C">
                        <w:pPr>
                          <w:pStyle w:val="Beschriftung"/>
                          <w:rPr>
                            <w:noProof/>
                          </w:rPr>
                        </w:pPr>
                        <w:r>
                          <w:t xml:space="preserve">Fig. S </w:t>
                        </w:r>
                        <w:r>
                          <w:fldChar w:fldCharType="begin"/>
                        </w:r>
                        <w:r>
                          <w:instrText xml:space="preserve"> SEQ Fig._S \* ARABIC </w:instrText>
                        </w:r>
                        <w:r>
                          <w:fldChar w:fldCharType="separate"/>
                        </w:r>
                        <w:r>
                          <w:rPr>
                            <w:noProof/>
                          </w:rPr>
                          <w:t>2</w:t>
                        </w:r>
                        <w:r>
                          <w:fldChar w:fldCharType="end"/>
                        </w:r>
                        <w:r>
                          <w:t xml:space="preserve"> | </w:t>
                        </w:r>
                        <w:r w:rsidRPr="007E28EF">
                          <w:t>Number of fossil genera</w:t>
                        </w:r>
                        <w:r>
                          <w:t xml:space="preserve"> for every major phylum, using the corrected sampled-in-bin diversity metric. </w:t>
                        </w:r>
                      </w:p>
                    </w:txbxContent>
                  </v:textbox>
                </v:shape>
                <w10:wrap type="topAndBottom"/>
              </v:group>
            </w:pict>
          </mc:Fallback>
        </mc:AlternateContent>
      </w:r>
    </w:p>
    <w:p w14:paraId="45D510AB" w14:textId="0E26C78B" w:rsidR="00EB4BE2" w:rsidRPr="00A0236E" w:rsidRDefault="006C5FC2">
      <w:pPr>
        <w:rPr>
          <w:lang w:val="en-GB"/>
        </w:rPr>
      </w:pPr>
      <w:r>
        <w:rPr>
          <w:noProof/>
          <w:lang w:val="de-DE" w:eastAsia="de-DE"/>
        </w:rPr>
        <w:lastRenderedPageBreak/>
        <mc:AlternateContent>
          <mc:Choice Requires="wpg">
            <w:drawing>
              <wp:anchor distT="0" distB="0" distL="114300" distR="114300" simplePos="0" relativeHeight="251686912" behindDoc="0" locked="0" layoutInCell="1" allowOverlap="1" wp14:anchorId="00C1D1ED" wp14:editId="0FE84113">
                <wp:simplePos x="0" y="0"/>
                <wp:positionH relativeFrom="column">
                  <wp:posOffset>-1298</wp:posOffset>
                </wp:positionH>
                <wp:positionV relativeFrom="paragraph">
                  <wp:posOffset>70264</wp:posOffset>
                </wp:positionV>
                <wp:extent cx="5306060" cy="8370570"/>
                <wp:effectExtent l="0" t="0" r="8890" b="0"/>
                <wp:wrapTopAndBottom/>
                <wp:docPr id="30" name="Gruppieren 30"/>
                <wp:cNvGraphicFramePr/>
                <a:graphic xmlns:a="http://schemas.openxmlformats.org/drawingml/2006/main">
                  <a:graphicData uri="http://schemas.microsoft.com/office/word/2010/wordprocessingGroup">
                    <wpg:wgp>
                      <wpg:cNvGrpSpPr/>
                      <wpg:grpSpPr>
                        <a:xfrm>
                          <a:off x="0" y="0"/>
                          <a:ext cx="5306060" cy="8370570"/>
                          <a:chOff x="0" y="0"/>
                          <a:chExt cx="5306060" cy="8370570"/>
                        </a:xfrm>
                      </wpg:grpSpPr>
                      <pic:pic xmlns:pic="http://schemas.openxmlformats.org/drawingml/2006/picture">
                        <pic:nvPicPr>
                          <pic:cNvPr id="14" name="Grafik 14" descr="Ein Bild, das Karte enthält.&#10;&#10;Automatisch generierte Beschreibun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6060" cy="7501890"/>
                          </a:xfrm>
                          <a:prstGeom prst="rect">
                            <a:avLst/>
                          </a:prstGeom>
                        </pic:spPr>
                      </pic:pic>
                      <wps:wsp>
                        <wps:cNvPr id="29" name="Textfeld 29"/>
                        <wps:cNvSpPr txBox="1"/>
                        <wps:spPr>
                          <a:xfrm>
                            <a:off x="0" y="7561580"/>
                            <a:ext cx="5306060" cy="808990"/>
                          </a:xfrm>
                          <a:prstGeom prst="rect">
                            <a:avLst/>
                          </a:prstGeom>
                          <a:solidFill>
                            <a:prstClr val="white"/>
                          </a:solidFill>
                          <a:ln>
                            <a:noFill/>
                          </a:ln>
                        </wps:spPr>
                        <wps:txbx>
                          <w:txbxContent>
                            <w:p w14:paraId="2869BAC5" w14:textId="5DF6C25C" w:rsidR="00E34372" w:rsidRPr="00786662" w:rsidRDefault="00E34372" w:rsidP="00982F8C">
                              <w:pPr>
                                <w:pStyle w:val="Beschriftung"/>
                                <w:rPr>
                                  <w:noProof/>
                                </w:rPr>
                              </w:pPr>
                              <w:r>
                                <w:t xml:space="preserve">Fig. S </w:t>
                              </w:r>
                              <w:r>
                                <w:fldChar w:fldCharType="begin"/>
                              </w:r>
                              <w:r>
                                <w:instrText xml:space="preserve"> SEQ Fig._S \* ARABIC </w:instrText>
                              </w:r>
                              <w:r>
                                <w:fldChar w:fldCharType="separate"/>
                              </w:r>
                              <w:r>
                                <w:rPr>
                                  <w:noProof/>
                                </w:rPr>
                                <w:t>3</w:t>
                              </w:r>
                              <w:r>
                                <w:fldChar w:fldCharType="end"/>
                              </w:r>
                              <w:r>
                                <w:t xml:space="preserve"> | Origination rates for all studied phyla based on filtered</w:t>
                              </w:r>
                              <w:r w:rsidRPr="007E28EF">
                                <w:t xml:space="preserve"> and </w:t>
                              </w:r>
                              <w:r>
                                <w:t>sampling-</w:t>
                              </w:r>
                              <w:proofErr w:type="spellStart"/>
                              <w:r>
                                <w:t>standardised</w:t>
                              </w:r>
                              <w:proofErr w:type="spellEnd"/>
                              <w:r w:rsidRPr="007E28EF">
                                <w:t xml:space="preserve"> data</w:t>
                              </w:r>
                              <w:r>
                                <w:t xml:space="preserve">. A) </w:t>
                              </w:r>
                              <w:r w:rsidRPr="00982F8C">
                                <w:t>Per capita origination</w:t>
                              </w:r>
                              <w:r>
                                <w:t xml:space="preserve"> with va</w:t>
                              </w:r>
                              <w:r w:rsidRPr="00982F8C">
                                <w:t xml:space="preserve">lues not </w:t>
                              </w:r>
                              <w:proofErr w:type="spellStart"/>
                              <w:r w:rsidRPr="00982F8C">
                                <w:t>normali</w:t>
                              </w:r>
                              <w:r>
                                <w:t>s</w:t>
                              </w:r>
                              <w:r w:rsidRPr="00982F8C">
                                <w:t>ed</w:t>
                              </w:r>
                              <w:proofErr w:type="spellEnd"/>
                              <w:r w:rsidRPr="00982F8C">
                                <w:t xml:space="preserve"> with bin lengths</w:t>
                              </w:r>
                              <w:r>
                                <w:t xml:space="preserve">. B) Three-timer origination rates with values </w:t>
                              </w:r>
                              <w:proofErr w:type="spellStart"/>
                              <w:r>
                                <w:t>normalised</w:t>
                              </w:r>
                              <w:proofErr w:type="spellEnd"/>
                              <w:r>
                                <w:t xml:space="preserve"> with bin lengths. C) </w:t>
                              </w:r>
                              <w:r w:rsidRPr="00982F8C">
                                <w:t>Second-for-third extinction propo</w:t>
                              </w:r>
                              <w:ins w:id="120" w:author="Wolfgang Kiessling" w:date="2020-05-16T23:05:00Z">
                                <w:r w:rsidR="00D44C23">
                                  <w:t>r</w:t>
                                </w:r>
                              </w:ins>
                              <w:r w:rsidRPr="00982F8C">
                                <w:t>tions</w:t>
                              </w:r>
                              <w:r>
                                <w:t xml:space="preserve"> based on </w:t>
                              </w:r>
                              <w:r w:rsidRPr="006C5FC2">
                                <w:t>second-for-third substitution</w:t>
                              </w:r>
                              <w:r>
                                <w:t xml:space="preserve"> of taxa categories.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C1D1ED" id="Gruppieren 30" o:spid="_x0000_s1044" style="position:absolute;margin-left:-.1pt;margin-top:5.55pt;width:417.8pt;height:659.1pt;z-index:251686912" coordsize="53060,8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">
                <v:shape id="Grafik 14" o:spid="_x0000_s1045" type="#_x0000_t75" alt="Ein Bild, das Karte enthält.&#10;&#10;Automatisch generierte Beschreibung" style="position:absolute;width:53060;height:75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">
                  <v:imagedata r:id="rId21" o:title="Ein Bild, das Karte enthält"/>
                  <v:path arrowok="t"/>
                </v:shape>
                <v:shape id="Textfeld 29" o:spid="_x0000_s1046" type="#_x0000_t202" style="position:absolute;top:75615;width:53060;height:8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869BAC5" w14:textId="5DF6C25C" w:rsidR="00E34372" w:rsidRPr="00786662" w:rsidRDefault="00E34372" w:rsidP="00982F8C">
                        <w:pPr>
                          <w:pStyle w:val="Beschriftung"/>
                          <w:rPr>
                            <w:noProof/>
                          </w:rPr>
                        </w:pPr>
                        <w:r>
                          <w:t xml:space="preserve">Fig. S </w:t>
                        </w:r>
                        <w:r>
                          <w:fldChar w:fldCharType="begin"/>
                        </w:r>
                        <w:r>
                          <w:instrText xml:space="preserve"> SEQ Fig._S \* ARABIC </w:instrText>
                        </w:r>
                        <w:r>
                          <w:fldChar w:fldCharType="separate"/>
                        </w:r>
                        <w:r>
                          <w:rPr>
                            <w:noProof/>
                          </w:rPr>
                          <w:t>3</w:t>
                        </w:r>
                        <w:r>
                          <w:fldChar w:fldCharType="end"/>
                        </w:r>
                        <w:r>
                          <w:t xml:space="preserve"> | Origination rates for all studied phyla based on filtered</w:t>
                        </w:r>
                        <w:r w:rsidRPr="007E28EF">
                          <w:t xml:space="preserve"> and </w:t>
                        </w:r>
                        <w:r>
                          <w:t>sampling-</w:t>
                        </w:r>
                        <w:proofErr w:type="spellStart"/>
                        <w:r>
                          <w:t>standardised</w:t>
                        </w:r>
                        <w:proofErr w:type="spellEnd"/>
                        <w:r w:rsidRPr="007E28EF">
                          <w:t xml:space="preserve"> data</w:t>
                        </w:r>
                        <w:r>
                          <w:t xml:space="preserve">. A) </w:t>
                        </w:r>
                        <w:r w:rsidRPr="00982F8C">
                          <w:t>Per capita origination</w:t>
                        </w:r>
                        <w:r>
                          <w:t xml:space="preserve"> with va</w:t>
                        </w:r>
                        <w:r w:rsidRPr="00982F8C">
                          <w:t xml:space="preserve">lues not </w:t>
                        </w:r>
                        <w:proofErr w:type="spellStart"/>
                        <w:r w:rsidRPr="00982F8C">
                          <w:t>normali</w:t>
                        </w:r>
                        <w:r>
                          <w:t>s</w:t>
                        </w:r>
                        <w:r w:rsidRPr="00982F8C">
                          <w:t>ed</w:t>
                        </w:r>
                        <w:proofErr w:type="spellEnd"/>
                        <w:r w:rsidRPr="00982F8C">
                          <w:t xml:space="preserve"> with bin lengths</w:t>
                        </w:r>
                        <w:r>
                          <w:t xml:space="preserve">. B) Three-timer origination rates with values </w:t>
                        </w:r>
                        <w:proofErr w:type="spellStart"/>
                        <w:r>
                          <w:t>normalised</w:t>
                        </w:r>
                        <w:proofErr w:type="spellEnd"/>
                        <w:r>
                          <w:t xml:space="preserve"> with bin lengths. C) </w:t>
                        </w:r>
                        <w:r w:rsidRPr="00982F8C">
                          <w:t>Second-for-third extinction propo</w:t>
                        </w:r>
                        <w:ins w:id="121" w:author="Wolfgang Kiessling" w:date="2020-05-16T23:05:00Z">
                          <w:r w:rsidR="00D44C23">
                            <w:t>r</w:t>
                          </w:r>
                        </w:ins>
                        <w:r w:rsidRPr="00982F8C">
                          <w:t>tions</w:t>
                        </w:r>
                        <w:r>
                          <w:t xml:space="preserve"> based on </w:t>
                        </w:r>
                        <w:r w:rsidRPr="006C5FC2">
                          <w:t>second-for-third substitution</w:t>
                        </w:r>
                        <w:r>
                          <w:t xml:space="preserve"> of taxa categories. </w:t>
                        </w:r>
                      </w:p>
                    </w:txbxContent>
                  </v:textbox>
                </v:shape>
                <w10:wrap type="topAndBottom"/>
              </v:group>
            </w:pict>
          </mc:Fallback>
        </mc:AlternateContent>
      </w:r>
    </w:p>
    <w:p w14:paraId="530C7B15" w14:textId="794982D1" w:rsidR="006C5FC2" w:rsidRPr="00A0236E" w:rsidRDefault="002923D5" w:rsidP="00582584">
      <w:pPr>
        <w:rPr>
          <w:lang w:val="en-GB"/>
        </w:rPr>
      </w:pPr>
      <w:r w:rsidRPr="00A0236E">
        <w:rPr>
          <w:lang w:val="en-GB"/>
        </w:rPr>
        <w:lastRenderedPageBreak/>
        <w:br w:type="page"/>
      </w:r>
      <w:r w:rsidR="006C5FC2">
        <w:rPr>
          <w:noProof/>
          <w:lang w:val="de-DE" w:eastAsia="de-DE"/>
        </w:rPr>
        <mc:AlternateContent>
          <mc:Choice Requires="wpg">
            <w:drawing>
              <wp:anchor distT="0" distB="0" distL="114300" distR="114300" simplePos="0" relativeHeight="251689984" behindDoc="0" locked="0" layoutInCell="1" allowOverlap="1" wp14:anchorId="51089B70" wp14:editId="5C152C86">
                <wp:simplePos x="0" y="0"/>
                <wp:positionH relativeFrom="column">
                  <wp:posOffset>-1298</wp:posOffset>
                </wp:positionH>
                <wp:positionV relativeFrom="paragraph">
                  <wp:posOffset>607</wp:posOffset>
                </wp:positionV>
                <wp:extent cx="5760720" cy="8503285"/>
                <wp:effectExtent l="0" t="0" r="0" b="0"/>
                <wp:wrapTopAndBottom/>
                <wp:docPr id="32" name="Gruppieren 32"/>
                <wp:cNvGraphicFramePr/>
                <a:graphic xmlns:a="http://schemas.openxmlformats.org/drawingml/2006/main">
                  <a:graphicData uri="http://schemas.microsoft.com/office/word/2010/wordprocessingGroup">
                    <wpg:wgp>
                      <wpg:cNvGrpSpPr/>
                      <wpg:grpSpPr>
                        <a:xfrm>
                          <a:off x="0" y="0"/>
                          <a:ext cx="5760720" cy="8503285"/>
                          <a:chOff x="0" y="0"/>
                          <a:chExt cx="5760720" cy="8503285"/>
                        </a:xfrm>
                      </wpg:grpSpPr>
                      <pic:pic xmlns:pic="http://schemas.openxmlformats.org/drawingml/2006/picture">
                        <pic:nvPicPr>
                          <pic:cNvPr id="15" name="Grafik 15" descr="Ein Bild, das Text, Karte enthält.&#10;&#10;Automatisch generierte Beschreibu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8145780"/>
                          </a:xfrm>
                          <a:prstGeom prst="rect">
                            <a:avLst/>
                          </a:prstGeom>
                        </pic:spPr>
                      </pic:pic>
                      <wps:wsp>
                        <wps:cNvPr id="31" name="Textfeld 31"/>
                        <wps:cNvSpPr txBox="1"/>
                        <wps:spPr>
                          <a:xfrm>
                            <a:off x="0" y="8205470"/>
                            <a:ext cx="5760720" cy="297815"/>
                          </a:xfrm>
                          <a:prstGeom prst="rect">
                            <a:avLst/>
                          </a:prstGeom>
                          <a:solidFill>
                            <a:prstClr val="white"/>
                          </a:solidFill>
                          <a:ln>
                            <a:noFill/>
                          </a:ln>
                        </wps:spPr>
                        <wps:txbx>
                          <w:txbxContent>
                            <w:p w14:paraId="1206F893" w14:textId="010D1221" w:rsidR="00E34372" w:rsidRPr="007A63D9" w:rsidRDefault="00E34372" w:rsidP="006C5FC2">
                              <w:pPr>
                                <w:pStyle w:val="Beschriftung"/>
                                <w:rPr>
                                  <w:noProof/>
                                </w:rPr>
                              </w:pPr>
                              <w:r>
                                <w:t xml:space="preserve">Fig. S </w:t>
                              </w:r>
                              <w:r>
                                <w:fldChar w:fldCharType="begin"/>
                              </w:r>
                              <w:r>
                                <w:instrText xml:space="preserve"> SEQ Fig._S \* ARABIC </w:instrText>
                              </w:r>
                              <w:r>
                                <w:fldChar w:fldCharType="separate"/>
                              </w:r>
                              <w:r>
                                <w:rPr>
                                  <w:noProof/>
                                </w:rPr>
                                <w:t>4</w:t>
                              </w:r>
                              <w:r>
                                <w:fldChar w:fldCharType="end"/>
                              </w:r>
                              <w:r>
                                <w:t xml:space="preserve"> | Per-capita origination rates for every major phylum.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089B70" id="Gruppieren 32" o:spid="_x0000_s1047" style="position:absolute;margin-left:-.1pt;margin-top:.05pt;width:453.6pt;height:669.55pt;z-index:251689984" coordsize="57607,85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">
                <v:shape id="Grafik 15" o:spid="_x0000_s1048" type="#_x0000_t75" alt="Ein Bild, das Text, Karte enthält.&#10;&#10;Automatisch generierte Beschreibung" style="position:absolute;width:57607;height:81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">
                  <v:imagedata r:id="rId23" o:title="Ein Bild, das Text, Karte enthält"/>
                  <v:path arrowok="t"/>
                </v:shape>
                <v:shape id="Textfeld 31" o:spid="_x0000_s1049" type="#_x0000_t202" style="position:absolute;top:82054;width:57607;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206F893" w14:textId="010D1221" w:rsidR="00E34372" w:rsidRPr="007A63D9" w:rsidRDefault="00E34372" w:rsidP="006C5FC2">
                        <w:pPr>
                          <w:pStyle w:val="Beschriftung"/>
                          <w:rPr>
                            <w:noProof/>
                          </w:rPr>
                        </w:pPr>
                        <w:r>
                          <w:t xml:space="preserve">Fig. S </w:t>
                        </w:r>
                        <w:r>
                          <w:fldChar w:fldCharType="begin"/>
                        </w:r>
                        <w:r>
                          <w:instrText xml:space="preserve"> SEQ Fig._S \* ARABIC </w:instrText>
                        </w:r>
                        <w:r>
                          <w:fldChar w:fldCharType="separate"/>
                        </w:r>
                        <w:r>
                          <w:rPr>
                            <w:noProof/>
                          </w:rPr>
                          <w:t>4</w:t>
                        </w:r>
                        <w:r>
                          <w:fldChar w:fldCharType="end"/>
                        </w:r>
                        <w:r>
                          <w:t xml:space="preserve"> | Per-capita origination rates for every major phylum. </w:t>
                        </w:r>
                      </w:p>
                    </w:txbxContent>
                  </v:textbox>
                </v:shape>
                <w10:wrap type="topAndBottom"/>
              </v:group>
            </w:pict>
          </mc:Fallback>
        </mc:AlternateContent>
      </w:r>
      <w:r w:rsidR="00D44C23">
        <w:rPr>
          <w:rStyle w:val="Kommentarzeichen"/>
        </w:rPr>
        <w:commentReference w:id="122"/>
      </w:r>
    </w:p>
    <w:p w14:paraId="29C82F80" w14:textId="179BB505" w:rsidR="00EB4BE2" w:rsidRPr="00A0236E" w:rsidRDefault="00C02B7B" w:rsidP="00582584">
      <w:pPr>
        <w:rPr>
          <w:lang w:val="en-GB"/>
        </w:rPr>
      </w:pPr>
      <w:r>
        <w:rPr>
          <w:noProof/>
          <w:lang w:val="de-DE" w:eastAsia="de-DE"/>
        </w:rPr>
        <w:lastRenderedPageBreak/>
        <mc:AlternateContent>
          <mc:Choice Requires="wpg">
            <w:drawing>
              <wp:anchor distT="0" distB="0" distL="114300" distR="114300" simplePos="0" relativeHeight="251697152" behindDoc="0" locked="0" layoutInCell="1" allowOverlap="1" wp14:anchorId="79F9C54B" wp14:editId="7C767F6D">
                <wp:simplePos x="0" y="0"/>
                <wp:positionH relativeFrom="column">
                  <wp:posOffset>85725</wp:posOffset>
                </wp:positionH>
                <wp:positionV relativeFrom="paragraph">
                  <wp:posOffset>4427220</wp:posOffset>
                </wp:positionV>
                <wp:extent cx="4572000" cy="4385945"/>
                <wp:effectExtent l="0" t="0" r="0" b="0"/>
                <wp:wrapTopAndBottom/>
                <wp:docPr id="37" name="Gruppieren 37"/>
                <wp:cNvGraphicFramePr/>
                <a:graphic xmlns:a="http://schemas.openxmlformats.org/drawingml/2006/main">
                  <a:graphicData uri="http://schemas.microsoft.com/office/word/2010/wordprocessingGroup">
                    <wpg:wgp>
                      <wpg:cNvGrpSpPr/>
                      <wpg:grpSpPr>
                        <a:xfrm>
                          <a:off x="0" y="0"/>
                          <a:ext cx="4572000" cy="4385945"/>
                          <a:chOff x="0" y="0"/>
                          <a:chExt cx="4572000" cy="4386573"/>
                        </a:xfrm>
                      </wpg:grpSpPr>
                      <pic:pic xmlns:pic="http://schemas.openxmlformats.org/drawingml/2006/picture">
                        <pic:nvPicPr>
                          <pic:cNvPr id="17" name="Grafik 17" descr="Ein Bild, das Screenshot enthält.&#10;&#10;Automatisch generierte Beschreibu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36" name="Textfeld 36"/>
                        <wps:cNvSpPr txBox="1"/>
                        <wps:spPr>
                          <a:xfrm>
                            <a:off x="0" y="3236588"/>
                            <a:ext cx="4572000" cy="1149985"/>
                          </a:xfrm>
                          <a:prstGeom prst="rect">
                            <a:avLst/>
                          </a:prstGeom>
                          <a:solidFill>
                            <a:prstClr val="white"/>
                          </a:solidFill>
                          <a:ln>
                            <a:noFill/>
                          </a:ln>
                        </wps:spPr>
                        <wps:txbx>
                          <w:txbxContent>
                            <w:p w14:paraId="73F451F5" w14:textId="02861353" w:rsidR="00E34372" w:rsidRPr="00847781" w:rsidRDefault="00E34372" w:rsidP="00C02B7B">
                              <w:pPr>
                                <w:pStyle w:val="Beschriftung"/>
                                <w:rPr>
                                  <w:noProof/>
                                </w:rPr>
                              </w:pPr>
                              <w:r>
                                <w:t xml:space="preserve">Fig. S </w:t>
                              </w:r>
                              <w:r>
                                <w:fldChar w:fldCharType="begin"/>
                              </w:r>
                              <w:r>
                                <w:instrText xml:space="preserve"> SEQ Fig._S \* ARABIC </w:instrText>
                              </w:r>
                              <w:r>
                                <w:fldChar w:fldCharType="separate"/>
                              </w:r>
                              <w:r>
                                <w:rPr>
                                  <w:noProof/>
                                </w:rPr>
                                <w:t>6</w:t>
                              </w:r>
                              <w:r>
                                <w:fldChar w:fldCharType="end"/>
                              </w:r>
                              <w:r>
                                <w:t xml:space="preserve"> |</w:t>
                              </w:r>
                              <w:r w:rsidRPr="00C02B7B">
                                <w:t xml:space="preserve"> </w:t>
                              </w:r>
                              <w:r>
                                <w:t xml:space="preserve">Difference in means of </w:t>
                              </w:r>
                              <w:proofErr w:type="spellStart"/>
                              <w:r>
                                <w:t>origionation</w:t>
                              </w:r>
                              <w:proofErr w:type="spellEnd"/>
                              <w:r>
                                <w:t xml:space="preserve"> responses after cooling-cooling compared to all other </w:t>
                              </w:r>
                              <w:proofErr w:type="spellStart"/>
                              <w:r>
                                <w:t>palaeoclimate</w:t>
                              </w:r>
                              <w:proofErr w:type="spellEnd"/>
                              <w:r>
                                <w:t xml:space="preserve"> interactions, based on bootstrapping resampling. A) Bootstrapped distribution of differences in means. Red line shows observed difference and shaded area shows 95% confidence interval. B) </w:t>
                              </w:r>
                              <w:r w:rsidRPr="00C02B7B">
                                <w:t>Simulation-based null distribution of difference in means</w:t>
                              </w:r>
                              <w:r>
                                <w:t xml:space="preserve"> compared to observed difference (red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9F9C54B" id="Gruppieren 37" o:spid="_x0000_s1050" style="position:absolute;margin-left:6.75pt;margin-top:348.6pt;width:5in;height:345.35pt;z-index:251697152;mso-height-relative:margin" coordsize="45720,43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">
                <v:shape id="Grafik 17" o:spid="_x0000_s1051" type="#_x0000_t75" alt="Ein Bild, das Screenshot enthält.&#10;&#10;Automatisch generierte Beschreibung" style="position:absolute;width:45720;height:3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">
                  <v:imagedata r:id="rId25" o:title="Ein Bild, das Screenshot enthält"/>
                  <v:path arrowok="t"/>
                </v:shape>
                <v:shape id="Textfeld 36" o:spid="_x0000_s1052" type="#_x0000_t202" style="position:absolute;top:32365;width:45720;height:1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73F451F5" w14:textId="02861353" w:rsidR="00E34372" w:rsidRPr="00847781" w:rsidRDefault="00E34372" w:rsidP="00C02B7B">
                        <w:pPr>
                          <w:pStyle w:val="Beschriftung"/>
                          <w:rPr>
                            <w:noProof/>
                          </w:rPr>
                        </w:pPr>
                        <w:r>
                          <w:t xml:space="preserve">Fig. S </w:t>
                        </w:r>
                        <w:r>
                          <w:fldChar w:fldCharType="begin"/>
                        </w:r>
                        <w:r>
                          <w:instrText xml:space="preserve"> SEQ Fig._S \* ARABIC </w:instrText>
                        </w:r>
                        <w:r>
                          <w:fldChar w:fldCharType="separate"/>
                        </w:r>
                        <w:r>
                          <w:rPr>
                            <w:noProof/>
                          </w:rPr>
                          <w:t>6</w:t>
                        </w:r>
                        <w:r>
                          <w:fldChar w:fldCharType="end"/>
                        </w:r>
                        <w:r>
                          <w:t xml:space="preserve"> |</w:t>
                        </w:r>
                        <w:r w:rsidRPr="00C02B7B">
                          <w:t xml:space="preserve"> </w:t>
                        </w:r>
                        <w:r>
                          <w:t xml:space="preserve">Difference in means of </w:t>
                        </w:r>
                        <w:proofErr w:type="spellStart"/>
                        <w:r>
                          <w:t>origionation</w:t>
                        </w:r>
                        <w:proofErr w:type="spellEnd"/>
                        <w:r>
                          <w:t xml:space="preserve"> responses after cooling-cooling compared to all other </w:t>
                        </w:r>
                        <w:proofErr w:type="spellStart"/>
                        <w:r>
                          <w:t>palaeoclimate</w:t>
                        </w:r>
                        <w:proofErr w:type="spellEnd"/>
                        <w:r>
                          <w:t xml:space="preserve"> interactions, based on bootstrapping resampling. A) Bootstrapped distribution of differences in means. Red line shows observed difference and shaded area shows 95% confidence interval. B) </w:t>
                        </w:r>
                        <w:r w:rsidRPr="00C02B7B">
                          <w:t>Simulation-based null distribution of difference in means</w:t>
                        </w:r>
                        <w:r>
                          <w:t xml:space="preserve"> compared to observed difference (red line).</w:t>
                        </w:r>
                      </w:p>
                    </w:txbxContent>
                  </v:textbox>
                </v:shape>
                <w10:wrap type="topAndBottom"/>
              </v:group>
            </w:pict>
          </mc:Fallback>
        </mc:AlternateContent>
      </w:r>
      <w:r w:rsidR="006C5FC2">
        <w:rPr>
          <w:noProof/>
          <w:lang w:val="de-DE" w:eastAsia="de-DE"/>
        </w:rPr>
        <mc:AlternateContent>
          <mc:Choice Requires="wpg">
            <w:drawing>
              <wp:anchor distT="0" distB="0" distL="114300" distR="114300" simplePos="0" relativeHeight="251693056" behindDoc="0" locked="0" layoutInCell="1" allowOverlap="1" wp14:anchorId="4F5BA954" wp14:editId="3359FA7B">
                <wp:simplePos x="0" y="0"/>
                <wp:positionH relativeFrom="column">
                  <wp:posOffset>-1270</wp:posOffset>
                </wp:positionH>
                <wp:positionV relativeFrom="paragraph">
                  <wp:posOffset>101435</wp:posOffset>
                </wp:positionV>
                <wp:extent cx="4572000" cy="4100830"/>
                <wp:effectExtent l="0" t="0" r="0" b="0"/>
                <wp:wrapTopAndBottom/>
                <wp:docPr id="34" name="Gruppieren 34"/>
                <wp:cNvGraphicFramePr/>
                <a:graphic xmlns:a="http://schemas.openxmlformats.org/drawingml/2006/main">
                  <a:graphicData uri="http://schemas.microsoft.com/office/word/2010/wordprocessingGroup">
                    <wpg:wgp>
                      <wpg:cNvGrpSpPr/>
                      <wpg:grpSpPr>
                        <a:xfrm>
                          <a:off x="0" y="0"/>
                          <a:ext cx="4572000" cy="4100830"/>
                          <a:chOff x="0" y="0"/>
                          <a:chExt cx="4572000" cy="4100830"/>
                        </a:xfrm>
                      </wpg:grpSpPr>
                      <pic:pic xmlns:pic="http://schemas.openxmlformats.org/drawingml/2006/picture">
                        <pic:nvPicPr>
                          <pic:cNvPr id="16" name="Grafik 16" descr="Ein Bild, das Text, Karte enthält.&#10;&#10;Automatisch generierte Beschreibun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33" name="Textfeld 33"/>
                        <wps:cNvSpPr txBox="1"/>
                        <wps:spPr>
                          <a:xfrm>
                            <a:off x="0" y="3291840"/>
                            <a:ext cx="4572000" cy="808990"/>
                          </a:xfrm>
                          <a:prstGeom prst="rect">
                            <a:avLst/>
                          </a:prstGeom>
                          <a:solidFill>
                            <a:prstClr val="white"/>
                          </a:solidFill>
                          <a:ln>
                            <a:noFill/>
                          </a:ln>
                        </wps:spPr>
                        <wps:txbx>
                          <w:txbxContent>
                            <w:p w14:paraId="5342FFD0" w14:textId="43AF145E" w:rsidR="00E34372" w:rsidRPr="00786C72" w:rsidRDefault="00E34372" w:rsidP="006C5FC2">
                              <w:pPr>
                                <w:pStyle w:val="Beschriftung"/>
                                <w:rPr>
                                  <w:noProof/>
                                </w:rPr>
                              </w:pPr>
                              <w:r>
                                <w:t xml:space="preserve">Fig. S </w:t>
                              </w:r>
                              <w:r>
                                <w:fldChar w:fldCharType="begin"/>
                              </w:r>
                              <w:r>
                                <w:instrText xml:space="preserve"> SEQ Fig._S \* ARABIC </w:instrText>
                              </w:r>
                              <w:r>
                                <w:fldChar w:fldCharType="separate"/>
                              </w:r>
                              <w:r>
                                <w:rPr>
                                  <w:noProof/>
                                </w:rPr>
                                <w:t>5</w:t>
                              </w:r>
                              <w:r>
                                <w:fldChar w:fldCharType="end"/>
                              </w:r>
                              <w:r>
                                <w:t xml:space="preserve"> | Quantile-quantile plots for predicted responses of marine fossil groups after </w:t>
                              </w:r>
                              <w:proofErr w:type="spellStart"/>
                              <w:r>
                                <w:t>palaeoclimate</w:t>
                              </w:r>
                              <w:proofErr w:type="spellEnd"/>
                              <w:r>
                                <w:t xml:space="preserve"> interactions. As these plots indicate deviations from normality, further estimates (difference in means, percentage change, effect change) were calculated using non-parametric methods.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5BA954" id="Gruppieren 34" o:spid="_x0000_s1053" style="position:absolute;margin-left:-.1pt;margin-top:8pt;width:5in;height:322.9pt;z-index:251693056" coordsize="45720,41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">
                <v:shape id="Grafik 16" o:spid="_x0000_s1054" type="#_x0000_t75" alt="Ein Bild, das Text, Karte enthält.&#10;&#10;Automatisch generierte Beschreibung" style="position:absolute;width:45720;height:3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">
                  <v:imagedata r:id="rId27" o:title="Ein Bild, das Text, Karte enthält"/>
                  <v:path arrowok="t"/>
                </v:shape>
                <v:shape id="Textfeld 33" o:spid="_x0000_s1055" type="#_x0000_t202" style="position:absolute;top:32918;width:45720;height:8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5342FFD0" w14:textId="43AF145E" w:rsidR="00E34372" w:rsidRPr="00786C72" w:rsidRDefault="00E34372" w:rsidP="006C5FC2">
                        <w:pPr>
                          <w:pStyle w:val="Beschriftung"/>
                          <w:rPr>
                            <w:noProof/>
                          </w:rPr>
                        </w:pPr>
                        <w:r>
                          <w:t xml:space="preserve">Fig. S </w:t>
                        </w:r>
                        <w:r>
                          <w:fldChar w:fldCharType="begin"/>
                        </w:r>
                        <w:r>
                          <w:instrText xml:space="preserve"> SEQ Fig._S \* ARABIC </w:instrText>
                        </w:r>
                        <w:r>
                          <w:fldChar w:fldCharType="separate"/>
                        </w:r>
                        <w:r>
                          <w:rPr>
                            <w:noProof/>
                          </w:rPr>
                          <w:t>5</w:t>
                        </w:r>
                        <w:r>
                          <w:fldChar w:fldCharType="end"/>
                        </w:r>
                        <w:r>
                          <w:t xml:space="preserve"> | Quantile-quantile plots for predicted responses of marine fossil groups after </w:t>
                        </w:r>
                        <w:proofErr w:type="spellStart"/>
                        <w:r>
                          <w:t>palaeoclimate</w:t>
                        </w:r>
                        <w:proofErr w:type="spellEnd"/>
                        <w:r>
                          <w:t xml:space="preserve"> interactions. As these plots indicate deviations from normality, further estimates (difference in means, percentage change, effect change) were calculated using non-parametric methods. </w:t>
                        </w:r>
                      </w:p>
                    </w:txbxContent>
                  </v:textbox>
                </v:shape>
                <w10:wrap type="topAndBottom"/>
              </v:group>
            </w:pict>
          </mc:Fallback>
        </mc:AlternateContent>
      </w:r>
    </w:p>
    <w:p w14:paraId="449F194D" w14:textId="77777777" w:rsidR="00C02B7B" w:rsidRPr="00C02B7B" w:rsidRDefault="00C02B7B" w:rsidP="00C02B7B">
      <w:r>
        <w:br w:type="page"/>
      </w:r>
    </w:p>
    <w:p w14:paraId="587493DF" w14:textId="322EA798" w:rsidR="00C02B7B" w:rsidRDefault="00C02B7B" w:rsidP="00C02B7B">
      <w:pPr>
        <w:pStyle w:val="Beschriftung"/>
        <w:keepNext/>
      </w:pPr>
      <w:r>
        <w:lastRenderedPageBreak/>
        <w:t xml:space="preserve">Table S </w:t>
      </w:r>
      <w:r>
        <w:fldChar w:fldCharType="begin"/>
      </w:r>
      <w:r>
        <w:instrText xml:space="preserve"> SEQ Table_S \* ARABIC </w:instrText>
      </w:r>
      <w:r>
        <w:fldChar w:fldCharType="separate"/>
      </w:r>
      <w:r w:rsidR="006361CE">
        <w:rPr>
          <w:noProof/>
        </w:rPr>
        <w:t>1</w:t>
      </w:r>
      <w:r>
        <w:fldChar w:fldCharType="end"/>
      </w:r>
      <w:r>
        <w:t xml:space="preserve"> | Number of classes, order, families, and genera </w:t>
      </w:r>
      <w:r w:rsidR="002319EE">
        <w:t>within</w:t>
      </w:r>
      <w:r>
        <w:t xml:space="preserve"> every major phylum after data-cleaning and </w:t>
      </w:r>
      <w:r w:rsidR="002319EE">
        <w:t>sampling-</w:t>
      </w:r>
      <w:proofErr w:type="spellStart"/>
      <w:r w:rsidR="002319EE">
        <w:t>standardisation</w:t>
      </w:r>
      <w:proofErr w:type="spellEnd"/>
      <w:r w:rsidR="002319EE">
        <w:t xml:space="preserve">. </w:t>
      </w:r>
    </w:p>
    <w:tbl>
      <w:tblPr>
        <w:tblW w:w="0" w:type="auto"/>
        <w:jc w:val="center"/>
        <w:tblLayout w:type="fixed"/>
        <w:tblLook w:val="04A0" w:firstRow="1" w:lastRow="0" w:firstColumn="1" w:lastColumn="0" w:noHBand="0" w:noVBand="1"/>
      </w:tblPr>
      <w:tblGrid>
        <w:gridCol w:w="1734"/>
        <w:gridCol w:w="794"/>
        <w:gridCol w:w="796"/>
        <w:gridCol w:w="911"/>
        <w:gridCol w:w="874"/>
      </w:tblGrid>
      <w:tr w:rsidR="00C02B7B" w14:paraId="1D57DF6B" w14:textId="77777777" w:rsidTr="00536E34">
        <w:trPr>
          <w:cantSplit/>
          <w:tblHeader/>
          <w:jc w:val="center"/>
        </w:trPr>
        <w:tc>
          <w:tcPr>
            <w:tcW w:w="1734" w:type="dxa"/>
            <w:shd w:val="clear" w:color="auto" w:fill="CFCFCF"/>
            <w:tcMar>
              <w:top w:w="0" w:type="dxa"/>
              <w:left w:w="0" w:type="dxa"/>
              <w:bottom w:w="0" w:type="dxa"/>
              <w:right w:w="0" w:type="dxa"/>
            </w:tcMar>
            <w:vAlign w:val="center"/>
          </w:tcPr>
          <w:p w14:paraId="269A6DB9" w14:textId="77777777" w:rsidR="00C02B7B" w:rsidRDefault="00C02B7B" w:rsidP="00536E34">
            <w:pPr>
              <w:spacing w:before="40" w:after="40"/>
              <w:ind w:left="40" w:right="40"/>
            </w:pPr>
            <w:r>
              <w:rPr>
                <w:rFonts w:ascii="Roboto" w:eastAsia="Roboto" w:hAnsi="Roboto" w:cs="Roboto"/>
                <w:b/>
                <w:color w:val="111111"/>
              </w:rPr>
              <w:t>Phylum</w:t>
            </w:r>
          </w:p>
        </w:tc>
        <w:tc>
          <w:tcPr>
            <w:tcW w:w="794" w:type="dxa"/>
            <w:shd w:val="clear" w:color="auto" w:fill="CFCFCF"/>
            <w:tcMar>
              <w:top w:w="0" w:type="dxa"/>
              <w:left w:w="0" w:type="dxa"/>
              <w:bottom w:w="0" w:type="dxa"/>
              <w:right w:w="0" w:type="dxa"/>
            </w:tcMar>
            <w:vAlign w:val="center"/>
          </w:tcPr>
          <w:p w14:paraId="0D702861" w14:textId="77777777" w:rsidR="00C02B7B" w:rsidRDefault="00C02B7B" w:rsidP="00536E34">
            <w:pPr>
              <w:spacing w:before="40" w:after="40"/>
              <w:ind w:left="40" w:right="40"/>
              <w:jc w:val="right"/>
            </w:pPr>
            <w:r>
              <w:rPr>
                <w:rFonts w:ascii="Roboto" w:eastAsia="Roboto" w:hAnsi="Roboto" w:cs="Roboto"/>
                <w:b/>
                <w:color w:val="111111"/>
              </w:rPr>
              <w:t>Class</w:t>
            </w:r>
          </w:p>
        </w:tc>
        <w:tc>
          <w:tcPr>
            <w:tcW w:w="796" w:type="dxa"/>
            <w:shd w:val="clear" w:color="auto" w:fill="CFCFCF"/>
            <w:tcMar>
              <w:top w:w="0" w:type="dxa"/>
              <w:left w:w="0" w:type="dxa"/>
              <w:bottom w:w="0" w:type="dxa"/>
              <w:right w:w="0" w:type="dxa"/>
            </w:tcMar>
            <w:vAlign w:val="center"/>
          </w:tcPr>
          <w:p w14:paraId="22C9C05F" w14:textId="77777777" w:rsidR="00C02B7B" w:rsidRDefault="00C02B7B" w:rsidP="00536E34">
            <w:pPr>
              <w:spacing w:before="40" w:after="40"/>
              <w:ind w:left="40" w:right="40"/>
              <w:jc w:val="right"/>
            </w:pPr>
            <w:r>
              <w:rPr>
                <w:rFonts w:ascii="Roboto" w:eastAsia="Roboto" w:hAnsi="Roboto" w:cs="Roboto"/>
                <w:b/>
                <w:color w:val="111111"/>
              </w:rPr>
              <w:t>Order</w:t>
            </w:r>
          </w:p>
        </w:tc>
        <w:tc>
          <w:tcPr>
            <w:tcW w:w="911" w:type="dxa"/>
            <w:shd w:val="clear" w:color="auto" w:fill="CFCFCF"/>
            <w:tcMar>
              <w:top w:w="0" w:type="dxa"/>
              <w:left w:w="0" w:type="dxa"/>
              <w:bottom w:w="0" w:type="dxa"/>
              <w:right w:w="0" w:type="dxa"/>
            </w:tcMar>
            <w:vAlign w:val="center"/>
          </w:tcPr>
          <w:p w14:paraId="30E5B9A8" w14:textId="77777777" w:rsidR="00C02B7B" w:rsidRDefault="00C02B7B" w:rsidP="00536E34">
            <w:pPr>
              <w:spacing w:before="40" w:after="40"/>
              <w:ind w:left="40" w:right="40"/>
              <w:jc w:val="right"/>
            </w:pPr>
            <w:r>
              <w:rPr>
                <w:rFonts w:ascii="Roboto" w:eastAsia="Roboto" w:hAnsi="Roboto" w:cs="Roboto"/>
                <w:b/>
                <w:color w:val="111111"/>
              </w:rPr>
              <w:t>Family</w:t>
            </w:r>
          </w:p>
        </w:tc>
        <w:tc>
          <w:tcPr>
            <w:tcW w:w="874" w:type="dxa"/>
            <w:shd w:val="clear" w:color="auto" w:fill="CFCFCF"/>
            <w:tcMar>
              <w:top w:w="0" w:type="dxa"/>
              <w:left w:w="0" w:type="dxa"/>
              <w:bottom w:w="0" w:type="dxa"/>
              <w:right w:w="0" w:type="dxa"/>
            </w:tcMar>
            <w:vAlign w:val="center"/>
          </w:tcPr>
          <w:p w14:paraId="78101DE5" w14:textId="77777777" w:rsidR="00C02B7B" w:rsidRDefault="00C02B7B" w:rsidP="00536E34">
            <w:pPr>
              <w:spacing w:before="40" w:after="40"/>
              <w:ind w:left="40" w:right="40"/>
              <w:jc w:val="right"/>
            </w:pPr>
            <w:r>
              <w:rPr>
                <w:rFonts w:ascii="Roboto" w:eastAsia="Roboto" w:hAnsi="Roboto" w:cs="Roboto"/>
                <w:b/>
                <w:color w:val="111111"/>
              </w:rPr>
              <w:t>Genus</w:t>
            </w:r>
          </w:p>
        </w:tc>
      </w:tr>
      <w:tr w:rsidR="00C02B7B" w14:paraId="27FF8690" w14:textId="77777777" w:rsidTr="00536E34">
        <w:trPr>
          <w:cantSplit/>
          <w:jc w:val="center"/>
        </w:trPr>
        <w:tc>
          <w:tcPr>
            <w:tcW w:w="1734" w:type="dxa"/>
            <w:shd w:val="clear" w:color="auto" w:fill="EFEFEF"/>
            <w:tcMar>
              <w:top w:w="0" w:type="dxa"/>
              <w:left w:w="0" w:type="dxa"/>
              <w:bottom w:w="0" w:type="dxa"/>
              <w:right w:w="0" w:type="dxa"/>
            </w:tcMar>
            <w:vAlign w:val="center"/>
          </w:tcPr>
          <w:p w14:paraId="4F22BDD9" w14:textId="77777777" w:rsidR="00C02B7B" w:rsidRDefault="00C02B7B" w:rsidP="00536E34">
            <w:pPr>
              <w:spacing w:before="40" w:after="40"/>
              <w:ind w:left="40" w:right="40"/>
            </w:pPr>
            <w:r>
              <w:rPr>
                <w:rFonts w:ascii="Roboto" w:eastAsia="Roboto" w:hAnsi="Roboto" w:cs="Roboto"/>
                <w:color w:val="111111"/>
              </w:rPr>
              <w:t>Annelida</w:t>
            </w:r>
          </w:p>
        </w:tc>
        <w:tc>
          <w:tcPr>
            <w:tcW w:w="794" w:type="dxa"/>
            <w:shd w:val="clear" w:color="auto" w:fill="EFEFEF"/>
            <w:tcMar>
              <w:top w:w="0" w:type="dxa"/>
              <w:left w:w="0" w:type="dxa"/>
              <w:bottom w:w="0" w:type="dxa"/>
              <w:right w:w="0" w:type="dxa"/>
            </w:tcMar>
            <w:vAlign w:val="center"/>
          </w:tcPr>
          <w:p w14:paraId="02DA0D98" w14:textId="77777777" w:rsidR="00C02B7B" w:rsidRDefault="00C02B7B" w:rsidP="00536E34">
            <w:pPr>
              <w:spacing w:before="40" w:after="40"/>
              <w:ind w:left="40" w:right="40"/>
              <w:jc w:val="right"/>
            </w:pPr>
            <w:r>
              <w:rPr>
                <w:rFonts w:ascii="Roboto" w:eastAsia="Roboto" w:hAnsi="Roboto" w:cs="Roboto"/>
                <w:color w:val="111111"/>
              </w:rPr>
              <w:t>1</w:t>
            </w:r>
          </w:p>
        </w:tc>
        <w:tc>
          <w:tcPr>
            <w:tcW w:w="796" w:type="dxa"/>
            <w:shd w:val="clear" w:color="auto" w:fill="EFEFEF"/>
            <w:tcMar>
              <w:top w:w="0" w:type="dxa"/>
              <w:left w:w="0" w:type="dxa"/>
              <w:bottom w:w="0" w:type="dxa"/>
              <w:right w:w="0" w:type="dxa"/>
            </w:tcMar>
            <w:vAlign w:val="center"/>
          </w:tcPr>
          <w:p w14:paraId="024838F2" w14:textId="77777777" w:rsidR="00C02B7B" w:rsidRDefault="00C02B7B" w:rsidP="00536E34">
            <w:pPr>
              <w:spacing w:before="40" w:after="40"/>
              <w:ind w:left="40" w:right="40"/>
              <w:jc w:val="right"/>
            </w:pPr>
            <w:r>
              <w:rPr>
                <w:rFonts w:ascii="Roboto" w:eastAsia="Roboto" w:hAnsi="Roboto" w:cs="Roboto"/>
                <w:color w:val="111111"/>
              </w:rPr>
              <w:t>2</w:t>
            </w:r>
          </w:p>
        </w:tc>
        <w:tc>
          <w:tcPr>
            <w:tcW w:w="911" w:type="dxa"/>
            <w:shd w:val="clear" w:color="auto" w:fill="EFEFEF"/>
            <w:tcMar>
              <w:top w:w="0" w:type="dxa"/>
              <w:left w:w="0" w:type="dxa"/>
              <w:bottom w:w="0" w:type="dxa"/>
              <w:right w:w="0" w:type="dxa"/>
            </w:tcMar>
            <w:vAlign w:val="center"/>
          </w:tcPr>
          <w:p w14:paraId="27BD3C4A" w14:textId="77777777" w:rsidR="00C02B7B" w:rsidRDefault="00C02B7B" w:rsidP="00536E34">
            <w:pPr>
              <w:spacing w:before="40" w:after="40"/>
              <w:ind w:left="40" w:right="40"/>
              <w:jc w:val="right"/>
            </w:pPr>
            <w:r>
              <w:rPr>
                <w:rFonts w:ascii="Roboto" w:eastAsia="Roboto" w:hAnsi="Roboto" w:cs="Roboto"/>
                <w:color w:val="111111"/>
              </w:rPr>
              <w:t>4</w:t>
            </w:r>
          </w:p>
        </w:tc>
        <w:tc>
          <w:tcPr>
            <w:tcW w:w="874" w:type="dxa"/>
            <w:shd w:val="clear" w:color="auto" w:fill="EFEFEF"/>
            <w:tcMar>
              <w:top w:w="0" w:type="dxa"/>
              <w:left w:w="0" w:type="dxa"/>
              <w:bottom w:w="0" w:type="dxa"/>
              <w:right w:w="0" w:type="dxa"/>
            </w:tcMar>
            <w:vAlign w:val="center"/>
          </w:tcPr>
          <w:p w14:paraId="21BE98FB" w14:textId="77777777" w:rsidR="00C02B7B" w:rsidRDefault="00C02B7B" w:rsidP="00536E34">
            <w:pPr>
              <w:spacing w:before="40" w:after="40"/>
              <w:ind w:left="40" w:right="40"/>
              <w:jc w:val="right"/>
            </w:pPr>
            <w:r>
              <w:rPr>
                <w:rFonts w:ascii="Roboto" w:eastAsia="Roboto" w:hAnsi="Roboto" w:cs="Roboto"/>
                <w:color w:val="111111"/>
              </w:rPr>
              <w:t>11</w:t>
            </w:r>
          </w:p>
        </w:tc>
      </w:tr>
      <w:tr w:rsidR="00C02B7B" w14:paraId="685B8C4B" w14:textId="77777777" w:rsidTr="00536E34">
        <w:trPr>
          <w:cantSplit/>
          <w:jc w:val="center"/>
        </w:trPr>
        <w:tc>
          <w:tcPr>
            <w:tcW w:w="1734" w:type="dxa"/>
            <w:shd w:val="clear" w:color="auto" w:fill="FFFFFF"/>
            <w:tcMar>
              <w:top w:w="0" w:type="dxa"/>
              <w:left w:w="0" w:type="dxa"/>
              <w:bottom w:w="0" w:type="dxa"/>
              <w:right w:w="0" w:type="dxa"/>
            </w:tcMar>
            <w:vAlign w:val="center"/>
          </w:tcPr>
          <w:p w14:paraId="10DA10B1" w14:textId="77777777" w:rsidR="00C02B7B" w:rsidRDefault="00C02B7B" w:rsidP="00536E34">
            <w:pPr>
              <w:spacing w:before="40" w:after="40"/>
              <w:ind w:left="40" w:right="40"/>
            </w:pPr>
            <w:proofErr w:type="spellStart"/>
            <w:r>
              <w:rPr>
                <w:rFonts w:ascii="Roboto" w:eastAsia="Roboto" w:hAnsi="Roboto" w:cs="Roboto"/>
                <w:color w:val="111111"/>
              </w:rPr>
              <w:t>Arthropoda</w:t>
            </w:r>
            <w:proofErr w:type="spellEnd"/>
          </w:p>
        </w:tc>
        <w:tc>
          <w:tcPr>
            <w:tcW w:w="794" w:type="dxa"/>
            <w:shd w:val="clear" w:color="auto" w:fill="FFFFFF"/>
            <w:tcMar>
              <w:top w:w="0" w:type="dxa"/>
              <w:left w:w="0" w:type="dxa"/>
              <w:bottom w:w="0" w:type="dxa"/>
              <w:right w:w="0" w:type="dxa"/>
            </w:tcMar>
            <w:vAlign w:val="center"/>
          </w:tcPr>
          <w:p w14:paraId="18BF09A1" w14:textId="77777777" w:rsidR="00C02B7B" w:rsidRDefault="00C02B7B" w:rsidP="00536E34">
            <w:pPr>
              <w:spacing w:before="40" w:after="40"/>
              <w:ind w:left="40" w:right="40"/>
              <w:jc w:val="right"/>
            </w:pPr>
            <w:r>
              <w:rPr>
                <w:rFonts w:ascii="Roboto" w:eastAsia="Roboto" w:hAnsi="Roboto" w:cs="Roboto"/>
                <w:color w:val="111111"/>
              </w:rPr>
              <w:t>6</w:t>
            </w:r>
          </w:p>
        </w:tc>
        <w:tc>
          <w:tcPr>
            <w:tcW w:w="796" w:type="dxa"/>
            <w:shd w:val="clear" w:color="auto" w:fill="FFFFFF"/>
            <w:tcMar>
              <w:top w:w="0" w:type="dxa"/>
              <w:left w:w="0" w:type="dxa"/>
              <w:bottom w:w="0" w:type="dxa"/>
              <w:right w:w="0" w:type="dxa"/>
            </w:tcMar>
            <w:vAlign w:val="center"/>
          </w:tcPr>
          <w:p w14:paraId="73E12938" w14:textId="77777777" w:rsidR="00C02B7B" w:rsidRDefault="00C02B7B" w:rsidP="00536E34">
            <w:pPr>
              <w:spacing w:before="40" w:after="40"/>
              <w:ind w:left="40" w:right="40"/>
              <w:jc w:val="right"/>
            </w:pPr>
            <w:r>
              <w:rPr>
                <w:rFonts w:ascii="Roboto" w:eastAsia="Roboto" w:hAnsi="Roboto" w:cs="Roboto"/>
                <w:color w:val="111111"/>
              </w:rPr>
              <w:t>25</w:t>
            </w:r>
          </w:p>
        </w:tc>
        <w:tc>
          <w:tcPr>
            <w:tcW w:w="911" w:type="dxa"/>
            <w:shd w:val="clear" w:color="auto" w:fill="FFFFFF"/>
            <w:tcMar>
              <w:top w:w="0" w:type="dxa"/>
              <w:left w:w="0" w:type="dxa"/>
              <w:bottom w:w="0" w:type="dxa"/>
              <w:right w:w="0" w:type="dxa"/>
            </w:tcMar>
            <w:vAlign w:val="center"/>
          </w:tcPr>
          <w:p w14:paraId="1FF75157" w14:textId="77777777" w:rsidR="00C02B7B" w:rsidRDefault="00C02B7B" w:rsidP="00536E34">
            <w:pPr>
              <w:spacing w:before="40" w:after="40"/>
              <w:ind w:left="40" w:right="40"/>
              <w:jc w:val="right"/>
            </w:pPr>
            <w:r>
              <w:rPr>
                <w:rFonts w:ascii="Roboto" w:eastAsia="Roboto" w:hAnsi="Roboto" w:cs="Roboto"/>
                <w:color w:val="111111"/>
              </w:rPr>
              <w:t>114</w:t>
            </w:r>
          </w:p>
        </w:tc>
        <w:tc>
          <w:tcPr>
            <w:tcW w:w="874" w:type="dxa"/>
            <w:shd w:val="clear" w:color="auto" w:fill="FFFFFF"/>
            <w:tcMar>
              <w:top w:w="0" w:type="dxa"/>
              <w:left w:w="0" w:type="dxa"/>
              <w:bottom w:w="0" w:type="dxa"/>
              <w:right w:w="0" w:type="dxa"/>
            </w:tcMar>
            <w:vAlign w:val="center"/>
          </w:tcPr>
          <w:p w14:paraId="6DF84427" w14:textId="77777777" w:rsidR="00C02B7B" w:rsidRDefault="00C02B7B" w:rsidP="00536E34">
            <w:pPr>
              <w:spacing w:before="40" w:after="40"/>
              <w:ind w:left="40" w:right="40"/>
              <w:jc w:val="right"/>
            </w:pPr>
            <w:r>
              <w:rPr>
                <w:rFonts w:ascii="Roboto" w:eastAsia="Roboto" w:hAnsi="Roboto" w:cs="Roboto"/>
                <w:color w:val="111111"/>
              </w:rPr>
              <w:t>519</w:t>
            </w:r>
          </w:p>
        </w:tc>
      </w:tr>
      <w:tr w:rsidR="00C02B7B" w14:paraId="75E3B32E" w14:textId="77777777" w:rsidTr="00536E34">
        <w:trPr>
          <w:cantSplit/>
          <w:jc w:val="center"/>
        </w:trPr>
        <w:tc>
          <w:tcPr>
            <w:tcW w:w="1734" w:type="dxa"/>
            <w:shd w:val="clear" w:color="auto" w:fill="EFEFEF"/>
            <w:tcMar>
              <w:top w:w="0" w:type="dxa"/>
              <w:left w:w="0" w:type="dxa"/>
              <w:bottom w:w="0" w:type="dxa"/>
              <w:right w:w="0" w:type="dxa"/>
            </w:tcMar>
            <w:vAlign w:val="center"/>
          </w:tcPr>
          <w:p w14:paraId="1B220A77" w14:textId="77777777" w:rsidR="00C02B7B" w:rsidRDefault="00C02B7B" w:rsidP="00536E34">
            <w:pPr>
              <w:spacing w:before="40" w:after="40"/>
              <w:ind w:left="40" w:right="40"/>
            </w:pPr>
            <w:r>
              <w:rPr>
                <w:rFonts w:ascii="Roboto" w:eastAsia="Roboto" w:hAnsi="Roboto" w:cs="Roboto"/>
                <w:color w:val="111111"/>
              </w:rPr>
              <w:t>Brachiopoda</w:t>
            </w:r>
          </w:p>
        </w:tc>
        <w:tc>
          <w:tcPr>
            <w:tcW w:w="794" w:type="dxa"/>
            <w:shd w:val="clear" w:color="auto" w:fill="EFEFEF"/>
            <w:tcMar>
              <w:top w:w="0" w:type="dxa"/>
              <w:left w:w="0" w:type="dxa"/>
              <w:bottom w:w="0" w:type="dxa"/>
              <w:right w:w="0" w:type="dxa"/>
            </w:tcMar>
            <w:vAlign w:val="center"/>
          </w:tcPr>
          <w:p w14:paraId="03F83C51" w14:textId="77777777" w:rsidR="00C02B7B" w:rsidRDefault="00C02B7B" w:rsidP="00536E34">
            <w:pPr>
              <w:spacing w:before="40" w:after="40"/>
              <w:ind w:left="40" w:right="40"/>
              <w:jc w:val="right"/>
            </w:pPr>
            <w:r>
              <w:rPr>
                <w:rFonts w:ascii="Roboto" w:eastAsia="Roboto" w:hAnsi="Roboto" w:cs="Roboto"/>
                <w:color w:val="111111"/>
              </w:rPr>
              <w:t>6</w:t>
            </w:r>
          </w:p>
        </w:tc>
        <w:tc>
          <w:tcPr>
            <w:tcW w:w="796" w:type="dxa"/>
            <w:shd w:val="clear" w:color="auto" w:fill="EFEFEF"/>
            <w:tcMar>
              <w:top w:w="0" w:type="dxa"/>
              <w:left w:w="0" w:type="dxa"/>
              <w:bottom w:w="0" w:type="dxa"/>
              <w:right w:w="0" w:type="dxa"/>
            </w:tcMar>
            <w:vAlign w:val="center"/>
          </w:tcPr>
          <w:p w14:paraId="652EB508" w14:textId="77777777" w:rsidR="00C02B7B" w:rsidRDefault="00C02B7B" w:rsidP="00536E34">
            <w:pPr>
              <w:spacing w:before="40" w:after="40"/>
              <w:ind w:left="40" w:right="40"/>
              <w:jc w:val="right"/>
            </w:pPr>
            <w:r>
              <w:rPr>
                <w:rFonts w:ascii="Roboto" w:eastAsia="Roboto" w:hAnsi="Roboto" w:cs="Roboto"/>
                <w:color w:val="111111"/>
              </w:rPr>
              <w:t>22</w:t>
            </w:r>
          </w:p>
        </w:tc>
        <w:tc>
          <w:tcPr>
            <w:tcW w:w="911" w:type="dxa"/>
            <w:shd w:val="clear" w:color="auto" w:fill="EFEFEF"/>
            <w:tcMar>
              <w:top w:w="0" w:type="dxa"/>
              <w:left w:w="0" w:type="dxa"/>
              <w:bottom w:w="0" w:type="dxa"/>
              <w:right w:w="0" w:type="dxa"/>
            </w:tcMar>
            <w:vAlign w:val="center"/>
          </w:tcPr>
          <w:p w14:paraId="4BE3EA4B" w14:textId="77777777" w:rsidR="00C02B7B" w:rsidRDefault="00C02B7B" w:rsidP="00536E34">
            <w:pPr>
              <w:spacing w:before="40" w:after="40"/>
              <w:ind w:left="40" w:right="40"/>
              <w:jc w:val="right"/>
            </w:pPr>
            <w:r>
              <w:rPr>
                <w:rFonts w:ascii="Roboto" w:eastAsia="Roboto" w:hAnsi="Roboto" w:cs="Roboto"/>
                <w:color w:val="111111"/>
              </w:rPr>
              <w:t>296</w:t>
            </w:r>
          </w:p>
        </w:tc>
        <w:tc>
          <w:tcPr>
            <w:tcW w:w="874" w:type="dxa"/>
            <w:shd w:val="clear" w:color="auto" w:fill="EFEFEF"/>
            <w:tcMar>
              <w:top w:w="0" w:type="dxa"/>
              <w:left w:w="0" w:type="dxa"/>
              <w:bottom w:w="0" w:type="dxa"/>
              <w:right w:w="0" w:type="dxa"/>
            </w:tcMar>
            <w:vAlign w:val="center"/>
          </w:tcPr>
          <w:p w14:paraId="01A018CA" w14:textId="77777777" w:rsidR="00C02B7B" w:rsidRDefault="00C02B7B" w:rsidP="00536E34">
            <w:pPr>
              <w:spacing w:before="40" w:after="40"/>
              <w:ind w:left="40" w:right="40"/>
              <w:jc w:val="right"/>
            </w:pPr>
            <w:r>
              <w:rPr>
                <w:rFonts w:ascii="Roboto" w:eastAsia="Roboto" w:hAnsi="Roboto" w:cs="Roboto"/>
                <w:color w:val="111111"/>
              </w:rPr>
              <w:t>1292</w:t>
            </w:r>
          </w:p>
        </w:tc>
      </w:tr>
      <w:tr w:rsidR="00C02B7B" w14:paraId="4BF3CFB7" w14:textId="77777777" w:rsidTr="00536E34">
        <w:trPr>
          <w:cantSplit/>
          <w:jc w:val="center"/>
        </w:trPr>
        <w:tc>
          <w:tcPr>
            <w:tcW w:w="1734" w:type="dxa"/>
            <w:shd w:val="clear" w:color="auto" w:fill="FFFFFF"/>
            <w:tcMar>
              <w:top w:w="0" w:type="dxa"/>
              <w:left w:w="0" w:type="dxa"/>
              <w:bottom w:w="0" w:type="dxa"/>
              <w:right w:w="0" w:type="dxa"/>
            </w:tcMar>
            <w:vAlign w:val="center"/>
          </w:tcPr>
          <w:p w14:paraId="3B5DD596" w14:textId="77777777" w:rsidR="00C02B7B" w:rsidRDefault="00C02B7B" w:rsidP="00536E34">
            <w:pPr>
              <w:spacing w:before="40" w:after="40"/>
              <w:ind w:left="40" w:right="40"/>
            </w:pPr>
            <w:proofErr w:type="spellStart"/>
            <w:r>
              <w:rPr>
                <w:rFonts w:ascii="Roboto" w:eastAsia="Roboto" w:hAnsi="Roboto" w:cs="Roboto"/>
                <w:color w:val="111111"/>
              </w:rPr>
              <w:t>Bryozoa</w:t>
            </w:r>
            <w:proofErr w:type="spellEnd"/>
          </w:p>
        </w:tc>
        <w:tc>
          <w:tcPr>
            <w:tcW w:w="794" w:type="dxa"/>
            <w:shd w:val="clear" w:color="auto" w:fill="FFFFFF"/>
            <w:tcMar>
              <w:top w:w="0" w:type="dxa"/>
              <w:left w:w="0" w:type="dxa"/>
              <w:bottom w:w="0" w:type="dxa"/>
              <w:right w:w="0" w:type="dxa"/>
            </w:tcMar>
            <w:vAlign w:val="center"/>
          </w:tcPr>
          <w:p w14:paraId="19D7B3D6" w14:textId="77777777" w:rsidR="00C02B7B" w:rsidRDefault="00C02B7B" w:rsidP="00536E34">
            <w:pPr>
              <w:spacing w:before="40" w:after="40"/>
              <w:ind w:left="40" w:right="40"/>
              <w:jc w:val="right"/>
            </w:pPr>
            <w:r>
              <w:rPr>
                <w:rFonts w:ascii="Roboto" w:eastAsia="Roboto" w:hAnsi="Roboto" w:cs="Roboto"/>
                <w:color w:val="111111"/>
              </w:rPr>
              <w:t>2</w:t>
            </w:r>
          </w:p>
        </w:tc>
        <w:tc>
          <w:tcPr>
            <w:tcW w:w="796" w:type="dxa"/>
            <w:shd w:val="clear" w:color="auto" w:fill="FFFFFF"/>
            <w:tcMar>
              <w:top w:w="0" w:type="dxa"/>
              <w:left w:w="0" w:type="dxa"/>
              <w:bottom w:w="0" w:type="dxa"/>
              <w:right w:w="0" w:type="dxa"/>
            </w:tcMar>
            <w:vAlign w:val="center"/>
          </w:tcPr>
          <w:p w14:paraId="031AD224" w14:textId="77777777" w:rsidR="00C02B7B" w:rsidRDefault="00C02B7B" w:rsidP="00536E34">
            <w:pPr>
              <w:spacing w:before="40" w:after="40"/>
              <w:ind w:left="40" w:right="40"/>
              <w:jc w:val="right"/>
            </w:pPr>
            <w:r>
              <w:rPr>
                <w:rFonts w:ascii="Roboto" w:eastAsia="Roboto" w:hAnsi="Roboto" w:cs="Roboto"/>
                <w:color w:val="111111"/>
              </w:rPr>
              <w:t>15</w:t>
            </w:r>
          </w:p>
        </w:tc>
        <w:tc>
          <w:tcPr>
            <w:tcW w:w="911" w:type="dxa"/>
            <w:shd w:val="clear" w:color="auto" w:fill="FFFFFF"/>
            <w:tcMar>
              <w:top w:w="0" w:type="dxa"/>
              <w:left w:w="0" w:type="dxa"/>
              <w:bottom w:w="0" w:type="dxa"/>
              <w:right w:w="0" w:type="dxa"/>
            </w:tcMar>
            <w:vAlign w:val="center"/>
          </w:tcPr>
          <w:p w14:paraId="36FC67CD" w14:textId="77777777" w:rsidR="00C02B7B" w:rsidRDefault="00C02B7B" w:rsidP="00536E34">
            <w:pPr>
              <w:spacing w:before="40" w:after="40"/>
              <w:ind w:left="40" w:right="40"/>
              <w:jc w:val="right"/>
            </w:pPr>
            <w:r>
              <w:rPr>
                <w:rFonts w:ascii="Roboto" w:eastAsia="Roboto" w:hAnsi="Roboto" w:cs="Roboto"/>
                <w:color w:val="111111"/>
              </w:rPr>
              <w:t>114</w:t>
            </w:r>
          </w:p>
        </w:tc>
        <w:tc>
          <w:tcPr>
            <w:tcW w:w="874" w:type="dxa"/>
            <w:shd w:val="clear" w:color="auto" w:fill="FFFFFF"/>
            <w:tcMar>
              <w:top w:w="0" w:type="dxa"/>
              <w:left w:w="0" w:type="dxa"/>
              <w:bottom w:w="0" w:type="dxa"/>
              <w:right w:w="0" w:type="dxa"/>
            </w:tcMar>
            <w:vAlign w:val="center"/>
          </w:tcPr>
          <w:p w14:paraId="0C26EA36" w14:textId="77777777" w:rsidR="00C02B7B" w:rsidRDefault="00C02B7B" w:rsidP="00536E34">
            <w:pPr>
              <w:spacing w:before="40" w:after="40"/>
              <w:ind w:left="40" w:right="40"/>
              <w:jc w:val="right"/>
            </w:pPr>
            <w:r>
              <w:rPr>
                <w:rFonts w:ascii="Roboto" w:eastAsia="Roboto" w:hAnsi="Roboto" w:cs="Roboto"/>
                <w:color w:val="111111"/>
              </w:rPr>
              <w:t>257</w:t>
            </w:r>
          </w:p>
        </w:tc>
      </w:tr>
      <w:tr w:rsidR="00C02B7B" w14:paraId="2E93D4FF" w14:textId="77777777" w:rsidTr="00536E34">
        <w:trPr>
          <w:cantSplit/>
          <w:jc w:val="center"/>
        </w:trPr>
        <w:tc>
          <w:tcPr>
            <w:tcW w:w="1734" w:type="dxa"/>
            <w:shd w:val="clear" w:color="auto" w:fill="EFEFEF"/>
            <w:tcMar>
              <w:top w:w="0" w:type="dxa"/>
              <w:left w:w="0" w:type="dxa"/>
              <w:bottom w:w="0" w:type="dxa"/>
              <w:right w:w="0" w:type="dxa"/>
            </w:tcMar>
            <w:vAlign w:val="center"/>
          </w:tcPr>
          <w:p w14:paraId="63747EDD" w14:textId="77777777" w:rsidR="00C02B7B" w:rsidRDefault="00C02B7B" w:rsidP="00536E34">
            <w:pPr>
              <w:spacing w:before="40" w:after="40"/>
              <w:ind w:left="40" w:right="40"/>
            </w:pPr>
            <w:r>
              <w:rPr>
                <w:rFonts w:ascii="Roboto" w:eastAsia="Roboto" w:hAnsi="Roboto" w:cs="Roboto"/>
                <w:color w:val="111111"/>
              </w:rPr>
              <w:t>Chordata</w:t>
            </w:r>
          </w:p>
        </w:tc>
        <w:tc>
          <w:tcPr>
            <w:tcW w:w="794" w:type="dxa"/>
            <w:shd w:val="clear" w:color="auto" w:fill="EFEFEF"/>
            <w:tcMar>
              <w:top w:w="0" w:type="dxa"/>
              <w:left w:w="0" w:type="dxa"/>
              <w:bottom w:w="0" w:type="dxa"/>
              <w:right w:w="0" w:type="dxa"/>
            </w:tcMar>
            <w:vAlign w:val="center"/>
          </w:tcPr>
          <w:p w14:paraId="0733C6E5" w14:textId="77777777" w:rsidR="00C02B7B" w:rsidRDefault="00C02B7B" w:rsidP="00536E34">
            <w:pPr>
              <w:spacing w:before="40" w:after="40"/>
              <w:ind w:left="40" w:right="40"/>
              <w:jc w:val="right"/>
            </w:pPr>
            <w:r>
              <w:rPr>
                <w:rFonts w:ascii="Roboto" w:eastAsia="Roboto" w:hAnsi="Roboto" w:cs="Roboto"/>
                <w:color w:val="111111"/>
              </w:rPr>
              <w:t>9</w:t>
            </w:r>
          </w:p>
        </w:tc>
        <w:tc>
          <w:tcPr>
            <w:tcW w:w="796" w:type="dxa"/>
            <w:shd w:val="clear" w:color="auto" w:fill="EFEFEF"/>
            <w:tcMar>
              <w:top w:w="0" w:type="dxa"/>
              <w:left w:w="0" w:type="dxa"/>
              <w:bottom w:w="0" w:type="dxa"/>
              <w:right w:w="0" w:type="dxa"/>
            </w:tcMar>
            <w:vAlign w:val="center"/>
          </w:tcPr>
          <w:p w14:paraId="6861F42A" w14:textId="77777777" w:rsidR="00C02B7B" w:rsidRDefault="00C02B7B" w:rsidP="00536E34">
            <w:pPr>
              <w:spacing w:before="40" w:after="40"/>
              <w:ind w:left="40" w:right="40"/>
              <w:jc w:val="right"/>
            </w:pPr>
            <w:r>
              <w:rPr>
                <w:rFonts w:ascii="Roboto" w:eastAsia="Roboto" w:hAnsi="Roboto" w:cs="Roboto"/>
                <w:color w:val="111111"/>
              </w:rPr>
              <w:t>95</w:t>
            </w:r>
          </w:p>
        </w:tc>
        <w:tc>
          <w:tcPr>
            <w:tcW w:w="911" w:type="dxa"/>
            <w:shd w:val="clear" w:color="auto" w:fill="EFEFEF"/>
            <w:tcMar>
              <w:top w:w="0" w:type="dxa"/>
              <w:left w:w="0" w:type="dxa"/>
              <w:bottom w:w="0" w:type="dxa"/>
              <w:right w:w="0" w:type="dxa"/>
            </w:tcMar>
            <w:vAlign w:val="center"/>
          </w:tcPr>
          <w:p w14:paraId="10E0D936" w14:textId="77777777" w:rsidR="00C02B7B" w:rsidRDefault="00C02B7B" w:rsidP="00536E34">
            <w:pPr>
              <w:spacing w:before="40" w:after="40"/>
              <w:ind w:left="40" w:right="40"/>
              <w:jc w:val="right"/>
            </w:pPr>
            <w:r>
              <w:rPr>
                <w:rFonts w:ascii="Roboto" w:eastAsia="Roboto" w:hAnsi="Roboto" w:cs="Roboto"/>
                <w:color w:val="111111"/>
              </w:rPr>
              <w:t>227</w:t>
            </w:r>
          </w:p>
        </w:tc>
        <w:tc>
          <w:tcPr>
            <w:tcW w:w="874" w:type="dxa"/>
            <w:shd w:val="clear" w:color="auto" w:fill="EFEFEF"/>
            <w:tcMar>
              <w:top w:w="0" w:type="dxa"/>
              <w:left w:w="0" w:type="dxa"/>
              <w:bottom w:w="0" w:type="dxa"/>
              <w:right w:w="0" w:type="dxa"/>
            </w:tcMar>
            <w:vAlign w:val="center"/>
          </w:tcPr>
          <w:p w14:paraId="1CF999F4" w14:textId="77777777" w:rsidR="00C02B7B" w:rsidRDefault="00C02B7B" w:rsidP="00536E34">
            <w:pPr>
              <w:spacing w:before="40" w:after="40"/>
              <w:ind w:left="40" w:right="40"/>
              <w:jc w:val="right"/>
            </w:pPr>
            <w:r>
              <w:rPr>
                <w:rFonts w:ascii="Roboto" w:eastAsia="Roboto" w:hAnsi="Roboto" w:cs="Roboto"/>
                <w:color w:val="111111"/>
              </w:rPr>
              <w:t>412</w:t>
            </w:r>
          </w:p>
        </w:tc>
      </w:tr>
      <w:tr w:rsidR="00C02B7B" w14:paraId="10AB5DFB" w14:textId="77777777" w:rsidTr="00536E34">
        <w:trPr>
          <w:cantSplit/>
          <w:jc w:val="center"/>
        </w:trPr>
        <w:tc>
          <w:tcPr>
            <w:tcW w:w="1734" w:type="dxa"/>
            <w:shd w:val="clear" w:color="auto" w:fill="FFFFFF"/>
            <w:tcMar>
              <w:top w:w="0" w:type="dxa"/>
              <w:left w:w="0" w:type="dxa"/>
              <w:bottom w:w="0" w:type="dxa"/>
              <w:right w:w="0" w:type="dxa"/>
            </w:tcMar>
            <w:vAlign w:val="center"/>
          </w:tcPr>
          <w:p w14:paraId="785F0CAE" w14:textId="77777777" w:rsidR="00C02B7B" w:rsidRDefault="00C02B7B" w:rsidP="00536E34">
            <w:pPr>
              <w:spacing w:before="40" w:after="40"/>
              <w:ind w:left="40" w:right="40"/>
            </w:pPr>
            <w:r>
              <w:rPr>
                <w:rFonts w:ascii="Roboto" w:eastAsia="Roboto" w:hAnsi="Roboto" w:cs="Roboto"/>
                <w:color w:val="111111"/>
              </w:rPr>
              <w:t>Cnidaria</w:t>
            </w:r>
          </w:p>
        </w:tc>
        <w:tc>
          <w:tcPr>
            <w:tcW w:w="794" w:type="dxa"/>
            <w:shd w:val="clear" w:color="auto" w:fill="FFFFFF"/>
            <w:tcMar>
              <w:top w:w="0" w:type="dxa"/>
              <w:left w:w="0" w:type="dxa"/>
              <w:bottom w:w="0" w:type="dxa"/>
              <w:right w:w="0" w:type="dxa"/>
            </w:tcMar>
            <w:vAlign w:val="center"/>
          </w:tcPr>
          <w:p w14:paraId="71766B70" w14:textId="77777777" w:rsidR="00C02B7B" w:rsidRDefault="00C02B7B" w:rsidP="00536E34">
            <w:pPr>
              <w:spacing w:before="40" w:after="40"/>
              <w:ind w:left="40" w:right="40"/>
              <w:jc w:val="right"/>
            </w:pPr>
            <w:r>
              <w:rPr>
                <w:rFonts w:ascii="Roboto" w:eastAsia="Roboto" w:hAnsi="Roboto" w:cs="Roboto"/>
                <w:color w:val="111111"/>
              </w:rPr>
              <w:t>3</w:t>
            </w:r>
          </w:p>
        </w:tc>
        <w:tc>
          <w:tcPr>
            <w:tcW w:w="796" w:type="dxa"/>
            <w:shd w:val="clear" w:color="auto" w:fill="FFFFFF"/>
            <w:tcMar>
              <w:top w:w="0" w:type="dxa"/>
              <w:left w:w="0" w:type="dxa"/>
              <w:bottom w:w="0" w:type="dxa"/>
              <w:right w:w="0" w:type="dxa"/>
            </w:tcMar>
            <w:vAlign w:val="center"/>
          </w:tcPr>
          <w:p w14:paraId="6704AE2F" w14:textId="77777777" w:rsidR="00C02B7B" w:rsidRDefault="00C02B7B" w:rsidP="00536E34">
            <w:pPr>
              <w:spacing w:before="40" w:after="40"/>
              <w:ind w:left="40" w:right="40"/>
              <w:jc w:val="right"/>
            </w:pPr>
            <w:r>
              <w:rPr>
                <w:rFonts w:ascii="Roboto" w:eastAsia="Roboto" w:hAnsi="Roboto" w:cs="Roboto"/>
                <w:color w:val="111111"/>
              </w:rPr>
              <w:t>15</w:t>
            </w:r>
          </w:p>
        </w:tc>
        <w:tc>
          <w:tcPr>
            <w:tcW w:w="911" w:type="dxa"/>
            <w:shd w:val="clear" w:color="auto" w:fill="FFFFFF"/>
            <w:tcMar>
              <w:top w:w="0" w:type="dxa"/>
              <w:left w:w="0" w:type="dxa"/>
              <w:bottom w:w="0" w:type="dxa"/>
              <w:right w:w="0" w:type="dxa"/>
            </w:tcMar>
            <w:vAlign w:val="center"/>
          </w:tcPr>
          <w:p w14:paraId="399B1CB6" w14:textId="77777777" w:rsidR="00C02B7B" w:rsidRDefault="00C02B7B" w:rsidP="00536E34">
            <w:pPr>
              <w:spacing w:before="40" w:after="40"/>
              <w:ind w:left="40" w:right="40"/>
              <w:jc w:val="right"/>
            </w:pPr>
            <w:r>
              <w:rPr>
                <w:rFonts w:ascii="Roboto" w:eastAsia="Roboto" w:hAnsi="Roboto" w:cs="Roboto"/>
                <w:color w:val="111111"/>
              </w:rPr>
              <w:t>177</w:t>
            </w:r>
          </w:p>
        </w:tc>
        <w:tc>
          <w:tcPr>
            <w:tcW w:w="874" w:type="dxa"/>
            <w:shd w:val="clear" w:color="auto" w:fill="FFFFFF"/>
            <w:tcMar>
              <w:top w:w="0" w:type="dxa"/>
              <w:left w:w="0" w:type="dxa"/>
              <w:bottom w:w="0" w:type="dxa"/>
              <w:right w:w="0" w:type="dxa"/>
            </w:tcMar>
            <w:vAlign w:val="center"/>
          </w:tcPr>
          <w:p w14:paraId="0EA95194" w14:textId="77777777" w:rsidR="00C02B7B" w:rsidRDefault="00C02B7B" w:rsidP="00536E34">
            <w:pPr>
              <w:spacing w:before="40" w:after="40"/>
              <w:ind w:left="40" w:right="40"/>
              <w:jc w:val="right"/>
            </w:pPr>
            <w:r>
              <w:rPr>
                <w:rFonts w:ascii="Roboto" w:eastAsia="Roboto" w:hAnsi="Roboto" w:cs="Roboto"/>
                <w:color w:val="111111"/>
              </w:rPr>
              <w:t>575</w:t>
            </w:r>
          </w:p>
        </w:tc>
      </w:tr>
      <w:tr w:rsidR="00C02B7B" w14:paraId="5DE88084" w14:textId="77777777" w:rsidTr="00536E34">
        <w:trPr>
          <w:cantSplit/>
          <w:jc w:val="center"/>
        </w:trPr>
        <w:tc>
          <w:tcPr>
            <w:tcW w:w="1734" w:type="dxa"/>
            <w:shd w:val="clear" w:color="auto" w:fill="EFEFEF"/>
            <w:tcMar>
              <w:top w:w="0" w:type="dxa"/>
              <w:left w:w="0" w:type="dxa"/>
              <w:bottom w:w="0" w:type="dxa"/>
              <w:right w:w="0" w:type="dxa"/>
            </w:tcMar>
            <w:vAlign w:val="center"/>
          </w:tcPr>
          <w:p w14:paraId="1941170A" w14:textId="77777777" w:rsidR="00C02B7B" w:rsidRDefault="00C02B7B" w:rsidP="00536E34">
            <w:pPr>
              <w:spacing w:before="40" w:after="40"/>
              <w:ind w:left="40" w:right="40"/>
            </w:pPr>
            <w:r>
              <w:rPr>
                <w:rFonts w:ascii="Roboto" w:eastAsia="Roboto" w:hAnsi="Roboto" w:cs="Roboto"/>
                <w:color w:val="111111"/>
              </w:rPr>
              <w:t>Echinodermata</w:t>
            </w:r>
          </w:p>
        </w:tc>
        <w:tc>
          <w:tcPr>
            <w:tcW w:w="794" w:type="dxa"/>
            <w:shd w:val="clear" w:color="auto" w:fill="EFEFEF"/>
            <w:tcMar>
              <w:top w:w="0" w:type="dxa"/>
              <w:left w:w="0" w:type="dxa"/>
              <w:bottom w:w="0" w:type="dxa"/>
              <w:right w:w="0" w:type="dxa"/>
            </w:tcMar>
            <w:vAlign w:val="center"/>
          </w:tcPr>
          <w:p w14:paraId="711D9E97" w14:textId="77777777" w:rsidR="00C02B7B" w:rsidRDefault="00C02B7B" w:rsidP="00536E34">
            <w:pPr>
              <w:spacing w:before="40" w:after="40"/>
              <w:ind w:left="40" w:right="40"/>
              <w:jc w:val="right"/>
            </w:pPr>
            <w:r>
              <w:rPr>
                <w:rFonts w:ascii="Roboto" w:eastAsia="Roboto" w:hAnsi="Roboto" w:cs="Roboto"/>
                <w:color w:val="111111"/>
              </w:rPr>
              <w:t>9</w:t>
            </w:r>
          </w:p>
        </w:tc>
        <w:tc>
          <w:tcPr>
            <w:tcW w:w="796" w:type="dxa"/>
            <w:shd w:val="clear" w:color="auto" w:fill="EFEFEF"/>
            <w:tcMar>
              <w:top w:w="0" w:type="dxa"/>
              <w:left w:w="0" w:type="dxa"/>
              <w:bottom w:w="0" w:type="dxa"/>
              <w:right w:w="0" w:type="dxa"/>
            </w:tcMar>
            <w:vAlign w:val="center"/>
          </w:tcPr>
          <w:p w14:paraId="1859FD65" w14:textId="77777777" w:rsidR="00C02B7B" w:rsidRDefault="00C02B7B" w:rsidP="00536E34">
            <w:pPr>
              <w:spacing w:before="40" w:after="40"/>
              <w:ind w:left="40" w:right="40"/>
              <w:jc w:val="right"/>
            </w:pPr>
            <w:r>
              <w:rPr>
                <w:rFonts w:ascii="Roboto" w:eastAsia="Roboto" w:hAnsi="Roboto" w:cs="Roboto"/>
                <w:color w:val="111111"/>
              </w:rPr>
              <w:t>49</w:t>
            </w:r>
          </w:p>
        </w:tc>
        <w:tc>
          <w:tcPr>
            <w:tcW w:w="911" w:type="dxa"/>
            <w:shd w:val="clear" w:color="auto" w:fill="EFEFEF"/>
            <w:tcMar>
              <w:top w:w="0" w:type="dxa"/>
              <w:left w:w="0" w:type="dxa"/>
              <w:bottom w:w="0" w:type="dxa"/>
              <w:right w:w="0" w:type="dxa"/>
            </w:tcMar>
            <w:vAlign w:val="center"/>
          </w:tcPr>
          <w:p w14:paraId="4F5ACCF4" w14:textId="77777777" w:rsidR="00C02B7B" w:rsidRDefault="00C02B7B" w:rsidP="00536E34">
            <w:pPr>
              <w:spacing w:before="40" w:after="40"/>
              <w:ind w:left="40" w:right="40"/>
              <w:jc w:val="right"/>
            </w:pPr>
            <w:r>
              <w:rPr>
                <w:rFonts w:ascii="Roboto" w:eastAsia="Roboto" w:hAnsi="Roboto" w:cs="Roboto"/>
                <w:color w:val="111111"/>
              </w:rPr>
              <w:t>125</w:t>
            </w:r>
          </w:p>
        </w:tc>
        <w:tc>
          <w:tcPr>
            <w:tcW w:w="874" w:type="dxa"/>
            <w:shd w:val="clear" w:color="auto" w:fill="EFEFEF"/>
            <w:tcMar>
              <w:top w:w="0" w:type="dxa"/>
              <w:left w:w="0" w:type="dxa"/>
              <w:bottom w:w="0" w:type="dxa"/>
              <w:right w:w="0" w:type="dxa"/>
            </w:tcMar>
            <w:vAlign w:val="center"/>
          </w:tcPr>
          <w:p w14:paraId="69758E7F" w14:textId="77777777" w:rsidR="00C02B7B" w:rsidRDefault="00C02B7B" w:rsidP="00536E34">
            <w:pPr>
              <w:spacing w:before="40" w:after="40"/>
              <w:ind w:left="40" w:right="40"/>
              <w:jc w:val="right"/>
            </w:pPr>
            <w:r>
              <w:rPr>
                <w:rFonts w:ascii="Roboto" w:eastAsia="Roboto" w:hAnsi="Roboto" w:cs="Roboto"/>
                <w:color w:val="111111"/>
              </w:rPr>
              <w:t>237</w:t>
            </w:r>
          </w:p>
        </w:tc>
      </w:tr>
      <w:tr w:rsidR="00C02B7B" w14:paraId="15217145" w14:textId="77777777" w:rsidTr="00536E34">
        <w:trPr>
          <w:cantSplit/>
          <w:jc w:val="center"/>
        </w:trPr>
        <w:tc>
          <w:tcPr>
            <w:tcW w:w="1734" w:type="dxa"/>
            <w:shd w:val="clear" w:color="auto" w:fill="FFFFFF"/>
            <w:tcMar>
              <w:top w:w="0" w:type="dxa"/>
              <w:left w:w="0" w:type="dxa"/>
              <w:bottom w:w="0" w:type="dxa"/>
              <w:right w:w="0" w:type="dxa"/>
            </w:tcMar>
            <w:vAlign w:val="center"/>
          </w:tcPr>
          <w:p w14:paraId="3B9734C0" w14:textId="77777777" w:rsidR="00C02B7B" w:rsidRDefault="00C02B7B" w:rsidP="00536E34">
            <w:pPr>
              <w:spacing w:before="40" w:after="40"/>
              <w:ind w:left="40" w:right="40"/>
            </w:pPr>
            <w:proofErr w:type="spellStart"/>
            <w:r>
              <w:rPr>
                <w:rFonts w:ascii="Roboto" w:eastAsia="Roboto" w:hAnsi="Roboto" w:cs="Roboto"/>
                <w:color w:val="111111"/>
              </w:rPr>
              <w:t>Hemichordata</w:t>
            </w:r>
            <w:proofErr w:type="spellEnd"/>
          </w:p>
        </w:tc>
        <w:tc>
          <w:tcPr>
            <w:tcW w:w="794" w:type="dxa"/>
            <w:shd w:val="clear" w:color="auto" w:fill="FFFFFF"/>
            <w:tcMar>
              <w:top w:w="0" w:type="dxa"/>
              <w:left w:w="0" w:type="dxa"/>
              <w:bottom w:w="0" w:type="dxa"/>
              <w:right w:w="0" w:type="dxa"/>
            </w:tcMar>
            <w:vAlign w:val="center"/>
          </w:tcPr>
          <w:p w14:paraId="32CF79B3" w14:textId="77777777" w:rsidR="00C02B7B" w:rsidRDefault="00C02B7B" w:rsidP="00536E34">
            <w:pPr>
              <w:spacing w:before="40" w:after="40"/>
              <w:ind w:left="40" w:right="40"/>
              <w:jc w:val="right"/>
            </w:pPr>
            <w:r>
              <w:rPr>
                <w:rFonts w:ascii="Roboto" w:eastAsia="Roboto" w:hAnsi="Roboto" w:cs="Roboto"/>
                <w:color w:val="111111"/>
              </w:rPr>
              <w:t>1</w:t>
            </w:r>
          </w:p>
        </w:tc>
        <w:tc>
          <w:tcPr>
            <w:tcW w:w="796" w:type="dxa"/>
            <w:shd w:val="clear" w:color="auto" w:fill="FFFFFF"/>
            <w:tcMar>
              <w:top w:w="0" w:type="dxa"/>
              <w:left w:w="0" w:type="dxa"/>
              <w:bottom w:w="0" w:type="dxa"/>
              <w:right w:w="0" w:type="dxa"/>
            </w:tcMar>
            <w:vAlign w:val="center"/>
          </w:tcPr>
          <w:p w14:paraId="5C7C9A99" w14:textId="77777777" w:rsidR="00C02B7B" w:rsidRDefault="00C02B7B" w:rsidP="00536E34">
            <w:pPr>
              <w:spacing w:before="40" w:after="40"/>
              <w:ind w:left="40" w:right="40"/>
              <w:jc w:val="right"/>
            </w:pPr>
            <w:r>
              <w:rPr>
                <w:rFonts w:ascii="Roboto" w:eastAsia="Roboto" w:hAnsi="Roboto" w:cs="Roboto"/>
                <w:color w:val="111111"/>
              </w:rPr>
              <w:t>3</w:t>
            </w:r>
          </w:p>
        </w:tc>
        <w:tc>
          <w:tcPr>
            <w:tcW w:w="911" w:type="dxa"/>
            <w:shd w:val="clear" w:color="auto" w:fill="FFFFFF"/>
            <w:tcMar>
              <w:top w:w="0" w:type="dxa"/>
              <w:left w:w="0" w:type="dxa"/>
              <w:bottom w:w="0" w:type="dxa"/>
              <w:right w:w="0" w:type="dxa"/>
            </w:tcMar>
            <w:vAlign w:val="center"/>
          </w:tcPr>
          <w:p w14:paraId="3343BFDE" w14:textId="77777777" w:rsidR="00C02B7B" w:rsidRDefault="00C02B7B" w:rsidP="00536E34">
            <w:pPr>
              <w:spacing w:before="40" w:after="40"/>
              <w:ind w:left="40" w:right="40"/>
              <w:jc w:val="right"/>
            </w:pPr>
            <w:r>
              <w:rPr>
                <w:rFonts w:ascii="Roboto" w:eastAsia="Roboto" w:hAnsi="Roboto" w:cs="Roboto"/>
                <w:color w:val="111111"/>
              </w:rPr>
              <w:t>6</w:t>
            </w:r>
          </w:p>
        </w:tc>
        <w:tc>
          <w:tcPr>
            <w:tcW w:w="874" w:type="dxa"/>
            <w:shd w:val="clear" w:color="auto" w:fill="FFFFFF"/>
            <w:tcMar>
              <w:top w:w="0" w:type="dxa"/>
              <w:left w:w="0" w:type="dxa"/>
              <w:bottom w:w="0" w:type="dxa"/>
              <w:right w:w="0" w:type="dxa"/>
            </w:tcMar>
            <w:vAlign w:val="center"/>
          </w:tcPr>
          <w:p w14:paraId="49246AC9" w14:textId="77777777" w:rsidR="00C02B7B" w:rsidRDefault="00C02B7B" w:rsidP="00536E34">
            <w:pPr>
              <w:spacing w:before="40" w:after="40"/>
              <w:ind w:left="40" w:right="40"/>
              <w:jc w:val="right"/>
            </w:pPr>
            <w:r>
              <w:rPr>
                <w:rFonts w:ascii="Roboto" w:eastAsia="Roboto" w:hAnsi="Roboto" w:cs="Roboto"/>
                <w:color w:val="111111"/>
              </w:rPr>
              <w:t>20</w:t>
            </w:r>
          </w:p>
        </w:tc>
      </w:tr>
      <w:tr w:rsidR="00C02B7B" w14:paraId="09D6B41D" w14:textId="77777777" w:rsidTr="00536E34">
        <w:trPr>
          <w:cantSplit/>
          <w:jc w:val="center"/>
        </w:trPr>
        <w:tc>
          <w:tcPr>
            <w:tcW w:w="1734" w:type="dxa"/>
            <w:shd w:val="clear" w:color="auto" w:fill="EFEFEF"/>
            <w:tcMar>
              <w:top w:w="0" w:type="dxa"/>
              <w:left w:w="0" w:type="dxa"/>
              <w:bottom w:w="0" w:type="dxa"/>
              <w:right w:w="0" w:type="dxa"/>
            </w:tcMar>
            <w:vAlign w:val="center"/>
          </w:tcPr>
          <w:p w14:paraId="3F032C26" w14:textId="77777777" w:rsidR="00C02B7B" w:rsidRDefault="00C02B7B" w:rsidP="00536E34">
            <w:pPr>
              <w:spacing w:before="40" w:after="40"/>
              <w:ind w:left="40" w:right="40"/>
            </w:pPr>
            <w:proofErr w:type="spellStart"/>
            <w:r>
              <w:rPr>
                <w:rFonts w:ascii="Roboto" w:eastAsia="Roboto" w:hAnsi="Roboto" w:cs="Roboto"/>
                <w:color w:val="111111"/>
              </w:rPr>
              <w:t>Hyolitha</w:t>
            </w:r>
            <w:proofErr w:type="spellEnd"/>
          </w:p>
        </w:tc>
        <w:tc>
          <w:tcPr>
            <w:tcW w:w="794" w:type="dxa"/>
            <w:shd w:val="clear" w:color="auto" w:fill="EFEFEF"/>
            <w:tcMar>
              <w:top w:w="0" w:type="dxa"/>
              <w:left w:w="0" w:type="dxa"/>
              <w:bottom w:w="0" w:type="dxa"/>
              <w:right w:w="0" w:type="dxa"/>
            </w:tcMar>
            <w:vAlign w:val="center"/>
          </w:tcPr>
          <w:p w14:paraId="77C17D9A" w14:textId="77777777" w:rsidR="00C02B7B" w:rsidRDefault="00C02B7B" w:rsidP="00536E34">
            <w:pPr>
              <w:spacing w:before="40" w:after="40"/>
              <w:ind w:left="40" w:right="40"/>
              <w:jc w:val="right"/>
            </w:pPr>
            <w:r>
              <w:rPr>
                <w:rFonts w:ascii="Roboto" w:eastAsia="Roboto" w:hAnsi="Roboto" w:cs="Roboto"/>
                <w:color w:val="111111"/>
              </w:rPr>
              <w:t>1</w:t>
            </w:r>
          </w:p>
        </w:tc>
        <w:tc>
          <w:tcPr>
            <w:tcW w:w="796" w:type="dxa"/>
            <w:shd w:val="clear" w:color="auto" w:fill="EFEFEF"/>
            <w:tcMar>
              <w:top w:w="0" w:type="dxa"/>
              <w:left w:w="0" w:type="dxa"/>
              <w:bottom w:w="0" w:type="dxa"/>
              <w:right w:w="0" w:type="dxa"/>
            </w:tcMar>
            <w:vAlign w:val="center"/>
          </w:tcPr>
          <w:p w14:paraId="54FC67F1" w14:textId="77777777" w:rsidR="00C02B7B" w:rsidRDefault="00C02B7B" w:rsidP="00536E34">
            <w:pPr>
              <w:spacing w:before="40" w:after="40"/>
              <w:ind w:left="40" w:right="40"/>
              <w:jc w:val="right"/>
            </w:pPr>
            <w:r>
              <w:rPr>
                <w:rFonts w:ascii="Roboto" w:eastAsia="Roboto" w:hAnsi="Roboto" w:cs="Roboto"/>
                <w:color w:val="111111"/>
              </w:rPr>
              <w:t>1</w:t>
            </w:r>
          </w:p>
        </w:tc>
        <w:tc>
          <w:tcPr>
            <w:tcW w:w="911" w:type="dxa"/>
            <w:shd w:val="clear" w:color="auto" w:fill="EFEFEF"/>
            <w:tcMar>
              <w:top w:w="0" w:type="dxa"/>
              <w:left w:w="0" w:type="dxa"/>
              <w:bottom w:w="0" w:type="dxa"/>
              <w:right w:w="0" w:type="dxa"/>
            </w:tcMar>
            <w:vAlign w:val="center"/>
          </w:tcPr>
          <w:p w14:paraId="722C7113" w14:textId="77777777" w:rsidR="00C02B7B" w:rsidRDefault="00C02B7B" w:rsidP="00536E34">
            <w:pPr>
              <w:spacing w:before="40" w:after="40"/>
              <w:ind w:left="40" w:right="40"/>
              <w:jc w:val="right"/>
            </w:pPr>
            <w:r>
              <w:rPr>
                <w:rFonts w:ascii="Roboto" w:eastAsia="Roboto" w:hAnsi="Roboto" w:cs="Roboto"/>
                <w:color w:val="111111"/>
              </w:rPr>
              <w:t>1</w:t>
            </w:r>
          </w:p>
        </w:tc>
        <w:tc>
          <w:tcPr>
            <w:tcW w:w="874" w:type="dxa"/>
            <w:shd w:val="clear" w:color="auto" w:fill="EFEFEF"/>
            <w:tcMar>
              <w:top w:w="0" w:type="dxa"/>
              <w:left w:w="0" w:type="dxa"/>
              <w:bottom w:w="0" w:type="dxa"/>
              <w:right w:w="0" w:type="dxa"/>
            </w:tcMar>
            <w:vAlign w:val="center"/>
          </w:tcPr>
          <w:p w14:paraId="2DFACEA7" w14:textId="77777777" w:rsidR="00C02B7B" w:rsidRDefault="00C02B7B" w:rsidP="00536E34">
            <w:pPr>
              <w:spacing w:before="40" w:after="40"/>
              <w:ind w:left="40" w:right="40"/>
              <w:jc w:val="right"/>
            </w:pPr>
            <w:r>
              <w:rPr>
                <w:rFonts w:ascii="Roboto" w:eastAsia="Roboto" w:hAnsi="Roboto" w:cs="Roboto"/>
                <w:color w:val="111111"/>
              </w:rPr>
              <w:t>1</w:t>
            </w:r>
          </w:p>
        </w:tc>
      </w:tr>
      <w:tr w:rsidR="00C02B7B" w14:paraId="1F2E5D52" w14:textId="77777777" w:rsidTr="00536E34">
        <w:trPr>
          <w:cantSplit/>
          <w:jc w:val="center"/>
        </w:trPr>
        <w:tc>
          <w:tcPr>
            <w:tcW w:w="1734" w:type="dxa"/>
            <w:shd w:val="clear" w:color="auto" w:fill="FFFFFF"/>
            <w:tcMar>
              <w:top w:w="0" w:type="dxa"/>
              <w:left w:w="0" w:type="dxa"/>
              <w:bottom w:w="0" w:type="dxa"/>
              <w:right w:w="0" w:type="dxa"/>
            </w:tcMar>
            <w:vAlign w:val="center"/>
          </w:tcPr>
          <w:p w14:paraId="0CC86F0A" w14:textId="77777777" w:rsidR="00C02B7B" w:rsidRDefault="00C02B7B" w:rsidP="00536E34">
            <w:pPr>
              <w:spacing w:before="40" w:after="40"/>
              <w:ind w:left="40" w:right="40"/>
            </w:pPr>
            <w:r>
              <w:rPr>
                <w:rFonts w:ascii="Roboto" w:eastAsia="Roboto" w:hAnsi="Roboto" w:cs="Roboto"/>
                <w:color w:val="111111"/>
              </w:rPr>
              <w:t>Mollusca</w:t>
            </w:r>
          </w:p>
        </w:tc>
        <w:tc>
          <w:tcPr>
            <w:tcW w:w="794" w:type="dxa"/>
            <w:shd w:val="clear" w:color="auto" w:fill="FFFFFF"/>
            <w:tcMar>
              <w:top w:w="0" w:type="dxa"/>
              <w:left w:w="0" w:type="dxa"/>
              <w:bottom w:w="0" w:type="dxa"/>
              <w:right w:w="0" w:type="dxa"/>
            </w:tcMar>
            <w:vAlign w:val="center"/>
          </w:tcPr>
          <w:p w14:paraId="00589672" w14:textId="77777777" w:rsidR="00C02B7B" w:rsidRDefault="00C02B7B" w:rsidP="00536E34">
            <w:pPr>
              <w:spacing w:before="40" w:after="40"/>
              <w:ind w:left="40" w:right="40"/>
              <w:jc w:val="right"/>
            </w:pPr>
            <w:r>
              <w:rPr>
                <w:rFonts w:ascii="Roboto" w:eastAsia="Roboto" w:hAnsi="Roboto" w:cs="Roboto"/>
                <w:color w:val="111111"/>
              </w:rPr>
              <w:t>9</w:t>
            </w:r>
          </w:p>
        </w:tc>
        <w:tc>
          <w:tcPr>
            <w:tcW w:w="796" w:type="dxa"/>
            <w:shd w:val="clear" w:color="auto" w:fill="FFFFFF"/>
            <w:tcMar>
              <w:top w:w="0" w:type="dxa"/>
              <w:left w:w="0" w:type="dxa"/>
              <w:bottom w:w="0" w:type="dxa"/>
              <w:right w:w="0" w:type="dxa"/>
            </w:tcMar>
            <w:vAlign w:val="center"/>
          </w:tcPr>
          <w:p w14:paraId="619055A6" w14:textId="77777777" w:rsidR="00C02B7B" w:rsidRDefault="00C02B7B" w:rsidP="00536E34">
            <w:pPr>
              <w:spacing w:before="40" w:after="40"/>
              <w:ind w:left="40" w:right="40"/>
              <w:jc w:val="right"/>
            </w:pPr>
            <w:r>
              <w:rPr>
                <w:rFonts w:ascii="Roboto" w:eastAsia="Roboto" w:hAnsi="Roboto" w:cs="Roboto"/>
                <w:color w:val="111111"/>
              </w:rPr>
              <w:t>85</w:t>
            </w:r>
          </w:p>
        </w:tc>
        <w:tc>
          <w:tcPr>
            <w:tcW w:w="911" w:type="dxa"/>
            <w:shd w:val="clear" w:color="auto" w:fill="FFFFFF"/>
            <w:tcMar>
              <w:top w:w="0" w:type="dxa"/>
              <w:left w:w="0" w:type="dxa"/>
              <w:bottom w:w="0" w:type="dxa"/>
              <w:right w:w="0" w:type="dxa"/>
            </w:tcMar>
            <w:vAlign w:val="center"/>
          </w:tcPr>
          <w:p w14:paraId="7932B105" w14:textId="77777777" w:rsidR="00C02B7B" w:rsidRDefault="00C02B7B" w:rsidP="00536E34">
            <w:pPr>
              <w:spacing w:before="40" w:after="40"/>
              <w:ind w:left="40" w:right="40"/>
              <w:jc w:val="right"/>
            </w:pPr>
            <w:r>
              <w:rPr>
                <w:rFonts w:ascii="Roboto" w:eastAsia="Roboto" w:hAnsi="Roboto" w:cs="Roboto"/>
                <w:color w:val="111111"/>
              </w:rPr>
              <w:t>621</w:t>
            </w:r>
          </w:p>
        </w:tc>
        <w:tc>
          <w:tcPr>
            <w:tcW w:w="874" w:type="dxa"/>
            <w:shd w:val="clear" w:color="auto" w:fill="FFFFFF"/>
            <w:tcMar>
              <w:top w:w="0" w:type="dxa"/>
              <w:left w:w="0" w:type="dxa"/>
              <w:bottom w:w="0" w:type="dxa"/>
              <w:right w:w="0" w:type="dxa"/>
            </w:tcMar>
            <w:vAlign w:val="center"/>
          </w:tcPr>
          <w:p w14:paraId="28BE14BD" w14:textId="77777777" w:rsidR="00C02B7B" w:rsidRDefault="00C02B7B" w:rsidP="00536E34">
            <w:pPr>
              <w:spacing w:before="40" w:after="40"/>
              <w:ind w:left="40" w:right="40"/>
              <w:jc w:val="right"/>
            </w:pPr>
            <w:r>
              <w:rPr>
                <w:rFonts w:ascii="Roboto" w:eastAsia="Roboto" w:hAnsi="Roboto" w:cs="Roboto"/>
                <w:color w:val="111111"/>
              </w:rPr>
              <w:t>2449</w:t>
            </w:r>
          </w:p>
        </w:tc>
      </w:tr>
      <w:tr w:rsidR="00C02B7B" w14:paraId="5083DD5B" w14:textId="77777777" w:rsidTr="00536E34">
        <w:trPr>
          <w:cantSplit/>
          <w:jc w:val="center"/>
        </w:trPr>
        <w:tc>
          <w:tcPr>
            <w:tcW w:w="1734" w:type="dxa"/>
            <w:shd w:val="clear" w:color="auto" w:fill="EFEFEF"/>
            <w:tcMar>
              <w:top w:w="0" w:type="dxa"/>
              <w:left w:w="0" w:type="dxa"/>
              <w:bottom w:w="0" w:type="dxa"/>
              <w:right w:w="0" w:type="dxa"/>
            </w:tcMar>
            <w:vAlign w:val="center"/>
          </w:tcPr>
          <w:p w14:paraId="50BED147" w14:textId="77777777" w:rsidR="00C02B7B" w:rsidRDefault="00C02B7B" w:rsidP="00536E34">
            <w:pPr>
              <w:spacing w:before="40" w:after="40"/>
              <w:ind w:left="40" w:right="40"/>
            </w:pPr>
            <w:proofErr w:type="spellStart"/>
            <w:r>
              <w:rPr>
                <w:rFonts w:ascii="Roboto" w:eastAsia="Roboto" w:hAnsi="Roboto" w:cs="Roboto"/>
                <w:color w:val="111111"/>
              </w:rPr>
              <w:t>Nematoda</w:t>
            </w:r>
            <w:proofErr w:type="spellEnd"/>
          </w:p>
        </w:tc>
        <w:tc>
          <w:tcPr>
            <w:tcW w:w="794" w:type="dxa"/>
            <w:shd w:val="clear" w:color="auto" w:fill="EFEFEF"/>
            <w:tcMar>
              <w:top w:w="0" w:type="dxa"/>
              <w:left w:w="0" w:type="dxa"/>
              <w:bottom w:w="0" w:type="dxa"/>
              <w:right w:w="0" w:type="dxa"/>
            </w:tcMar>
            <w:vAlign w:val="center"/>
          </w:tcPr>
          <w:p w14:paraId="436F7D5D" w14:textId="77777777" w:rsidR="00C02B7B" w:rsidRDefault="00C02B7B" w:rsidP="00536E34">
            <w:pPr>
              <w:spacing w:before="40" w:after="40"/>
              <w:ind w:left="40" w:right="40"/>
              <w:jc w:val="right"/>
            </w:pPr>
            <w:r>
              <w:rPr>
                <w:rFonts w:ascii="Roboto" w:eastAsia="Roboto" w:hAnsi="Roboto" w:cs="Roboto"/>
                <w:color w:val="111111"/>
              </w:rPr>
              <w:t>1</w:t>
            </w:r>
          </w:p>
        </w:tc>
        <w:tc>
          <w:tcPr>
            <w:tcW w:w="796" w:type="dxa"/>
            <w:shd w:val="clear" w:color="auto" w:fill="EFEFEF"/>
            <w:tcMar>
              <w:top w:w="0" w:type="dxa"/>
              <w:left w:w="0" w:type="dxa"/>
              <w:bottom w:w="0" w:type="dxa"/>
              <w:right w:w="0" w:type="dxa"/>
            </w:tcMar>
            <w:vAlign w:val="center"/>
          </w:tcPr>
          <w:p w14:paraId="27293A32" w14:textId="77777777" w:rsidR="00C02B7B" w:rsidRDefault="00C02B7B" w:rsidP="00536E34">
            <w:pPr>
              <w:spacing w:before="40" w:after="40"/>
              <w:ind w:left="40" w:right="40"/>
              <w:jc w:val="right"/>
            </w:pPr>
            <w:r>
              <w:rPr>
                <w:rFonts w:ascii="Roboto" w:eastAsia="Roboto" w:hAnsi="Roboto" w:cs="Roboto"/>
                <w:color w:val="111111"/>
              </w:rPr>
              <w:t>1</w:t>
            </w:r>
          </w:p>
        </w:tc>
        <w:tc>
          <w:tcPr>
            <w:tcW w:w="911" w:type="dxa"/>
            <w:shd w:val="clear" w:color="auto" w:fill="EFEFEF"/>
            <w:tcMar>
              <w:top w:w="0" w:type="dxa"/>
              <w:left w:w="0" w:type="dxa"/>
              <w:bottom w:w="0" w:type="dxa"/>
              <w:right w:w="0" w:type="dxa"/>
            </w:tcMar>
            <w:vAlign w:val="center"/>
          </w:tcPr>
          <w:p w14:paraId="73AA48BB" w14:textId="77777777" w:rsidR="00C02B7B" w:rsidRDefault="00C02B7B" w:rsidP="00536E34">
            <w:pPr>
              <w:spacing w:before="40" w:after="40"/>
              <w:ind w:left="40" w:right="40"/>
              <w:jc w:val="right"/>
            </w:pPr>
            <w:r>
              <w:rPr>
                <w:rFonts w:ascii="Roboto" w:eastAsia="Roboto" w:hAnsi="Roboto" w:cs="Roboto"/>
                <w:color w:val="111111"/>
              </w:rPr>
              <w:t>1</w:t>
            </w:r>
          </w:p>
        </w:tc>
        <w:tc>
          <w:tcPr>
            <w:tcW w:w="874" w:type="dxa"/>
            <w:shd w:val="clear" w:color="auto" w:fill="EFEFEF"/>
            <w:tcMar>
              <w:top w:w="0" w:type="dxa"/>
              <w:left w:w="0" w:type="dxa"/>
              <w:bottom w:w="0" w:type="dxa"/>
              <w:right w:w="0" w:type="dxa"/>
            </w:tcMar>
            <w:vAlign w:val="center"/>
          </w:tcPr>
          <w:p w14:paraId="66B53374" w14:textId="77777777" w:rsidR="00C02B7B" w:rsidRDefault="00C02B7B" w:rsidP="00536E34">
            <w:pPr>
              <w:spacing w:before="40" w:after="40"/>
              <w:ind w:left="40" w:right="40"/>
              <w:jc w:val="right"/>
            </w:pPr>
            <w:r>
              <w:rPr>
                <w:rFonts w:ascii="Roboto" w:eastAsia="Roboto" w:hAnsi="Roboto" w:cs="Roboto"/>
                <w:color w:val="111111"/>
              </w:rPr>
              <w:t>1</w:t>
            </w:r>
          </w:p>
        </w:tc>
      </w:tr>
      <w:tr w:rsidR="00C02B7B" w14:paraId="27588955" w14:textId="77777777" w:rsidTr="00536E34">
        <w:trPr>
          <w:cantSplit/>
          <w:jc w:val="center"/>
        </w:trPr>
        <w:tc>
          <w:tcPr>
            <w:tcW w:w="1734" w:type="dxa"/>
            <w:shd w:val="clear" w:color="auto" w:fill="FFFFFF"/>
            <w:tcMar>
              <w:top w:w="0" w:type="dxa"/>
              <w:left w:w="0" w:type="dxa"/>
              <w:bottom w:w="0" w:type="dxa"/>
              <w:right w:w="0" w:type="dxa"/>
            </w:tcMar>
            <w:vAlign w:val="center"/>
          </w:tcPr>
          <w:p w14:paraId="6DCFBB55" w14:textId="77777777" w:rsidR="00C02B7B" w:rsidRDefault="00C02B7B" w:rsidP="00536E34">
            <w:pPr>
              <w:spacing w:before="40" w:after="40"/>
              <w:ind w:left="40" w:right="40"/>
            </w:pPr>
            <w:r>
              <w:rPr>
                <w:rFonts w:ascii="Roboto" w:eastAsia="Roboto" w:hAnsi="Roboto" w:cs="Roboto"/>
                <w:color w:val="111111"/>
              </w:rPr>
              <w:t>Porifera</w:t>
            </w:r>
          </w:p>
        </w:tc>
        <w:tc>
          <w:tcPr>
            <w:tcW w:w="794" w:type="dxa"/>
            <w:shd w:val="clear" w:color="auto" w:fill="FFFFFF"/>
            <w:tcMar>
              <w:top w:w="0" w:type="dxa"/>
              <w:left w:w="0" w:type="dxa"/>
              <w:bottom w:w="0" w:type="dxa"/>
              <w:right w:w="0" w:type="dxa"/>
            </w:tcMar>
            <w:vAlign w:val="center"/>
          </w:tcPr>
          <w:p w14:paraId="55528C76" w14:textId="77777777" w:rsidR="00C02B7B" w:rsidRDefault="00C02B7B" w:rsidP="00536E34">
            <w:pPr>
              <w:spacing w:before="40" w:after="40"/>
              <w:ind w:left="40" w:right="40"/>
              <w:jc w:val="right"/>
            </w:pPr>
            <w:r>
              <w:rPr>
                <w:rFonts w:ascii="Roboto" w:eastAsia="Roboto" w:hAnsi="Roboto" w:cs="Roboto"/>
                <w:color w:val="111111"/>
              </w:rPr>
              <w:t>5</w:t>
            </w:r>
          </w:p>
        </w:tc>
        <w:tc>
          <w:tcPr>
            <w:tcW w:w="796" w:type="dxa"/>
            <w:shd w:val="clear" w:color="auto" w:fill="FFFFFF"/>
            <w:tcMar>
              <w:top w:w="0" w:type="dxa"/>
              <w:left w:w="0" w:type="dxa"/>
              <w:bottom w:w="0" w:type="dxa"/>
              <w:right w:w="0" w:type="dxa"/>
            </w:tcMar>
            <w:vAlign w:val="center"/>
          </w:tcPr>
          <w:p w14:paraId="5AE369F3" w14:textId="77777777" w:rsidR="00C02B7B" w:rsidRDefault="00C02B7B" w:rsidP="00536E34">
            <w:pPr>
              <w:spacing w:before="40" w:after="40"/>
              <w:ind w:left="40" w:right="40"/>
              <w:jc w:val="right"/>
            </w:pPr>
            <w:r>
              <w:rPr>
                <w:rFonts w:ascii="Roboto" w:eastAsia="Roboto" w:hAnsi="Roboto" w:cs="Roboto"/>
                <w:color w:val="111111"/>
              </w:rPr>
              <w:t>33</w:t>
            </w:r>
          </w:p>
        </w:tc>
        <w:tc>
          <w:tcPr>
            <w:tcW w:w="911" w:type="dxa"/>
            <w:shd w:val="clear" w:color="auto" w:fill="FFFFFF"/>
            <w:tcMar>
              <w:top w:w="0" w:type="dxa"/>
              <w:left w:w="0" w:type="dxa"/>
              <w:bottom w:w="0" w:type="dxa"/>
              <w:right w:w="0" w:type="dxa"/>
            </w:tcMar>
            <w:vAlign w:val="center"/>
          </w:tcPr>
          <w:p w14:paraId="61647C5F" w14:textId="77777777" w:rsidR="00C02B7B" w:rsidRDefault="00C02B7B" w:rsidP="00536E34">
            <w:pPr>
              <w:spacing w:before="40" w:after="40"/>
              <w:ind w:left="40" w:right="40"/>
              <w:jc w:val="right"/>
            </w:pPr>
            <w:r>
              <w:rPr>
                <w:rFonts w:ascii="Roboto" w:eastAsia="Roboto" w:hAnsi="Roboto" w:cs="Roboto"/>
                <w:color w:val="111111"/>
              </w:rPr>
              <w:t>115</w:t>
            </w:r>
          </w:p>
        </w:tc>
        <w:tc>
          <w:tcPr>
            <w:tcW w:w="874" w:type="dxa"/>
            <w:shd w:val="clear" w:color="auto" w:fill="FFFFFF"/>
            <w:tcMar>
              <w:top w:w="0" w:type="dxa"/>
              <w:left w:w="0" w:type="dxa"/>
              <w:bottom w:w="0" w:type="dxa"/>
              <w:right w:w="0" w:type="dxa"/>
            </w:tcMar>
            <w:vAlign w:val="center"/>
          </w:tcPr>
          <w:p w14:paraId="67043455" w14:textId="77777777" w:rsidR="00C02B7B" w:rsidRDefault="00C02B7B" w:rsidP="00536E34">
            <w:pPr>
              <w:spacing w:before="40" w:after="40"/>
              <w:ind w:left="40" w:right="40"/>
              <w:jc w:val="right"/>
            </w:pPr>
            <w:r>
              <w:rPr>
                <w:rFonts w:ascii="Roboto" w:eastAsia="Roboto" w:hAnsi="Roboto" w:cs="Roboto"/>
                <w:color w:val="111111"/>
              </w:rPr>
              <w:t>253</w:t>
            </w:r>
          </w:p>
        </w:tc>
      </w:tr>
    </w:tbl>
    <w:p w14:paraId="46B6B15A" w14:textId="77A0976E" w:rsidR="00EB4BE2" w:rsidRDefault="00EB4BE2" w:rsidP="00C02B7B"/>
    <w:p w14:paraId="66DE4B79" w14:textId="0810F281" w:rsidR="006361CE" w:rsidRDefault="006361CE">
      <w:pPr>
        <w:spacing w:line="259" w:lineRule="auto"/>
      </w:pPr>
      <w:r>
        <w:br w:type="page"/>
      </w:r>
    </w:p>
    <w:p w14:paraId="683157C7" w14:textId="5D048274" w:rsidR="002319EE" w:rsidRDefault="002319EE" w:rsidP="002319EE">
      <w:pPr>
        <w:pStyle w:val="Beschriftung"/>
      </w:pPr>
      <w:bookmarkStart w:id="123" w:name="_Ref39846080"/>
      <w:r>
        <w:lastRenderedPageBreak/>
        <w:t xml:space="preserve">Table S </w:t>
      </w:r>
      <w:r>
        <w:fldChar w:fldCharType="begin"/>
      </w:r>
      <w:r>
        <w:instrText xml:space="preserve"> SEQ Table_S \* ARABIC </w:instrText>
      </w:r>
      <w:r>
        <w:fldChar w:fldCharType="separate"/>
      </w:r>
      <w:r w:rsidR="006361CE">
        <w:rPr>
          <w:noProof/>
        </w:rPr>
        <w:t>2</w:t>
      </w:r>
      <w:r>
        <w:fldChar w:fldCharType="end"/>
      </w:r>
      <w:bookmarkEnd w:id="123"/>
      <w:r>
        <w:t xml:space="preserve"> | </w:t>
      </w:r>
      <w:r w:rsidRPr="002319EE">
        <w:t xml:space="preserve">Comparison of model performance for traditional models covering first- and second-order relationships of origination and climate versus models allowing for </w:t>
      </w:r>
      <w:proofErr w:type="spellStart"/>
      <w:r w:rsidRPr="002319EE">
        <w:t>palaeoclimate</w:t>
      </w:r>
      <w:proofErr w:type="spellEnd"/>
      <w:r w:rsidRPr="002319EE">
        <w:t xml:space="preserve"> interactions. The latter are based on the same model structure, but explicitly allow for interactions of long-term temperature trends and short-term climate changes within a dynamic modeling framework</w:t>
      </w:r>
      <w:r>
        <w:t xml:space="preserve"> (+ Pal. </w:t>
      </w:r>
      <w:proofErr w:type="spellStart"/>
      <w:r>
        <w:t>Int</w:t>
      </w:r>
      <w:proofErr w:type="spellEnd"/>
      <w:r>
        <w:t xml:space="preserve">). Each model was tested for </w:t>
      </w:r>
      <w:proofErr w:type="spellStart"/>
      <w:r>
        <w:t>overdispersion</w:t>
      </w:r>
      <w:proofErr w:type="spellEnd"/>
      <w:r>
        <w:t xml:space="preserve"> including significance (indicated by stars). Model comparison was based on </w:t>
      </w:r>
      <w:proofErr w:type="spellStart"/>
      <w:r>
        <w:t>Akaikes</w:t>
      </w:r>
      <w:proofErr w:type="spellEnd"/>
      <w:r>
        <w:t xml:space="preserve"> information criterion (AIC) and is consistent with Bayesian information criterion (BIC). </w:t>
      </w:r>
    </w:p>
    <w:tbl>
      <w:tblPr>
        <w:tblW w:w="0" w:type="auto"/>
        <w:jc w:val="center"/>
        <w:tblLayout w:type="fixed"/>
        <w:tblLook w:val="04A0" w:firstRow="1" w:lastRow="0" w:firstColumn="1" w:lastColumn="0" w:noHBand="0" w:noVBand="1"/>
      </w:tblPr>
      <w:tblGrid>
        <w:gridCol w:w="4465"/>
        <w:gridCol w:w="1673"/>
        <w:gridCol w:w="1082"/>
        <w:gridCol w:w="1082"/>
      </w:tblGrid>
      <w:tr w:rsidR="002319EE" w14:paraId="143E9EA8" w14:textId="77777777" w:rsidTr="00536E34">
        <w:trPr>
          <w:cantSplit/>
          <w:tblHeader/>
          <w:jc w:val="center"/>
        </w:trPr>
        <w:tc>
          <w:tcPr>
            <w:tcW w:w="4465" w:type="dxa"/>
            <w:shd w:val="clear" w:color="auto" w:fill="CFCFCF"/>
            <w:tcMar>
              <w:top w:w="0" w:type="dxa"/>
              <w:left w:w="0" w:type="dxa"/>
              <w:bottom w:w="0" w:type="dxa"/>
              <w:right w:w="0" w:type="dxa"/>
            </w:tcMar>
            <w:vAlign w:val="center"/>
          </w:tcPr>
          <w:p w14:paraId="13E90D55" w14:textId="77777777" w:rsidR="002319EE" w:rsidRDefault="002319EE" w:rsidP="00536E34">
            <w:pPr>
              <w:spacing w:before="40" w:after="40"/>
              <w:ind w:left="40" w:right="40"/>
            </w:pPr>
            <w:r>
              <w:rPr>
                <w:rFonts w:ascii="Roboto" w:eastAsia="Roboto" w:hAnsi="Roboto" w:cs="Roboto"/>
                <w:b/>
                <w:color w:val="111111"/>
              </w:rPr>
              <w:t>Model Structure</w:t>
            </w:r>
          </w:p>
        </w:tc>
        <w:tc>
          <w:tcPr>
            <w:tcW w:w="1673" w:type="dxa"/>
            <w:shd w:val="clear" w:color="auto" w:fill="CFCFCF"/>
            <w:tcMar>
              <w:top w:w="0" w:type="dxa"/>
              <w:left w:w="0" w:type="dxa"/>
              <w:bottom w:w="0" w:type="dxa"/>
              <w:right w:w="0" w:type="dxa"/>
            </w:tcMar>
            <w:vAlign w:val="center"/>
          </w:tcPr>
          <w:p w14:paraId="6EB139C3" w14:textId="77777777" w:rsidR="002319EE" w:rsidRDefault="002319EE" w:rsidP="00536E34">
            <w:pPr>
              <w:spacing w:before="40" w:after="40"/>
              <w:ind w:left="40" w:right="40"/>
            </w:pPr>
            <w:proofErr w:type="spellStart"/>
            <w:r>
              <w:rPr>
                <w:rFonts w:ascii="Roboto" w:eastAsia="Roboto" w:hAnsi="Roboto" w:cs="Roboto"/>
                <w:b/>
                <w:color w:val="111111"/>
              </w:rPr>
              <w:t>Overdispersed</w:t>
            </w:r>
            <w:proofErr w:type="spellEnd"/>
          </w:p>
        </w:tc>
        <w:tc>
          <w:tcPr>
            <w:tcW w:w="1082" w:type="dxa"/>
            <w:shd w:val="clear" w:color="auto" w:fill="CFCFCF"/>
            <w:tcMar>
              <w:top w:w="0" w:type="dxa"/>
              <w:left w:w="0" w:type="dxa"/>
              <w:bottom w:w="0" w:type="dxa"/>
              <w:right w:w="0" w:type="dxa"/>
            </w:tcMar>
            <w:vAlign w:val="center"/>
          </w:tcPr>
          <w:p w14:paraId="2001DD69" w14:textId="77777777" w:rsidR="002319EE" w:rsidRDefault="002319EE" w:rsidP="00536E34">
            <w:pPr>
              <w:spacing w:before="40" w:after="40"/>
              <w:ind w:left="40" w:right="40"/>
              <w:jc w:val="right"/>
            </w:pPr>
            <w:r>
              <w:rPr>
                <w:rFonts w:ascii="Roboto" w:eastAsia="Roboto" w:hAnsi="Roboto" w:cs="Roboto"/>
                <w:b/>
                <w:color w:val="111111"/>
              </w:rPr>
              <w:t>AIC</w:t>
            </w:r>
          </w:p>
        </w:tc>
        <w:tc>
          <w:tcPr>
            <w:tcW w:w="1082" w:type="dxa"/>
            <w:shd w:val="clear" w:color="auto" w:fill="CFCFCF"/>
            <w:tcMar>
              <w:top w:w="0" w:type="dxa"/>
              <w:left w:w="0" w:type="dxa"/>
              <w:bottom w:w="0" w:type="dxa"/>
              <w:right w:w="0" w:type="dxa"/>
            </w:tcMar>
            <w:vAlign w:val="center"/>
          </w:tcPr>
          <w:p w14:paraId="0297CA75" w14:textId="77777777" w:rsidR="002319EE" w:rsidRDefault="002319EE" w:rsidP="00536E34">
            <w:pPr>
              <w:spacing w:before="40" w:after="40"/>
              <w:ind w:left="40" w:right="40"/>
              <w:jc w:val="right"/>
            </w:pPr>
            <w:r>
              <w:rPr>
                <w:rFonts w:ascii="Roboto" w:eastAsia="Roboto" w:hAnsi="Roboto" w:cs="Roboto"/>
                <w:b/>
                <w:color w:val="111111"/>
              </w:rPr>
              <w:t>BIC</w:t>
            </w:r>
          </w:p>
        </w:tc>
      </w:tr>
      <w:tr w:rsidR="002319EE" w14:paraId="330F12C9" w14:textId="77777777" w:rsidTr="00536E34">
        <w:trPr>
          <w:cantSplit/>
          <w:jc w:val="center"/>
        </w:trPr>
        <w:tc>
          <w:tcPr>
            <w:tcW w:w="4465" w:type="dxa"/>
            <w:shd w:val="clear" w:color="auto" w:fill="EFEFEF"/>
            <w:tcMar>
              <w:top w:w="0" w:type="dxa"/>
              <w:left w:w="0" w:type="dxa"/>
              <w:bottom w:w="0" w:type="dxa"/>
              <w:right w:w="0" w:type="dxa"/>
            </w:tcMar>
            <w:vAlign w:val="center"/>
          </w:tcPr>
          <w:p w14:paraId="415956B2" w14:textId="77777777" w:rsidR="002319EE" w:rsidRDefault="002319EE" w:rsidP="00536E34">
            <w:pPr>
              <w:spacing w:before="40" w:after="40"/>
              <w:ind w:left="40" w:right="40"/>
            </w:pPr>
            <w:r>
              <w:rPr>
                <w:rFonts w:ascii="Roboto" w:eastAsia="Roboto" w:hAnsi="Roboto" w:cs="Roboto"/>
                <w:color w:val="111111"/>
              </w:rPr>
              <w:t>~ Warming</w:t>
            </w:r>
          </w:p>
        </w:tc>
        <w:tc>
          <w:tcPr>
            <w:tcW w:w="1673" w:type="dxa"/>
            <w:shd w:val="clear" w:color="auto" w:fill="EFEFEF"/>
            <w:tcMar>
              <w:top w:w="0" w:type="dxa"/>
              <w:left w:w="0" w:type="dxa"/>
              <w:bottom w:w="0" w:type="dxa"/>
              <w:right w:w="0" w:type="dxa"/>
            </w:tcMar>
            <w:vAlign w:val="center"/>
          </w:tcPr>
          <w:p w14:paraId="1B5FB5F8" w14:textId="77777777" w:rsidR="002319EE" w:rsidRDefault="002319EE" w:rsidP="00536E34">
            <w:pPr>
              <w:spacing w:before="40" w:after="40"/>
              <w:ind w:left="40" w:right="40"/>
            </w:pPr>
            <w:r>
              <w:rPr>
                <w:rFonts w:ascii="Roboto" w:eastAsia="Roboto" w:hAnsi="Roboto" w:cs="Roboto"/>
                <w:color w:val="111111"/>
              </w:rPr>
              <w:t>no ***</w:t>
            </w:r>
          </w:p>
        </w:tc>
        <w:tc>
          <w:tcPr>
            <w:tcW w:w="1082" w:type="dxa"/>
            <w:shd w:val="clear" w:color="auto" w:fill="EFEFEF"/>
            <w:tcMar>
              <w:top w:w="0" w:type="dxa"/>
              <w:left w:w="0" w:type="dxa"/>
              <w:bottom w:w="0" w:type="dxa"/>
              <w:right w:w="0" w:type="dxa"/>
            </w:tcMar>
            <w:vAlign w:val="center"/>
          </w:tcPr>
          <w:p w14:paraId="41D4B3A0" w14:textId="77777777" w:rsidR="002319EE" w:rsidRDefault="002319EE" w:rsidP="00536E34">
            <w:pPr>
              <w:spacing w:before="40" w:after="40"/>
              <w:ind w:left="40" w:right="40"/>
              <w:jc w:val="right"/>
            </w:pPr>
            <w:r>
              <w:rPr>
                <w:rFonts w:ascii="Roboto" w:eastAsia="Roboto" w:hAnsi="Roboto" w:cs="Roboto"/>
                <w:color w:val="111111"/>
              </w:rPr>
              <w:t>15762.2</w:t>
            </w:r>
          </w:p>
        </w:tc>
        <w:tc>
          <w:tcPr>
            <w:tcW w:w="1082" w:type="dxa"/>
            <w:shd w:val="clear" w:color="auto" w:fill="EFEFEF"/>
            <w:tcMar>
              <w:top w:w="0" w:type="dxa"/>
              <w:left w:w="0" w:type="dxa"/>
              <w:bottom w:w="0" w:type="dxa"/>
              <w:right w:w="0" w:type="dxa"/>
            </w:tcMar>
            <w:vAlign w:val="center"/>
          </w:tcPr>
          <w:p w14:paraId="17FBD460" w14:textId="77777777" w:rsidR="002319EE" w:rsidRDefault="002319EE" w:rsidP="00536E34">
            <w:pPr>
              <w:spacing w:before="40" w:after="40"/>
              <w:ind w:left="40" w:right="40"/>
              <w:jc w:val="right"/>
            </w:pPr>
            <w:r>
              <w:rPr>
                <w:rFonts w:ascii="Roboto" w:eastAsia="Roboto" w:hAnsi="Roboto" w:cs="Roboto"/>
                <w:color w:val="111111"/>
              </w:rPr>
              <w:t>15786.0</w:t>
            </w:r>
          </w:p>
        </w:tc>
      </w:tr>
      <w:tr w:rsidR="002319EE" w14:paraId="6C87ECA5"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64506D6D" w14:textId="77777777" w:rsidR="002319EE" w:rsidRDefault="002319EE" w:rsidP="00536E34">
            <w:pPr>
              <w:spacing w:before="40" w:after="40"/>
              <w:ind w:left="40" w:right="40"/>
            </w:pPr>
            <w:r>
              <w:rPr>
                <w:rFonts w:ascii="Roboto" w:eastAsia="Roboto" w:hAnsi="Roboto" w:cs="Roboto"/>
                <w:color w:val="111111"/>
              </w:rPr>
              <w:t>~ Warming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7C82E894"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45216AE1" w14:textId="77777777" w:rsidR="002319EE" w:rsidRDefault="002319EE" w:rsidP="00536E34">
            <w:pPr>
              <w:spacing w:before="40" w:after="40"/>
              <w:ind w:left="40" w:right="40"/>
              <w:jc w:val="right"/>
            </w:pPr>
            <w:r>
              <w:rPr>
                <w:rFonts w:ascii="Roboto" w:eastAsia="Roboto" w:hAnsi="Roboto" w:cs="Roboto"/>
                <w:color w:val="111111"/>
              </w:rPr>
              <w:t>15702.5</w:t>
            </w:r>
          </w:p>
        </w:tc>
        <w:tc>
          <w:tcPr>
            <w:tcW w:w="1082" w:type="dxa"/>
            <w:tcBorders>
              <w:bottom w:val="single" w:sz="8" w:space="0" w:color="000000"/>
            </w:tcBorders>
            <w:shd w:val="clear" w:color="auto" w:fill="FFFFFF"/>
            <w:tcMar>
              <w:top w:w="0" w:type="dxa"/>
              <w:left w:w="0" w:type="dxa"/>
              <w:bottom w:w="0" w:type="dxa"/>
              <w:right w:w="0" w:type="dxa"/>
            </w:tcMar>
            <w:vAlign w:val="center"/>
          </w:tcPr>
          <w:p w14:paraId="2E0E0FFB" w14:textId="77777777" w:rsidR="002319EE" w:rsidRDefault="002319EE" w:rsidP="00536E34">
            <w:pPr>
              <w:spacing w:before="40" w:after="40"/>
              <w:ind w:left="40" w:right="40"/>
              <w:jc w:val="right"/>
            </w:pPr>
            <w:r>
              <w:rPr>
                <w:rFonts w:ascii="Roboto" w:eastAsia="Roboto" w:hAnsi="Roboto" w:cs="Roboto"/>
                <w:color w:val="111111"/>
              </w:rPr>
              <w:t>15734.3</w:t>
            </w:r>
          </w:p>
        </w:tc>
      </w:tr>
      <w:tr w:rsidR="002319EE" w14:paraId="26677A7D"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358E5553" w14:textId="77777777" w:rsidR="002319EE" w:rsidRDefault="002319EE" w:rsidP="00536E34">
            <w:pPr>
              <w:spacing w:before="40" w:after="40"/>
              <w:ind w:left="40" w:right="40"/>
            </w:pPr>
            <w:r>
              <w:rPr>
                <w:rFonts w:ascii="Roboto" w:eastAsia="Roboto" w:hAnsi="Roboto" w:cs="Roboto"/>
                <w:color w:val="111111"/>
              </w:rPr>
              <w:t>~ Cooling + Lag</w:t>
            </w:r>
          </w:p>
        </w:tc>
        <w:tc>
          <w:tcPr>
            <w:tcW w:w="1673" w:type="dxa"/>
            <w:tcBorders>
              <w:top w:val="single" w:sz="8" w:space="0" w:color="000000"/>
            </w:tcBorders>
            <w:shd w:val="clear" w:color="auto" w:fill="EFEFEF"/>
            <w:tcMar>
              <w:top w:w="0" w:type="dxa"/>
              <w:left w:w="0" w:type="dxa"/>
              <w:bottom w:w="0" w:type="dxa"/>
              <w:right w:w="0" w:type="dxa"/>
            </w:tcMar>
            <w:vAlign w:val="center"/>
          </w:tcPr>
          <w:p w14:paraId="306C33D6"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420D54AF" w14:textId="77777777" w:rsidR="002319EE" w:rsidRDefault="002319EE" w:rsidP="00536E34">
            <w:pPr>
              <w:spacing w:before="40" w:after="40"/>
              <w:ind w:left="40" w:right="40"/>
              <w:jc w:val="right"/>
            </w:pPr>
            <w:r>
              <w:rPr>
                <w:rFonts w:ascii="Roboto" w:eastAsia="Roboto" w:hAnsi="Roboto" w:cs="Roboto"/>
                <w:color w:val="111111"/>
              </w:rPr>
              <w:t>18427.6</w:t>
            </w:r>
          </w:p>
        </w:tc>
        <w:tc>
          <w:tcPr>
            <w:tcW w:w="1082" w:type="dxa"/>
            <w:tcBorders>
              <w:top w:val="single" w:sz="8" w:space="0" w:color="000000"/>
            </w:tcBorders>
            <w:shd w:val="clear" w:color="auto" w:fill="EFEFEF"/>
            <w:tcMar>
              <w:top w:w="0" w:type="dxa"/>
              <w:left w:w="0" w:type="dxa"/>
              <w:bottom w:w="0" w:type="dxa"/>
              <w:right w:w="0" w:type="dxa"/>
            </w:tcMar>
            <w:vAlign w:val="center"/>
          </w:tcPr>
          <w:p w14:paraId="1476A368" w14:textId="77777777" w:rsidR="002319EE" w:rsidRDefault="002319EE" w:rsidP="00536E34">
            <w:pPr>
              <w:spacing w:before="40" w:after="40"/>
              <w:ind w:left="40" w:right="40"/>
              <w:jc w:val="right"/>
            </w:pPr>
            <w:r>
              <w:rPr>
                <w:rFonts w:ascii="Roboto" w:eastAsia="Roboto" w:hAnsi="Roboto" w:cs="Roboto"/>
                <w:color w:val="111111"/>
              </w:rPr>
              <w:t>18451.8</w:t>
            </w:r>
          </w:p>
        </w:tc>
      </w:tr>
      <w:tr w:rsidR="002319EE" w14:paraId="15780A50"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6AD2DF9B" w14:textId="77777777" w:rsidR="002319EE" w:rsidRDefault="002319EE" w:rsidP="00536E34">
            <w:pPr>
              <w:spacing w:before="40" w:after="40"/>
              <w:ind w:left="40" w:right="40"/>
            </w:pPr>
            <w:r>
              <w:rPr>
                <w:rFonts w:ascii="Roboto" w:eastAsia="Roboto" w:hAnsi="Roboto" w:cs="Roboto"/>
                <w:color w:val="111111"/>
              </w:rPr>
              <w:t>~ Cooling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36D9211D"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42D82D47" w14:textId="77777777" w:rsidR="002319EE" w:rsidRDefault="002319EE" w:rsidP="00536E34">
            <w:pPr>
              <w:spacing w:before="40" w:after="40"/>
              <w:ind w:left="40" w:right="40"/>
              <w:jc w:val="right"/>
            </w:pPr>
            <w:r>
              <w:rPr>
                <w:rFonts w:ascii="Roboto" w:eastAsia="Roboto" w:hAnsi="Roboto" w:cs="Roboto"/>
                <w:color w:val="111111"/>
              </w:rPr>
              <w:t>17869.4</w:t>
            </w:r>
          </w:p>
        </w:tc>
        <w:tc>
          <w:tcPr>
            <w:tcW w:w="1082" w:type="dxa"/>
            <w:tcBorders>
              <w:bottom w:val="single" w:sz="8" w:space="0" w:color="000000"/>
            </w:tcBorders>
            <w:shd w:val="clear" w:color="auto" w:fill="FFFFFF"/>
            <w:tcMar>
              <w:top w:w="0" w:type="dxa"/>
              <w:left w:w="0" w:type="dxa"/>
              <w:bottom w:w="0" w:type="dxa"/>
              <w:right w:w="0" w:type="dxa"/>
            </w:tcMar>
            <w:vAlign w:val="center"/>
          </w:tcPr>
          <w:p w14:paraId="7A4DCB2A" w14:textId="77777777" w:rsidR="002319EE" w:rsidRDefault="002319EE" w:rsidP="00536E34">
            <w:pPr>
              <w:spacing w:before="40" w:after="40"/>
              <w:ind w:left="40" w:right="40"/>
              <w:jc w:val="right"/>
            </w:pPr>
            <w:r>
              <w:rPr>
                <w:rFonts w:ascii="Roboto" w:eastAsia="Roboto" w:hAnsi="Roboto" w:cs="Roboto"/>
                <w:color w:val="111111"/>
              </w:rPr>
              <w:t>17901.5</w:t>
            </w:r>
          </w:p>
        </w:tc>
      </w:tr>
      <w:tr w:rsidR="002319EE" w14:paraId="6D349DCD"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393062E0" w14:textId="77777777" w:rsidR="002319EE" w:rsidRDefault="002319EE" w:rsidP="00536E34">
            <w:pPr>
              <w:spacing w:before="40" w:after="40"/>
              <w:ind w:left="40" w:right="40"/>
            </w:pPr>
            <w:r>
              <w:rPr>
                <w:rFonts w:ascii="Roboto" w:eastAsia="Roboto" w:hAnsi="Roboto" w:cs="Roboto"/>
                <w:color w:val="111111"/>
              </w:rPr>
              <w:t>~ Warming + Lag</w:t>
            </w:r>
          </w:p>
        </w:tc>
        <w:tc>
          <w:tcPr>
            <w:tcW w:w="1673" w:type="dxa"/>
            <w:tcBorders>
              <w:top w:val="single" w:sz="8" w:space="0" w:color="000000"/>
            </w:tcBorders>
            <w:shd w:val="clear" w:color="auto" w:fill="EFEFEF"/>
            <w:tcMar>
              <w:top w:w="0" w:type="dxa"/>
              <w:left w:w="0" w:type="dxa"/>
              <w:bottom w:w="0" w:type="dxa"/>
              <w:right w:w="0" w:type="dxa"/>
            </w:tcMar>
            <w:vAlign w:val="center"/>
          </w:tcPr>
          <w:p w14:paraId="104DED9D"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18A16965" w14:textId="77777777" w:rsidR="002319EE" w:rsidRDefault="002319EE" w:rsidP="00536E34">
            <w:pPr>
              <w:spacing w:before="40" w:after="40"/>
              <w:ind w:left="40" w:right="40"/>
              <w:jc w:val="right"/>
            </w:pPr>
            <w:r>
              <w:rPr>
                <w:rFonts w:ascii="Roboto" w:eastAsia="Roboto" w:hAnsi="Roboto" w:cs="Roboto"/>
                <w:color w:val="111111"/>
              </w:rPr>
              <w:t>14976.0</w:t>
            </w:r>
          </w:p>
        </w:tc>
        <w:tc>
          <w:tcPr>
            <w:tcW w:w="1082" w:type="dxa"/>
            <w:tcBorders>
              <w:top w:val="single" w:sz="8" w:space="0" w:color="000000"/>
            </w:tcBorders>
            <w:shd w:val="clear" w:color="auto" w:fill="EFEFEF"/>
            <w:tcMar>
              <w:top w:w="0" w:type="dxa"/>
              <w:left w:w="0" w:type="dxa"/>
              <w:bottom w:w="0" w:type="dxa"/>
              <w:right w:w="0" w:type="dxa"/>
            </w:tcMar>
            <w:vAlign w:val="center"/>
          </w:tcPr>
          <w:p w14:paraId="0354F481" w14:textId="77777777" w:rsidR="002319EE" w:rsidRDefault="002319EE" w:rsidP="00536E34">
            <w:pPr>
              <w:spacing w:before="40" w:after="40"/>
              <w:ind w:left="40" w:right="40"/>
              <w:jc w:val="right"/>
            </w:pPr>
            <w:r>
              <w:rPr>
                <w:rFonts w:ascii="Roboto" w:eastAsia="Roboto" w:hAnsi="Roboto" w:cs="Roboto"/>
                <w:color w:val="111111"/>
              </w:rPr>
              <w:t>15007.6</w:t>
            </w:r>
          </w:p>
        </w:tc>
      </w:tr>
      <w:tr w:rsidR="002319EE" w14:paraId="7A233026"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1696B05F" w14:textId="77777777" w:rsidR="002319EE" w:rsidRDefault="002319EE" w:rsidP="00536E34">
            <w:pPr>
              <w:spacing w:before="40" w:after="40"/>
              <w:ind w:left="40" w:right="40"/>
            </w:pPr>
            <w:r>
              <w:rPr>
                <w:rFonts w:ascii="Roboto" w:eastAsia="Roboto" w:hAnsi="Roboto" w:cs="Roboto"/>
                <w:color w:val="111111"/>
              </w:rPr>
              <w:t>~ Warming + Lag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2DF8F079"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422E2221" w14:textId="77777777" w:rsidR="002319EE" w:rsidRDefault="002319EE" w:rsidP="00536E34">
            <w:pPr>
              <w:spacing w:before="40" w:after="40"/>
              <w:ind w:left="40" w:right="40"/>
              <w:jc w:val="right"/>
            </w:pPr>
            <w:r>
              <w:rPr>
                <w:rFonts w:ascii="Roboto" w:eastAsia="Roboto" w:hAnsi="Roboto" w:cs="Roboto"/>
                <w:color w:val="111111"/>
              </w:rPr>
              <w:t>14901.3</w:t>
            </w:r>
          </w:p>
        </w:tc>
        <w:tc>
          <w:tcPr>
            <w:tcW w:w="1082" w:type="dxa"/>
            <w:tcBorders>
              <w:bottom w:val="single" w:sz="8" w:space="0" w:color="000000"/>
            </w:tcBorders>
            <w:shd w:val="clear" w:color="auto" w:fill="FFFFFF"/>
            <w:tcMar>
              <w:top w:w="0" w:type="dxa"/>
              <w:left w:w="0" w:type="dxa"/>
              <w:bottom w:w="0" w:type="dxa"/>
              <w:right w:w="0" w:type="dxa"/>
            </w:tcMar>
            <w:vAlign w:val="center"/>
          </w:tcPr>
          <w:p w14:paraId="7EE03376" w14:textId="77777777" w:rsidR="002319EE" w:rsidRDefault="002319EE" w:rsidP="00536E34">
            <w:pPr>
              <w:spacing w:before="40" w:after="40"/>
              <w:ind w:left="40" w:right="40"/>
              <w:jc w:val="right"/>
            </w:pPr>
            <w:r>
              <w:rPr>
                <w:rFonts w:ascii="Roboto" w:eastAsia="Roboto" w:hAnsi="Roboto" w:cs="Roboto"/>
                <w:color w:val="111111"/>
              </w:rPr>
              <w:t>14940.8</w:t>
            </w:r>
          </w:p>
        </w:tc>
      </w:tr>
      <w:tr w:rsidR="002319EE" w14:paraId="49A3E643"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32FB0C6E" w14:textId="77777777" w:rsidR="002319EE" w:rsidRDefault="002319EE" w:rsidP="00536E34">
            <w:pPr>
              <w:spacing w:before="40" w:after="40"/>
              <w:ind w:left="40" w:right="40"/>
            </w:pPr>
            <w:r>
              <w:rPr>
                <w:rFonts w:ascii="Roboto" w:eastAsia="Roboto" w:hAnsi="Roboto" w:cs="Roboto"/>
                <w:color w:val="111111"/>
              </w:rPr>
              <w:t>~ Cooling + Lag</w:t>
            </w:r>
          </w:p>
        </w:tc>
        <w:tc>
          <w:tcPr>
            <w:tcW w:w="1673" w:type="dxa"/>
            <w:tcBorders>
              <w:top w:val="single" w:sz="8" w:space="0" w:color="000000"/>
            </w:tcBorders>
            <w:shd w:val="clear" w:color="auto" w:fill="EFEFEF"/>
            <w:tcMar>
              <w:top w:w="0" w:type="dxa"/>
              <w:left w:w="0" w:type="dxa"/>
              <w:bottom w:w="0" w:type="dxa"/>
              <w:right w:w="0" w:type="dxa"/>
            </w:tcMar>
            <w:vAlign w:val="center"/>
          </w:tcPr>
          <w:p w14:paraId="64189DB8"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1F6779CE" w14:textId="77777777" w:rsidR="002319EE" w:rsidRDefault="002319EE" w:rsidP="00536E34">
            <w:pPr>
              <w:spacing w:before="40" w:after="40"/>
              <w:ind w:left="40" w:right="40"/>
              <w:jc w:val="right"/>
            </w:pPr>
            <w:r>
              <w:rPr>
                <w:rFonts w:ascii="Roboto" w:eastAsia="Roboto" w:hAnsi="Roboto" w:cs="Roboto"/>
                <w:color w:val="111111"/>
              </w:rPr>
              <w:t>14763.2</w:t>
            </w:r>
          </w:p>
        </w:tc>
        <w:tc>
          <w:tcPr>
            <w:tcW w:w="1082" w:type="dxa"/>
            <w:tcBorders>
              <w:top w:val="single" w:sz="8" w:space="0" w:color="000000"/>
            </w:tcBorders>
            <w:shd w:val="clear" w:color="auto" w:fill="EFEFEF"/>
            <w:tcMar>
              <w:top w:w="0" w:type="dxa"/>
              <w:left w:w="0" w:type="dxa"/>
              <w:bottom w:w="0" w:type="dxa"/>
              <w:right w:w="0" w:type="dxa"/>
            </w:tcMar>
            <w:vAlign w:val="center"/>
          </w:tcPr>
          <w:p w14:paraId="5FB8A522" w14:textId="77777777" w:rsidR="002319EE" w:rsidRDefault="002319EE" w:rsidP="00536E34">
            <w:pPr>
              <w:spacing w:before="40" w:after="40"/>
              <w:ind w:left="40" w:right="40"/>
              <w:jc w:val="right"/>
            </w:pPr>
            <w:r>
              <w:rPr>
                <w:rFonts w:ascii="Roboto" w:eastAsia="Roboto" w:hAnsi="Roboto" w:cs="Roboto"/>
                <w:color w:val="111111"/>
              </w:rPr>
              <w:t>14794.8</w:t>
            </w:r>
          </w:p>
        </w:tc>
      </w:tr>
      <w:tr w:rsidR="002319EE" w14:paraId="599BFC88"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2FC57B2C" w14:textId="77777777" w:rsidR="002319EE" w:rsidRDefault="002319EE" w:rsidP="00536E34">
            <w:pPr>
              <w:spacing w:before="40" w:after="40"/>
              <w:ind w:left="40" w:right="40"/>
            </w:pPr>
            <w:r>
              <w:rPr>
                <w:rFonts w:ascii="Roboto" w:eastAsia="Roboto" w:hAnsi="Roboto" w:cs="Roboto"/>
                <w:color w:val="111111"/>
              </w:rPr>
              <w:t>~ Cooling + Lag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461310DD"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647ACBDE" w14:textId="77777777" w:rsidR="002319EE" w:rsidRDefault="002319EE" w:rsidP="00536E34">
            <w:pPr>
              <w:spacing w:before="40" w:after="40"/>
              <w:ind w:left="40" w:right="40"/>
              <w:jc w:val="right"/>
            </w:pPr>
            <w:r>
              <w:rPr>
                <w:rFonts w:ascii="Roboto" w:eastAsia="Roboto" w:hAnsi="Roboto" w:cs="Roboto"/>
                <w:color w:val="111111"/>
              </w:rPr>
              <w:t>14748.5</w:t>
            </w:r>
          </w:p>
        </w:tc>
        <w:tc>
          <w:tcPr>
            <w:tcW w:w="1082" w:type="dxa"/>
            <w:tcBorders>
              <w:bottom w:val="single" w:sz="8" w:space="0" w:color="000000"/>
            </w:tcBorders>
            <w:shd w:val="clear" w:color="auto" w:fill="FFFFFF"/>
            <w:tcMar>
              <w:top w:w="0" w:type="dxa"/>
              <w:left w:w="0" w:type="dxa"/>
              <w:bottom w:w="0" w:type="dxa"/>
              <w:right w:w="0" w:type="dxa"/>
            </w:tcMar>
            <w:vAlign w:val="center"/>
          </w:tcPr>
          <w:p w14:paraId="55EBFED4" w14:textId="77777777" w:rsidR="002319EE" w:rsidRDefault="002319EE" w:rsidP="00536E34">
            <w:pPr>
              <w:spacing w:before="40" w:after="40"/>
              <w:ind w:left="40" w:right="40"/>
              <w:jc w:val="right"/>
            </w:pPr>
            <w:r>
              <w:rPr>
                <w:rFonts w:ascii="Roboto" w:eastAsia="Roboto" w:hAnsi="Roboto" w:cs="Roboto"/>
                <w:color w:val="111111"/>
              </w:rPr>
              <w:t>14788.1</w:t>
            </w:r>
          </w:p>
        </w:tc>
      </w:tr>
      <w:tr w:rsidR="002319EE" w14:paraId="54D43E2F"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5033CE5D" w14:textId="77777777" w:rsidR="002319EE" w:rsidRDefault="002319EE" w:rsidP="00536E34">
            <w:pPr>
              <w:spacing w:before="40" w:after="40"/>
              <w:ind w:left="40" w:right="40"/>
            </w:pPr>
            <w:r>
              <w:rPr>
                <w:rFonts w:ascii="Roboto" w:eastAsia="Roboto" w:hAnsi="Roboto" w:cs="Roboto"/>
                <w:color w:val="111111"/>
              </w:rPr>
              <w:t xml:space="preserve">~ Warming + Lag + </w:t>
            </w:r>
            <w:proofErr w:type="spellStart"/>
            <w:r>
              <w:rPr>
                <w:rFonts w:ascii="Roboto" w:eastAsia="Roboto" w:hAnsi="Roboto" w:cs="Roboto"/>
                <w:color w:val="111111"/>
              </w:rPr>
              <w:t>Warming:Lag</w:t>
            </w:r>
            <w:proofErr w:type="spellEnd"/>
          </w:p>
        </w:tc>
        <w:tc>
          <w:tcPr>
            <w:tcW w:w="1673" w:type="dxa"/>
            <w:tcBorders>
              <w:top w:val="single" w:sz="8" w:space="0" w:color="000000"/>
            </w:tcBorders>
            <w:shd w:val="clear" w:color="auto" w:fill="EFEFEF"/>
            <w:tcMar>
              <w:top w:w="0" w:type="dxa"/>
              <w:left w:w="0" w:type="dxa"/>
              <w:bottom w:w="0" w:type="dxa"/>
              <w:right w:w="0" w:type="dxa"/>
            </w:tcMar>
            <w:vAlign w:val="center"/>
          </w:tcPr>
          <w:p w14:paraId="6E80A145"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57B7CBF3" w14:textId="77777777" w:rsidR="002319EE" w:rsidRDefault="002319EE" w:rsidP="00536E34">
            <w:pPr>
              <w:spacing w:before="40" w:after="40"/>
              <w:ind w:left="40" w:right="40"/>
              <w:jc w:val="right"/>
            </w:pPr>
            <w:r>
              <w:rPr>
                <w:rFonts w:ascii="Roboto" w:eastAsia="Roboto" w:hAnsi="Roboto" w:cs="Roboto"/>
                <w:color w:val="111111"/>
              </w:rPr>
              <w:t>14969.9</w:t>
            </w:r>
          </w:p>
        </w:tc>
        <w:tc>
          <w:tcPr>
            <w:tcW w:w="1082" w:type="dxa"/>
            <w:tcBorders>
              <w:top w:val="single" w:sz="8" w:space="0" w:color="000000"/>
            </w:tcBorders>
            <w:shd w:val="clear" w:color="auto" w:fill="EFEFEF"/>
            <w:tcMar>
              <w:top w:w="0" w:type="dxa"/>
              <w:left w:w="0" w:type="dxa"/>
              <w:bottom w:w="0" w:type="dxa"/>
              <w:right w:w="0" w:type="dxa"/>
            </w:tcMar>
            <w:vAlign w:val="center"/>
          </w:tcPr>
          <w:p w14:paraId="41181B18" w14:textId="77777777" w:rsidR="002319EE" w:rsidRDefault="002319EE" w:rsidP="00536E34">
            <w:pPr>
              <w:spacing w:before="40" w:after="40"/>
              <w:ind w:left="40" w:right="40"/>
              <w:jc w:val="right"/>
            </w:pPr>
            <w:r>
              <w:rPr>
                <w:rFonts w:ascii="Roboto" w:eastAsia="Roboto" w:hAnsi="Roboto" w:cs="Roboto"/>
                <w:color w:val="111111"/>
              </w:rPr>
              <w:t>15009.4</w:t>
            </w:r>
          </w:p>
        </w:tc>
      </w:tr>
      <w:tr w:rsidR="002319EE" w14:paraId="6A3CC78B" w14:textId="77777777" w:rsidTr="00536E34">
        <w:trPr>
          <w:cantSplit/>
          <w:jc w:val="center"/>
        </w:trPr>
        <w:tc>
          <w:tcPr>
            <w:tcW w:w="4465" w:type="dxa"/>
            <w:tcBorders>
              <w:bottom w:val="single" w:sz="8" w:space="0" w:color="000000"/>
            </w:tcBorders>
            <w:shd w:val="clear" w:color="auto" w:fill="FFFFFF"/>
            <w:tcMar>
              <w:top w:w="0" w:type="dxa"/>
              <w:left w:w="0" w:type="dxa"/>
              <w:bottom w:w="0" w:type="dxa"/>
              <w:right w:w="0" w:type="dxa"/>
            </w:tcMar>
            <w:vAlign w:val="center"/>
          </w:tcPr>
          <w:p w14:paraId="6D628270" w14:textId="77777777" w:rsidR="002319EE" w:rsidRDefault="002319EE" w:rsidP="00536E34">
            <w:pPr>
              <w:spacing w:before="40" w:after="40"/>
              <w:ind w:left="40" w:right="40"/>
            </w:pPr>
            <w:r>
              <w:rPr>
                <w:rFonts w:ascii="Roboto" w:eastAsia="Roboto" w:hAnsi="Roboto" w:cs="Roboto"/>
                <w:color w:val="111111"/>
              </w:rPr>
              <w:t xml:space="preserve">~ Warming + Lag + </w:t>
            </w:r>
            <w:proofErr w:type="spellStart"/>
            <w:r>
              <w:rPr>
                <w:rFonts w:ascii="Roboto" w:eastAsia="Roboto" w:hAnsi="Roboto" w:cs="Roboto"/>
                <w:color w:val="111111"/>
              </w:rPr>
              <w:t>Warming:Lag</w:t>
            </w:r>
            <w:proofErr w:type="spellEnd"/>
            <w:r>
              <w:rPr>
                <w:rFonts w:ascii="Roboto" w:eastAsia="Roboto" w:hAnsi="Roboto" w:cs="Roboto"/>
                <w:color w:val="111111"/>
              </w:rPr>
              <w:t xml:space="preserve"> + Pal. Int.</w:t>
            </w:r>
          </w:p>
        </w:tc>
        <w:tc>
          <w:tcPr>
            <w:tcW w:w="1673" w:type="dxa"/>
            <w:tcBorders>
              <w:bottom w:val="single" w:sz="8" w:space="0" w:color="000000"/>
            </w:tcBorders>
            <w:shd w:val="clear" w:color="auto" w:fill="FFFFFF"/>
            <w:tcMar>
              <w:top w:w="0" w:type="dxa"/>
              <w:left w:w="0" w:type="dxa"/>
              <w:bottom w:w="0" w:type="dxa"/>
              <w:right w:w="0" w:type="dxa"/>
            </w:tcMar>
            <w:vAlign w:val="center"/>
          </w:tcPr>
          <w:p w14:paraId="7732FC11"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bottom w:val="single" w:sz="8" w:space="0" w:color="000000"/>
            </w:tcBorders>
            <w:shd w:val="clear" w:color="auto" w:fill="FFFFFF"/>
            <w:tcMar>
              <w:top w:w="0" w:type="dxa"/>
              <w:left w:w="0" w:type="dxa"/>
              <w:bottom w:w="0" w:type="dxa"/>
              <w:right w:w="0" w:type="dxa"/>
            </w:tcMar>
            <w:vAlign w:val="center"/>
          </w:tcPr>
          <w:p w14:paraId="79FD2244" w14:textId="77777777" w:rsidR="002319EE" w:rsidRDefault="002319EE" w:rsidP="00536E34">
            <w:pPr>
              <w:spacing w:before="40" w:after="40"/>
              <w:ind w:left="40" w:right="40"/>
              <w:jc w:val="right"/>
            </w:pPr>
            <w:r>
              <w:rPr>
                <w:rFonts w:ascii="Roboto" w:eastAsia="Roboto" w:hAnsi="Roboto" w:cs="Roboto"/>
                <w:color w:val="111111"/>
              </w:rPr>
              <w:t>14886.2</w:t>
            </w:r>
          </w:p>
        </w:tc>
        <w:tc>
          <w:tcPr>
            <w:tcW w:w="1082" w:type="dxa"/>
            <w:tcBorders>
              <w:bottom w:val="single" w:sz="8" w:space="0" w:color="000000"/>
            </w:tcBorders>
            <w:shd w:val="clear" w:color="auto" w:fill="FFFFFF"/>
            <w:tcMar>
              <w:top w:w="0" w:type="dxa"/>
              <w:left w:w="0" w:type="dxa"/>
              <w:bottom w:w="0" w:type="dxa"/>
              <w:right w:w="0" w:type="dxa"/>
            </w:tcMar>
            <w:vAlign w:val="center"/>
          </w:tcPr>
          <w:p w14:paraId="7F1881E9" w14:textId="77777777" w:rsidR="002319EE" w:rsidRDefault="002319EE" w:rsidP="00536E34">
            <w:pPr>
              <w:spacing w:before="40" w:after="40"/>
              <w:ind w:left="40" w:right="40"/>
              <w:jc w:val="right"/>
            </w:pPr>
            <w:r>
              <w:rPr>
                <w:rFonts w:ascii="Roboto" w:eastAsia="Roboto" w:hAnsi="Roboto" w:cs="Roboto"/>
                <w:color w:val="111111"/>
              </w:rPr>
              <w:t>14933.6</w:t>
            </w:r>
          </w:p>
        </w:tc>
      </w:tr>
      <w:tr w:rsidR="002319EE" w14:paraId="2DEA20A5" w14:textId="77777777" w:rsidTr="00536E34">
        <w:trPr>
          <w:cantSplit/>
          <w:jc w:val="center"/>
        </w:trPr>
        <w:tc>
          <w:tcPr>
            <w:tcW w:w="4465" w:type="dxa"/>
            <w:tcBorders>
              <w:top w:val="single" w:sz="8" w:space="0" w:color="000000"/>
            </w:tcBorders>
            <w:shd w:val="clear" w:color="auto" w:fill="EFEFEF"/>
            <w:tcMar>
              <w:top w:w="0" w:type="dxa"/>
              <w:left w:w="0" w:type="dxa"/>
              <w:bottom w:w="0" w:type="dxa"/>
              <w:right w:w="0" w:type="dxa"/>
            </w:tcMar>
            <w:vAlign w:val="center"/>
          </w:tcPr>
          <w:p w14:paraId="38C02219" w14:textId="77777777" w:rsidR="002319EE" w:rsidRDefault="002319EE" w:rsidP="00536E34">
            <w:pPr>
              <w:spacing w:before="40" w:after="40"/>
              <w:ind w:left="40" w:right="40"/>
            </w:pPr>
            <w:r>
              <w:rPr>
                <w:rFonts w:ascii="Roboto" w:eastAsia="Roboto" w:hAnsi="Roboto" w:cs="Roboto"/>
                <w:color w:val="111111"/>
              </w:rPr>
              <w:t xml:space="preserve">~ Cooling + Lag + </w:t>
            </w:r>
            <w:proofErr w:type="spellStart"/>
            <w:r>
              <w:rPr>
                <w:rFonts w:ascii="Roboto" w:eastAsia="Roboto" w:hAnsi="Roboto" w:cs="Roboto"/>
                <w:color w:val="111111"/>
              </w:rPr>
              <w:t>Cooling:Lag</w:t>
            </w:r>
            <w:proofErr w:type="spellEnd"/>
          </w:p>
        </w:tc>
        <w:tc>
          <w:tcPr>
            <w:tcW w:w="1673" w:type="dxa"/>
            <w:tcBorders>
              <w:top w:val="single" w:sz="8" w:space="0" w:color="000000"/>
            </w:tcBorders>
            <w:shd w:val="clear" w:color="auto" w:fill="EFEFEF"/>
            <w:tcMar>
              <w:top w:w="0" w:type="dxa"/>
              <w:left w:w="0" w:type="dxa"/>
              <w:bottom w:w="0" w:type="dxa"/>
              <w:right w:w="0" w:type="dxa"/>
            </w:tcMar>
            <w:vAlign w:val="center"/>
          </w:tcPr>
          <w:p w14:paraId="3DE8E390" w14:textId="77777777" w:rsidR="002319EE" w:rsidRDefault="002319EE" w:rsidP="00536E34">
            <w:pPr>
              <w:spacing w:before="40" w:after="40"/>
              <w:ind w:left="40" w:right="40"/>
            </w:pPr>
            <w:r>
              <w:rPr>
                <w:rFonts w:ascii="Roboto" w:eastAsia="Roboto" w:hAnsi="Roboto" w:cs="Roboto"/>
                <w:color w:val="111111"/>
              </w:rPr>
              <w:t>no ***</w:t>
            </w:r>
          </w:p>
        </w:tc>
        <w:tc>
          <w:tcPr>
            <w:tcW w:w="1082" w:type="dxa"/>
            <w:tcBorders>
              <w:top w:val="single" w:sz="8" w:space="0" w:color="000000"/>
            </w:tcBorders>
            <w:shd w:val="clear" w:color="auto" w:fill="EFEFEF"/>
            <w:tcMar>
              <w:top w:w="0" w:type="dxa"/>
              <w:left w:w="0" w:type="dxa"/>
              <w:bottom w:w="0" w:type="dxa"/>
              <w:right w:w="0" w:type="dxa"/>
            </w:tcMar>
            <w:vAlign w:val="center"/>
          </w:tcPr>
          <w:p w14:paraId="2A6ED3EB" w14:textId="77777777" w:rsidR="002319EE" w:rsidRDefault="002319EE" w:rsidP="00536E34">
            <w:pPr>
              <w:spacing w:before="40" w:after="40"/>
              <w:ind w:left="40" w:right="40"/>
              <w:jc w:val="right"/>
            </w:pPr>
            <w:r>
              <w:rPr>
                <w:rFonts w:ascii="Roboto" w:eastAsia="Roboto" w:hAnsi="Roboto" w:cs="Roboto"/>
                <w:color w:val="111111"/>
              </w:rPr>
              <w:t>14680.0</w:t>
            </w:r>
          </w:p>
        </w:tc>
        <w:tc>
          <w:tcPr>
            <w:tcW w:w="1082" w:type="dxa"/>
            <w:tcBorders>
              <w:top w:val="single" w:sz="8" w:space="0" w:color="000000"/>
            </w:tcBorders>
            <w:shd w:val="clear" w:color="auto" w:fill="EFEFEF"/>
            <w:tcMar>
              <w:top w:w="0" w:type="dxa"/>
              <w:left w:w="0" w:type="dxa"/>
              <w:bottom w:w="0" w:type="dxa"/>
              <w:right w:w="0" w:type="dxa"/>
            </w:tcMar>
            <w:vAlign w:val="center"/>
          </w:tcPr>
          <w:p w14:paraId="78C4B895" w14:textId="77777777" w:rsidR="002319EE" w:rsidRDefault="002319EE" w:rsidP="00536E34">
            <w:pPr>
              <w:spacing w:before="40" w:after="40"/>
              <w:ind w:left="40" w:right="40"/>
              <w:jc w:val="right"/>
            </w:pPr>
            <w:r>
              <w:rPr>
                <w:rFonts w:ascii="Roboto" w:eastAsia="Roboto" w:hAnsi="Roboto" w:cs="Roboto"/>
                <w:color w:val="111111"/>
              </w:rPr>
              <w:t>14719.6</w:t>
            </w:r>
          </w:p>
        </w:tc>
      </w:tr>
      <w:tr w:rsidR="002319EE" w14:paraId="76CB7DA8" w14:textId="77777777" w:rsidTr="00536E34">
        <w:trPr>
          <w:cantSplit/>
          <w:jc w:val="center"/>
        </w:trPr>
        <w:tc>
          <w:tcPr>
            <w:tcW w:w="4465" w:type="dxa"/>
            <w:shd w:val="clear" w:color="auto" w:fill="FFFFFF"/>
            <w:tcMar>
              <w:top w:w="0" w:type="dxa"/>
              <w:left w:w="0" w:type="dxa"/>
              <w:bottom w:w="0" w:type="dxa"/>
              <w:right w:w="0" w:type="dxa"/>
            </w:tcMar>
            <w:vAlign w:val="center"/>
          </w:tcPr>
          <w:p w14:paraId="09F31ECE" w14:textId="77777777" w:rsidR="002319EE" w:rsidRDefault="002319EE" w:rsidP="00536E34">
            <w:pPr>
              <w:spacing w:before="40" w:after="40"/>
              <w:ind w:left="40" w:right="40"/>
            </w:pPr>
            <w:r>
              <w:rPr>
                <w:rFonts w:ascii="Roboto" w:eastAsia="Roboto" w:hAnsi="Roboto" w:cs="Roboto"/>
                <w:color w:val="111111"/>
              </w:rPr>
              <w:t xml:space="preserve">~ Cooling + Lag + </w:t>
            </w:r>
            <w:proofErr w:type="spellStart"/>
            <w:r>
              <w:rPr>
                <w:rFonts w:ascii="Roboto" w:eastAsia="Roboto" w:hAnsi="Roboto" w:cs="Roboto"/>
                <w:color w:val="111111"/>
              </w:rPr>
              <w:t>Cooling:Lag</w:t>
            </w:r>
            <w:proofErr w:type="spellEnd"/>
            <w:r>
              <w:rPr>
                <w:rFonts w:ascii="Roboto" w:eastAsia="Roboto" w:hAnsi="Roboto" w:cs="Roboto"/>
                <w:color w:val="111111"/>
              </w:rPr>
              <w:t xml:space="preserve"> + Pal. Int.</w:t>
            </w:r>
          </w:p>
        </w:tc>
        <w:tc>
          <w:tcPr>
            <w:tcW w:w="1673" w:type="dxa"/>
            <w:shd w:val="clear" w:color="auto" w:fill="FFFFFF"/>
            <w:tcMar>
              <w:top w:w="0" w:type="dxa"/>
              <w:left w:w="0" w:type="dxa"/>
              <w:bottom w:w="0" w:type="dxa"/>
              <w:right w:w="0" w:type="dxa"/>
            </w:tcMar>
            <w:vAlign w:val="center"/>
          </w:tcPr>
          <w:p w14:paraId="4EF1758A" w14:textId="77777777" w:rsidR="002319EE" w:rsidRDefault="002319EE" w:rsidP="00536E34">
            <w:pPr>
              <w:spacing w:before="40" w:after="40"/>
              <w:ind w:left="40" w:right="40"/>
            </w:pPr>
            <w:r>
              <w:rPr>
                <w:rFonts w:ascii="Roboto" w:eastAsia="Roboto" w:hAnsi="Roboto" w:cs="Roboto"/>
                <w:color w:val="111111"/>
              </w:rPr>
              <w:t>no ***</w:t>
            </w:r>
          </w:p>
        </w:tc>
        <w:tc>
          <w:tcPr>
            <w:tcW w:w="1082" w:type="dxa"/>
            <w:shd w:val="clear" w:color="auto" w:fill="FFFFFF"/>
            <w:tcMar>
              <w:top w:w="0" w:type="dxa"/>
              <w:left w:w="0" w:type="dxa"/>
              <w:bottom w:w="0" w:type="dxa"/>
              <w:right w:w="0" w:type="dxa"/>
            </w:tcMar>
            <w:vAlign w:val="center"/>
          </w:tcPr>
          <w:p w14:paraId="20370B86" w14:textId="77777777" w:rsidR="002319EE" w:rsidRDefault="002319EE" w:rsidP="00536E34">
            <w:pPr>
              <w:spacing w:before="40" w:after="40"/>
              <w:ind w:left="40" w:right="40"/>
              <w:jc w:val="right"/>
            </w:pPr>
            <w:r>
              <w:rPr>
                <w:rFonts w:ascii="Roboto" w:eastAsia="Roboto" w:hAnsi="Roboto" w:cs="Roboto"/>
                <w:color w:val="111111"/>
              </w:rPr>
              <w:t>14667.4</w:t>
            </w:r>
          </w:p>
        </w:tc>
        <w:tc>
          <w:tcPr>
            <w:tcW w:w="1082" w:type="dxa"/>
            <w:shd w:val="clear" w:color="auto" w:fill="FFFFFF"/>
            <w:tcMar>
              <w:top w:w="0" w:type="dxa"/>
              <w:left w:w="0" w:type="dxa"/>
              <w:bottom w:w="0" w:type="dxa"/>
              <w:right w:w="0" w:type="dxa"/>
            </w:tcMar>
            <w:vAlign w:val="center"/>
          </w:tcPr>
          <w:p w14:paraId="7AC1C5BB" w14:textId="77777777" w:rsidR="002319EE" w:rsidRDefault="002319EE" w:rsidP="00536E34">
            <w:pPr>
              <w:spacing w:before="40" w:after="40"/>
              <w:ind w:left="40" w:right="40"/>
              <w:jc w:val="right"/>
            </w:pPr>
            <w:r>
              <w:rPr>
                <w:rFonts w:ascii="Roboto" w:eastAsia="Roboto" w:hAnsi="Roboto" w:cs="Roboto"/>
                <w:color w:val="111111"/>
              </w:rPr>
              <w:t>14714.9</w:t>
            </w:r>
          </w:p>
        </w:tc>
      </w:tr>
    </w:tbl>
    <w:p w14:paraId="0B727522" w14:textId="253361BE" w:rsidR="002319EE" w:rsidRDefault="002319EE" w:rsidP="00C02B7B"/>
    <w:p w14:paraId="3F398CDE" w14:textId="1DDDE822" w:rsidR="002319EE" w:rsidRDefault="002319EE">
      <w:r>
        <w:br w:type="page"/>
      </w:r>
    </w:p>
    <w:p w14:paraId="2D8DB010" w14:textId="280DB024" w:rsidR="002319EE" w:rsidRDefault="002319EE" w:rsidP="002319EE">
      <w:pPr>
        <w:pStyle w:val="Beschriftung"/>
        <w:keepNext/>
      </w:pPr>
      <w:bookmarkStart w:id="124" w:name="_Ref39831536"/>
      <w:r>
        <w:lastRenderedPageBreak/>
        <w:t xml:space="preserve">Table S </w:t>
      </w:r>
      <w:r>
        <w:fldChar w:fldCharType="begin"/>
      </w:r>
      <w:r>
        <w:instrText xml:space="preserve"> SEQ Table_S \* ARABIC </w:instrText>
      </w:r>
      <w:r>
        <w:fldChar w:fldCharType="separate"/>
      </w:r>
      <w:r w:rsidR="006361CE">
        <w:rPr>
          <w:noProof/>
        </w:rPr>
        <w:t>3</w:t>
      </w:r>
      <w:r>
        <w:fldChar w:fldCharType="end"/>
      </w:r>
      <w:bookmarkEnd w:id="124"/>
      <w:r>
        <w:t xml:space="preserve"> | Model summaries for all </w:t>
      </w:r>
      <w:proofErr w:type="spellStart"/>
      <w:r>
        <w:t>palaeclimate</w:t>
      </w:r>
      <w:proofErr w:type="spellEnd"/>
      <w:r>
        <w:t xml:space="preserve"> interactions based on short-term warming and short-term cooling. Ten different models with each having a different long-term trend, ranging from one stage (trend.st1) to ten stages (trend.st10), were calculated while keeping the short-term change fixed. Subsequently, one final model was selected exposing the best performance. This dynamic approach to </w:t>
      </w:r>
      <w:r w:rsidR="00536E34">
        <w:t>defining</w:t>
      </w:r>
      <w:r>
        <w:t xml:space="preserve"> the length of the long-term trend </w:t>
      </w:r>
      <w:r w:rsidR="00536E34">
        <w:t xml:space="preserve">guarantees the selection of a model explaining the highest variance, without conduction multiple hypothesis testing. Shown are the coefficients for the intercept and interaction terms, including stars indicating significance based on </w:t>
      </w:r>
      <w:r w:rsidR="00536E34" w:rsidRPr="00536E34">
        <w:t>adaptive Gauss-</w:t>
      </w:r>
      <w:proofErr w:type="spellStart"/>
      <w:r w:rsidR="00536E34" w:rsidRPr="00536E34">
        <w:t>Hermite</w:t>
      </w:r>
      <w:proofErr w:type="spellEnd"/>
      <w:r w:rsidR="00536E34" w:rsidRPr="00536E34">
        <w:t xml:space="preserve"> quadrature</w:t>
      </w:r>
      <w:r w:rsidR="00536E34">
        <w:t xml:space="preserve"> approximation. </w:t>
      </w:r>
    </w:p>
    <w:tbl>
      <w:tblPr>
        <w:tblW w:w="0" w:type="auto"/>
        <w:jc w:val="center"/>
        <w:tblLayout w:type="fixed"/>
        <w:tblLook w:val="04A0" w:firstRow="1" w:lastRow="0" w:firstColumn="1" w:lastColumn="0" w:noHBand="0" w:noVBand="1"/>
      </w:tblPr>
      <w:tblGrid>
        <w:gridCol w:w="1138"/>
        <w:gridCol w:w="1280"/>
        <w:gridCol w:w="1890"/>
        <w:gridCol w:w="1890"/>
      </w:tblGrid>
      <w:tr w:rsidR="002319EE" w14:paraId="70DE2272" w14:textId="77777777" w:rsidTr="00536E34">
        <w:trPr>
          <w:cantSplit/>
          <w:tblHeader/>
          <w:jc w:val="center"/>
        </w:trPr>
        <w:tc>
          <w:tcPr>
            <w:tcW w:w="1138" w:type="dxa"/>
            <w:shd w:val="clear" w:color="auto" w:fill="CFCFCF"/>
            <w:tcMar>
              <w:top w:w="0" w:type="dxa"/>
              <w:left w:w="0" w:type="dxa"/>
              <w:bottom w:w="0" w:type="dxa"/>
              <w:right w:w="0" w:type="dxa"/>
            </w:tcMar>
            <w:vAlign w:val="center"/>
          </w:tcPr>
          <w:p w14:paraId="7090A6AC" w14:textId="77777777" w:rsidR="002319EE" w:rsidRDefault="002319EE" w:rsidP="00536E34">
            <w:pPr>
              <w:spacing w:before="40" w:after="40"/>
              <w:ind w:left="40" w:right="40"/>
              <w:jc w:val="right"/>
            </w:pPr>
            <w:r>
              <w:rPr>
                <w:rFonts w:ascii="Roboto" w:eastAsia="Roboto" w:hAnsi="Roboto" w:cs="Roboto"/>
                <w:b/>
                <w:color w:val="111111"/>
              </w:rPr>
              <w:t>Type</w:t>
            </w:r>
          </w:p>
        </w:tc>
        <w:tc>
          <w:tcPr>
            <w:tcW w:w="1280" w:type="dxa"/>
            <w:shd w:val="clear" w:color="auto" w:fill="CFCFCF"/>
            <w:tcMar>
              <w:top w:w="0" w:type="dxa"/>
              <w:left w:w="0" w:type="dxa"/>
              <w:bottom w:w="0" w:type="dxa"/>
              <w:right w:w="0" w:type="dxa"/>
            </w:tcMar>
            <w:vAlign w:val="center"/>
          </w:tcPr>
          <w:p w14:paraId="785702C7" w14:textId="77777777" w:rsidR="002319EE" w:rsidRDefault="002319EE" w:rsidP="00536E34">
            <w:pPr>
              <w:spacing w:before="40" w:after="40"/>
              <w:ind w:left="40" w:right="40"/>
              <w:jc w:val="right"/>
            </w:pPr>
            <w:r>
              <w:rPr>
                <w:rFonts w:ascii="Roboto" w:eastAsia="Roboto" w:hAnsi="Roboto" w:cs="Roboto"/>
                <w:b/>
                <w:color w:val="111111"/>
              </w:rPr>
              <w:t>Model</w:t>
            </w:r>
          </w:p>
        </w:tc>
        <w:tc>
          <w:tcPr>
            <w:tcW w:w="1890" w:type="dxa"/>
            <w:shd w:val="clear" w:color="auto" w:fill="CFCFCF"/>
            <w:tcMar>
              <w:top w:w="0" w:type="dxa"/>
              <w:left w:w="0" w:type="dxa"/>
              <w:bottom w:w="0" w:type="dxa"/>
              <w:right w:w="0" w:type="dxa"/>
            </w:tcMar>
            <w:vAlign w:val="center"/>
          </w:tcPr>
          <w:p w14:paraId="3D127485" w14:textId="77777777" w:rsidR="002319EE" w:rsidRDefault="002319EE" w:rsidP="00536E34">
            <w:pPr>
              <w:spacing w:before="40" w:after="40"/>
              <w:ind w:left="40" w:right="40"/>
              <w:jc w:val="right"/>
            </w:pPr>
            <w:r>
              <w:rPr>
                <w:rFonts w:ascii="Roboto" w:eastAsia="Roboto" w:hAnsi="Roboto" w:cs="Roboto"/>
                <w:b/>
                <w:color w:val="111111"/>
              </w:rPr>
              <w:t>Intercept</w:t>
            </w:r>
          </w:p>
        </w:tc>
        <w:tc>
          <w:tcPr>
            <w:tcW w:w="1890" w:type="dxa"/>
            <w:shd w:val="clear" w:color="auto" w:fill="CFCFCF"/>
            <w:tcMar>
              <w:top w:w="0" w:type="dxa"/>
              <w:left w:w="0" w:type="dxa"/>
              <w:bottom w:w="0" w:type="dxa"/>
              <w:right w:w="0" w:type="dxa"/>
            </w:tcMar>
            <w:vAlign w:val="center"/>
          </w:tcPr>
          <w:p w14:paraId="080CDF46" w14:textId="77777777" w:rsidR="002319EE" w:rsidRDefault="002319EE" w:rsidP="00536E34">
            <w:pPr>
              <w:spacing w:before="40" w:after="40"/>
              <w:ind w:left="40" w:right="40"/>
              <w:jc w:val="right"/>
            </w:pPr>
            <w:r>
              <w:rPr>
                <w:rFonts w:ascii="Roboto" w:eastAsia="Roboto" w:hAnsi="Roboto" w:cs="Roboto"/>
                <w:b/>
                <w:color w:val="111111"/>
              </w:rPr>
              <w:t>Interaction</w:t>
            </w:r>
          </w:p>
        </w:tc>
      </w:tr>
      <w:tr w:rsidR="002319EE" w14:paraId="5719CDC9" w14:textId="77777777" w:rsidTr="00536E34">
        <w:trPr>
          <w:cantSplit/>
          <w:jc w:val="center"/>
        </w:trPr>
        <w:tc>
          <w:tcPr>
            <w:tcW w:w="1138" w:type="dxa"/>
            <w:vMerge w:val="restart"/>
            <w:shd w:val="clear" w:color="auto" w:fill="EFEFEF"/>
            <w:tcMar>
              <w:top w:w="0" w:type="dxa"/>
              <w:left w:w="0" w:type="dxa"/>
              <w:bottom w:w="0" w:type="dxa"/>
              <w:right w:w="0" w:type="dxa"/>
            </w:tcMar>
            <w:vAlign w:val="center"/>
          </w:tcPr>
          <w:p w14:paraId="14DC5B17" w14:textId="77777777" w:rsidR="002319EE" w:rsidRDefault="002319EE" w:rsidP="00536E34">
            <w:pPr>
              <w:spacing w:before="40" w:after="40"/>
              <w:ind w:left="40" w:right="40"/>
              <w:jc w:val="right"/>
            </w:pPr>
            <w:r>
              <w:rPr>
                <w:rFonts w:ascii="Roboto" w:eastAsia="Roboto" w:hAnsi="Roboto" w:cs="Roboto"/>
                <w:color w:val="111111"/>
              </w:rPr>
              <w:t>Warming</w:t>
            </w:r>
          </w:p>
        </w:tc>
        <w:tc>
          <w:tcPr>
            <w:tcW w:w="1280" w:type="dxa"/>
            <w:shd w:val="clear" w:color="auto" w:fill="EFEFEF"/>
            <w:tcMar>
              <w:top w:w="0" w:type="dxa"/>
              <w:left w:w="0" w:type="dxa"/>
              <w:bottom w:w="0" w:type="dxa"/>
              <w:right w:w="0" w:type="dxa"/>
            </w:tcMar>
            <w:vAlign w:val="center"/>
          </w:tcPr>
          <w:p w14:paraId="649F3594" w14:textId="77777777" w:rsidR="002319EE" w:rsidRDefault="002319EE" w:rsidP="00536E34">
            <w:pPr>
              <w:spacing w:before="40" w:after="40"/>
              <w:ind w:left="40" w:right="40"/>
              <w:jc w:val="right"/>
            </w:pPr>
            <w:r>
              <w:rPr>
                <w:rFonts w:ascii="Roboto" w:eastAsia="Roboto" w:hAnsi="Roboto" w:cs="Roboto"/>
                <w:color w:val="111111"/>
              </w:rPr>
              <w:t>trend.st1</w:t>
            </w:r>
          </w:p>
        </w:tc>
        <w:tc>
          <w:tcPr>
            <w:tcW w:w="1890" w:type="dxa"/>
            <w:shd w:val="clear" w:color="auto" w:fill="EFEFEF"/>
            <w:tcMar>
              <w:top w:w="0" w:type="dxa"/>
              <w:left w:w="0" w:type="dxa"/>
              <w:bottom w:w="0" w:type="dxa"/>
              <w:right w:w="0" w:type="dxa"/>
            </w:tcMar>
            <w:vAlign w:val="center"/>
          </w:tcPr>
          <w:p w14:paraId="4AD75FC2" w14:textId="77777777" w:rsidR="002319EE" w:rsidRDefault="002319EE" w:rsidP="00536E34">
            <w:pPr>
              <w:spacing w:before="40" w:after="40"/>
              <w:ind w:left="40" w:right="40"/>
              <w:jc w:val="right"/>
            </w:pPr>
            <w:r>
              <w:rPr>
                <w:rFonts w:ascii="Roboto" w:eastAsia="Roboto" w:hAnsi="Roboto" w:cs="Roboto"/>
                <w:color w:val="111111"/>
              </w:rPr>
              <w:t>-1.89 +- 0.03 ***</w:t>
            </w:r>
          </w:p>
        </w:tc>
        <w:tc>
          <w:tcPr>
            <w:tcW w:w="1890" w:type="dxa"/>
            <w:shd w:val="clear" w:color="auto" w:fill="EFEFEF"/>
            <w:tcMar>
              <w:top w:w="0" w:type="dxa"/>
              <w:left w:w="0" w:type="dxa"/>
              <w:bottom w:w="0" w:type="dxa"/>
              <w:right w:w="0" w:type="dxa"/>
            </w:tcMar>
            <w:vAlign w:val="center"/>
          </w:tcPr>
          <w:p w14:paraId="43816C05" w14:textId="77777777" w:rsidR="002319EE" w:rsidRDefault="002319EE" w:rsidP="00536E34">
            <w:pPr>
              <w:spacing w:before="40" w:after="40"/>
              <w:ind w:left="40" w:right="40"/>
              <w:jc w:val="right"/>
            </w:pPr>
            <w:r>
              <w:rPr>
                <w:rFonts w:ascii="Roboto" w:eastAsia="Roboto" w:hAnsi="Roboto" w:cs="Roboto"/>
                <w:color w:val="111111"/>
              </w:rPr>
              <w:t xml:space="preserve">0.05 +- 0.05 </w:t>
            </w:r>
          </w:p>
        </w:tc>
      </w:tr>
      <w:tr w:rsidR="002319EE" w14:paraId="276CB05D" w14:textId="77777777" w:rsidTr="00536E34">
        <w:trPr>
          <w:cantSplit/>
          <w:jc w:val="center"/>
        </w:trPr>
        <w:tc>
          <w:tcPr>
            <w:tcW w:w="1138" w:type="dxa"/>
            <w:vMerge/>
            <w:shd w:val="clear" w:color="auto" w:fill="FFFFFF"/>
            <w:tcMar>
              <w:top w:w="0" w:type="dxa"/>
              <w:left w:w="0" w:type="dxa"/>
              <w:bottom w:w="0" w:type="dxa"/>
              <w:right w:w="0" w:type="dxa"/>
            </w:tcMar>
            <w:vAlign w:val="center"/>
          </w:tcPr>
          <w:p w14:paraId="13F88D49"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4150E743" w14:textId="77777777" w:rsidR="002319EE" w:rsidRDefault="002319EE" w:rsidP="00536E34">
            <w:pPr>
              <w:spacing w:before="40" w:after="40"/>
              <w:ind w:left="40" w:right="40"/>
              <w:jc w:val="right"/>
            </w:pPr>
            <w:r>
              <w:rPr>
                <w:rFonts w:ascii="Roboto" w:eastAsia="Roboto" w:hAnsi="Roboto" w:cs="Roboto"/>
                <w:color w:val="111111"/>
              </w:rPr>
              <w:t>trend.st2</w:t>
            </w:r>
          </w:p>
        </w:tc>
        <w:tc>
          <w:tcPr>
            <w:tcW w:w="1890" w:type="dxa"/>
            <w:shd w:val="clear" w:color="auto" w:fill="FFFFFF"/>
            <w:tcMar>
              <w:top w:w="0" w:type="dxa"/>
              <w:left w:w="0" w:type="dxa"/>
              <w:bottom w:w="0" w:type="dxa"/>
              <w:right w:w="0" w:type="dxa"/>
            </w:tcMar>
            <w:vAlign w:val="center"/>
          </w:tcPr>
          <w:p w14:paraId="57C4C297" w14:textId="77777777" w:rsidR="002319EE" w:rsidRDefault="002319EE" w:rsidP="00536E34">
            <w:pPr>
              <w:spacing w:before="40" w:after="40"/>
              <w:ind w:left="40" w:right="40"/>
              <w:jc w:val="right"/>
            </w:pPr>
            <w:r>
              <w:rPr>
                <w:rFonts w:ascii="Roboto" w:eastAsia="Roboto" w:hAnsi="Roboto" w:cs="Roboto"/>
                <w:color w:val="111111"/>
              </w:rPr>
              <w:t>-1.91 +- 0.03 ***</w:t>
            </w:r>
          </w:p>
        </w:tc>
        <w:tc>
          <w:tcPr>
            <w:tcW w:w="1890" w:type="dxa"/>
            <w:shd w:val="clear" w:color="auto" w:fill="FFFFFF"/>
            <w:tcMar>
              <w:top w:w="0" w:type="dxa"/>
              <w:left w:w="0" w:type="dxa"/>
              <w:bottom w:w="0" w:type="dxa"/>
              <w:right w:w="0" w:type="dxa"/>
            </w:tcMar>
            <w:vAlign w:val="center"/>
          </w:tcPr>
          <w:p w14:paraId="3269FF1C" w14:textId="77777777" w:rsidR="002319EE" w:rsidRDefault="002319EE" w:rsidP="00536E34">
            <w:pPr>
              <w:spacing w:before="40" w:after="40"/>
              <w:ind w:left="40" w:right="40"/>
              <w:jc w:val="right"/>
            </w:pPr>
            <w:r>
              <w:rPr>
                <w:rFonts w:ascii="Roboto" w:eastAsia="Roboto" w:hAnsi="Roboto" w:cs="Roboto"/>
                <w:color w:val="111111"/>
              </w:rPr>
              <w:t>-0.23 +- 0.07 ***</w:t>
            </w:r>
          </w:p>
        </w:tc>
      </w:tr>
      <w:tr w:rsidR="002319EE" w14:paraId="7BBAE318" w14:textId="77777777" w:rsidTr="00536E34">
        <w:trPr>
          <w:cantSplit/>
          <w:jc w:val="center"/>
        </w:trPr>
        <w:tc>
          <w:tcPr>
            <w:tcW w:w="1138" w:type="dxa"/>
            <w:vMerge/>
            <w:shd w:val="clear" w:color="auto" w:fill="EFEFEF"/>
            <w:tcMar>
              <w:top w:w="0" w:type="dxa"/>
              <w:left w:w="0" w:type="dxa"/>
              <w:bottom w:w="0" w:type="dxa"/>
              <w:right w:w="0" w:type="dxa"/>
            </w:tcMar>
            <w:vAlign w:val="center"/>
          </w:tcPr>
          <w:p w14:paraId="0FB69570"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6A8F9F42" w14:textId="77777777" w:rsidR="002319EE" w:rsidRDefault="002319EE" w:rsidP="00536E34">
            <w:pPr>
              <w:spacing w:before="40" w:after="40"/>
              <w:ind w:left="40" w:right="40"/>
              <w:jc w:val="right"/>
            </w:pPr>
            <w:r>
              <w:rPr>
                <w:rFonts w:ascii="Roboto" w:eastAsia="Roboto" w:hAnsi="Roboto" w:cs="Roboto"/>
                <w:color w:val="111111"/>
              </w:rPr>
              <w:t>trend.st3</w:t>
            </w:r>
          </w:p>
        </w:tc>
        <w:tc>
          <w:tcPr>
            <w:tcW w:w="1890" w:type="dxa"/>
            <w:shd w:val="clear" w:color="auto" w:fill="EFEFEF"/>
            <w:tcMar>
              <w:top w:w="0" w:type="dxa"/>
              <w:left w:w="0" w:type="dxa"/>
              <w:bottom w:w="0" w:type="dxa"/>
              <w:right w:w="0" w:type="dxa"/>
            </w:tcMar>
            <w:vAlign w:val="center"/>
          </w:tcPr>
          <w:p w14:paraId="22DDA250" w14:textId="77777777" w:rsidR="002319EE" w:rsidRDefault="002319EE" w:rsidP="00536E34">
            <w:pPr>
              <w:spacing w:before="40" w:after="40"/>
              <w:ind w:left="40" w:right="40"/>
              <w:jc w:val="right"/>
            </w:pPr>
            <w:r>
              <w:rPr>
                <w:rFonts w:ascii="Roboto" w:eastAsia="Roboto" w:hAnsi="Roboto" w:cs="Roboto"/>
                <w:color w:val="111111"/>
              </w:rPr>
              <w:t>-1.91 +- 0.03 ***</w:t>
            </w:r>
          </w:p>
        </w:tc>
        <w:tc>
          <w:tcPr>
            <w:tcW w:w="1890" w:type="dxa"/>
            <w:shd w:val="clear" w:color="auto" w:fill="EFEFEF"/>
            <w:tcMar>
              <w:top w:w="0" w:type="dxa"/>
              <w:left w:w="0" w:type="dxa"/>
              <w:bottom w:w="0" w:type="dxa"/>
              <w:right w:w="0" w:type="dxa"/>
            </w:tcMar>
            <w:vAlign w:val="center"/>
          </w:tcPr>
          <w:p w14:paraId="2BA889CA" w14:textId="77777777" w:rsidR="002319EE" w:rsidRDefault="002319EE" w:rsidP="00536E34">
            <w:pPr>
              <w:spacing w:before="40" w:after="40"/>
              <w:ind w:left="40" w:right="40"/>
              <w:jc w:val="right"/>
            </w:pPr>
            <w:r>
              <w:rPr>
                <w:rFonts w:ascii="Roboto" w:eastAsia="Roboto" w:hAnsi="Roboto" w:cs="Roboto"/>
                <w:color w:val="111111"/>
              </w:rPr>
              <w:t>-0.4 +- 0.1 ***</w:t>
            </w:r>
          </w:p>
        </w:tc>
      </w:tr>
      <w:tr w:rsidR="002319EE" w14:paraId="06077E62" w14:textId="77777777" w:rsidTr="00536E34">
        <w:trPr>
          <w:cantSplit/>
          <w:jc w:val="center"/>
        </w:trPr>
        <w:tc>
          <w:tcPr>
            <w:tcW w:w="1138" w:type="dxa"/>
            <w:vMerge/>
            <w:shd w:val="clear" w:color="auto" w:fill="FFFFFF"/>
            <w:tcMar>
              <w:top w:w="0" w:type="dxa"/>
              <w:left w:w="0" w:type="dxa"/>
              <w:bottom w:w="0" w:type="dxa"/>
              <w:right w:w="0" w:type="dxa"/>
            </w:tcMar>
            <w:vAlign w:val="center"/>
          </w:tcPr>
          <w:p w14:paraId="4BA71252"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63769E57" w14:textId="77777777" w:rsidR="002319EE" w:rsidRDefault="002319EE" w:rsidP="00536E34">
            <w:pPr>
              <w:spacing w:before="40" w:after="40"/>
              <w:ind w:left="40" w:right="40"/>
              <w:jc w:val="right"/>
            </w:pPr>
            <w:r>
              <w:rPr>
                <w:rFonts w:ascii="Roboto" w:eastAsia="Roboto" w:hAnsi="Roboto" w:cs="Roboto"/>
                <w:color w:val="111111"/>
              </w:rPr>
              <w:t>trend.st4</w:t>
            </w:r>
          </w:p>
        </w:tc>
        <w:tc>
          <w:tcPr>
            <w:tcW w:w="1890" w:type="dxa"/>
            <w:shd w:val="clear" w:color="auto" w:fill="FFFFFF"/>
            <w:tcMar>
              <w:top w:w="0" w:type="dxa"/>
              <w:left w:w="0" w:type="dxa"/>
              <w:bottom w:w="0" w:type="dxa"/>
              <w:right w:w="0" w:type="dxa"/>
            </w:tcMar>
            <w:vAlign w:val="center"/>
          </w:tcPr>
          <w:p w14:paraId="58A5658B" w14:textId="77777777" w:rsidR="002319EE" w:rsidRDefault="002319EE" w:rsidP="00536E34">
            <w:pPr>
              <w:spacing w:before="40" w:after="40"/>
              <w:ind w:left="40" w:right="40"/>
              <w:jc w:val="right"/>
            </w:pPr>
            <w:r>
              <w:rPr>
                <w:rFonts w:ascii="Roboto" w:eastAsia="Roboto" w:hAnsi="Roboto" w:cs="Roboto"/>
                <w:color w:val="111111"/>
              </w:rPr>
              <w:t>-1.91 +- 0.03 ***</w:t>
            </w:r>
          </w:p>
        </w:tc>
        <w:tc>
          <w:tcPr>
            <w:tcW w:w="1890" w:type="dxa"/>
            <w:shd w:val="clear" w:color="auto" w:fill="FFFFFF"/>
            <w:tcMar>
              <w:top w:w="0" w:type="dxa"/>
              <w:left w:w="0" w:type="dxa"/>
              <w:bottom w:w="0" w:type="dxa"/>
              <w:right w:w="0" w:type="dxa"/>
            </w:tcMar>
            <w:vAlign w:val="center"/>
          </w:tcPr>
          <w:p w14:paraId="5C355B96" w14:textId="77777777" w:rsidR="002319EE" w:rsidRDefault="002319EE" w:rsidP="00536E34">
            <w:pPr>
              <w:spacing w:before="40" w:after="40"/>
              <w:ind w:left="40" w:right="40"/>
              <w:jc w:val="right"/>
            </w:pPr>
            <w:r>
              <w:rPr>
                <w:rFonts w:ascii="Roboto" w:eastAsia="Roboto" w:hAnsi="Roboto" w:cs="Roboto"/>
                <w:color w:val="111111"/>
              </w:rPr>
              <w:t xml:space="preserve">-0.2 +- 0.11 </w:t>
            </w:r>
          </w:p>
        </w:tc>
      </w:tr>
      <w:tr w:rsidR="002319EE" w14:paraId="101FAFED" w14:textId="77777777" w:rsidTr="00536E34">
        <w:trPr>
          <w:cantSplit/>
          <w:jc w:val="center"/>
        </w:trPr>
        <w:tc>
          <w:tcPr>
            <w:tcW w:w="1138" w:type="dxa"/>
            <w:vMerge/>
            <w:shd w:val="clear" w:color="auto" w:fill="EFEFEF"/>
            <w:tcMar>
              <w:top w:w="0" w:type="dxa"/>
              <w:left w:w="0" w:type="dxa"/>
              <w:bottom w:w="0" w:type="dxa"/>
              <w:right w:w="0" w:type="dxa"/>
            </w:tcMar>
            <w:vAlign w:val="center"/>
          </w:tcPr>
          <w:p w14:paraId="688836DD"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4CAD9E24" w14:textId="77777777" w:rsidR="002319EE" w:rsidRDefault="002319EE" w:rsidP="00536E34">
            <w:pPr>
              <w:spacing w:before="40" w:after="40"/>
              <w:ind w:left="40" w:right="40"/>
              <w:jc w:val="right"/>
            </w:pPr>
            <w:r>
              <w:rPr>
                <w:rFonts w:ascii="Roboto" w:eastAsia="Roboto" w:hAnsi="Roboto" w:cs="Roboto"/>
                <w:color w:val="111111"/>
              </w:rPr>
              <w:t>trend.st5</w:t>
            </w:r>
          </w:p>
        </w:tc>
        <w:tc>
          <w:tcPr>
            <w:tcW w:w="1890" w:type="dxa"/>
            <w:shd w:val="clear" w:color="auto" w:fill="EFEFEF"/>
            <w:tcMar>
              <w:top w:w="0" w:type="dxa"/>
              <w:left w:w="0" w:type="dxa"/>
              <w:bottom w:w="0" w:type="dxa"/>
              <w:right w:w="0" w:type="dxa"/>
            </w:tcMar>
            <w:vAlign w:val="center"/>
          </w:tcPr>
          <w:p w14:paraId="3B98AD76" w14:textId="77777777" w:rsidR="002319EE" w:rsidRDefault="002319EE" w:rsidP="00536E34">
            <w:pPr>
              <w:spacing w:before="40" w:after="40"/>
              <w:ind w:left="40" w:right="40"/>
              <w:jc w:val="right"/>
            </w:pPr>
            <w:r>
              <w:rPr>
                <w:rFonts w:ascii="Roboto" w:eastAsia="Roboto" w:hAnsi="Roboto" w:cs="Roboto"/>
                <w:color w:val="111111"/>
              </w:rPr>
              <w:t>-1.92 +- 0.03 ***</w:t>
            </w:r>
          </w:p>
        </w:tc>
        <w:tc>
          <w:tcPr>
            <w:tcW w:w="1890" w:type="dxa"/>
            <w:shd w:val="clear" w:color="auto" w:fill="EFEFEF"/>
            <w:tcMar>
              <w:top w:w="0" w:type="dxa"/>
              <w:left w:w="0" w:type="dxa"/>
              <w:bottom w:w="0" w:type="dxa"/>
              <w:right w:w="0" w:type="dxa"/>
            </w:tcMar>
            <w:vAlign w:val="center"/>
          </w:tcPr>
          <w:p w14:paraId="6B434E4C" w14:textId="77777777" w:rsidR="002319EE" w:rsidRDefault="002319EE" w:rsidP="00536E34">
            <w:pPr>
              <w:spacing w:before="40" w:after="40"/>
              <w:ind w:left="40" w:right="40"/>
              <w:jc w:val="right"/>
            </w:pPr>
            <w:r>
              <w:rPr>
                <w:rFonts w:ascii="Roboto" w:eastAsia="Roboto" w:hAnsi="Roboto" w:cs="Roboto"/>
                <w:color w:val="111111"/>
              </w:rPr>
              <w:t>-0.43 +- 0.1 ***</w:t>
            </w:r>
          </w:p>
        </w:tc>
      </w:tr>
      <w:tr w:rsidR="002319EE" w14:paraId="64761249" w14:textId="77777777" w:rsidTr="00536E34">
        <w:trPr>
          <w:cantSplit/>
          <w:jc w:val="center"/>
        </w:trPr>
        <w:tc>
          <w:tcPr>
            <w:tcW w:w="1138" w:type="dxa"/>
            <w:vMerge/>
            <w:shd w:val="clear" w:color="auto" w:fill="FFFFFF"/>
            <w:tcMar>
              <w:top w:w="0" w:type="dxa"/>
              <w:left w:w="0" w:type="dxa"/>
              <w:bottom w:w="0" w:type="dxa"/>
              <w:right w:w="0" w:type="dxa"/>
            </w:tcMar>
            <w:vAlign w:val="center"/>
          </w:tcPr>
          <w:p w14:paraId="2AACC362"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40D0477D" w14:textId="77777777" w:rsidR="002319EE" w:rsidRDefault="002319EE" w:rsidP="00536E34">
            <w:pPr>
              <w:spacing w:before="40" w:after="40"/>
              <w:ind w:left="40" w:right="40"/>
              <w:jc w:val="right"/>
            </w:pPr>
            <w:r>
              <w:rPr>
                <w:rFonts w:ascii="Roboto" w:eastAsia="Roboto" w:hAnsi="Roboto" w:cs="Roboto"/>
                <w:color w:val="111111"/>
              </w:rPr>
              <w:t>trend.st6</w:t>
            </w:r>
          </w:p>
        </w:tc>
        <w:tc>
          <w:tcPr>
            <w:tcW w:w="1890" w:type="dxa"/>
            <w:shd w:val="clear" w:color="auto" w:fill="FFFFFF"/>
            <w:tcMar>
              <w:top w:w="0" w:type="dxa"/>
              <w:left w:w="0" w:type="dxa"/>
              <w:bottom w:w="0" w:type="dxa"/>
              <w:right w:w="0" w:type="dxa"/>
            </w:tcMar>
            <w:vAlign w:val="center"/>
          </w:tcPr>
          <w:p w14:paraId="11536BCB" w14:textId="77777777" w:rsidR="002319EE" w:rsidRDefault="002319EE" w:rsidP="00536E34">
            <w:pPr>
              <w:spacing w:before="40" w:after="40"/>
              <w:ind w:left="40" w:right="40"/>
              <w:jc w:val="right"/>
            </w:pPr>
            <w:r>
              <w:rPr>
                <w:rFonts w:ascii="Roboto" w:eastAsia="Roboto" w:hAnsi="Roboto" w:cs="Roboto"/>
                <w:color w:val="111111"/>
              </w:rPr>
              <w:t>-1.93 +- 0.03 ***</w:t>
            </w:r>
          </w:p>
        </w:tc>
        <w:tc>
          <w:tcPr>
            <w:tcW w:w="1890" w:type="dxa"/>
            <w:shd w:val="clear" w:color="auto" w:fill="FFFFFF"/>
            <w:tcMar>
              <w:top w:w="0" w:type="dxa"/>
              <w:left w:w="0" w:type="dxa"/>
              <w:bottom w:w="0" w:type="dxa"/>
              <w:right w:w="0" w:type="dxa"/>
            </w:tcMar>
            <w:vAlign w:val="center"/>
          </w:tcPr>
          <w:p w14:paraId="485AF501" w14:textId="77777777" w:rsidR="002319EE" w:rsidRDefault="002319EE" w:rsidP="00536E34">
            <w:pPr>
              <w:spacing w:before="40" w:after="40"/>
              <w:ind w:left="40" w:right="40"/>
              <w:jc w:val="right"/>
            </w:pPr>
            <w:r>
              <w:rPr>
                <w:rFonts w:ascii="Roboto" w:eastAsia="Roboto" w:hAnsi="Roboto" w:cs="Roboto"/>
                <w:color w:val="111111"/>
              </w:rPr>
              <w:t>-0.58 +- 0.1 ***</w:t>
            </w:r>
          </w:p>
        </w:tc>
      </w:tr>
      <w:tr w:rsidR="002319EE" w14:paraId="07E8D8D1" w14:textId="77777777" w:rsidTr="00536E34">
        <w:trPr>
          <w:cantSplit/>
          <w:jc w:val="center"/>
        </w:trPr>
        <w:tc>
          <w:tcPr>
            <w:tcW w:w="1138" w:type="dxa"/>
            <w:vMerge/>
            <w:shd w:val="clear" w:color="auto" w:fill="EFEFEF"/>
            <w:tcMar>
              <w:top w:w="0" w:type="dxa"/>
              <w:left w:w="0" w:type="dxa"/>
              <w:bottom w:w="0" w:type="dxa"/>
              <w:right w:w="0" w:type="dxa"/>
            </w:tcMar>
            <w:vAlign w:val="center"/>
          </w:tcPr>
          <w:p w14:paraId="20A85C14"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75E131C5" w14:textId="77777777" w:rsidR="002319EE" w:rsidRDefault="002319EE" w:rsidP="00536E34">
            <w:pPr>
              <w:spacing w:before="40" w:after="40"/>
              <w:ind w:left="40" w:right="40"/>
              <w:jc w:val="right"/>
            </w:pPr>
            <w:r>
              <w:rPr>
                <w:rFonts w:ascii="Roboto" w:eastAsia="Roboto" w:hAnsi="Roboto" w:cs="Roboto"/>
                <w:color w:val="111111"/>
              </w:rPr>
              <w:t>trend.st7</w:t>
            </w:r>
          </w:p>
        </w:tc>
        <w:tc>
          <w:tcPr>
            <w:tcW w:w="1890" w:type="dxa"/>
            <w:shd w:val="clear" w:color="auto" w:fill="EFEFEF"/>
            <w:tcMar>
              <w:top w:w="0" w:type="dxa"/>
              <w:left w:w="0" w:type="dxa"/>
              <w:bottom w:w="0" w:type="dxa"/>
              <w:right w:w="0" w:type="dxa"/>
            </w:tcMar>
            <w:vAlign w:val="center"/>
          </w:tcPr>
          <w:p w14:paraId="5B3F4FD8" w14:textId="77777777" w:rsidR="002319EE" w:rsidRDefault="002319EE" w:rsidP="00536E34">
            <w:pPr>
              <w:spacing w:before="40" w:after="40"/>
              <w:ind w:left="40" w:right="40"/>
              <w:jc w:val="right"/>
            </w:pPr>
            <w:r>
              <w:rPr>
                <w:rFonts w:ascii="Roboto" w:eastAsia="Roboto" w:hAnsi="Roboto" w:cs="Roboto"/>
                <w:color w:val="111111"/>
              </w:rPr>
              <w:t>-1.93 +- 0.03 ***</w:t>
            </w:r>
          </w:p>
        </w:tc>
        <w:tc>
          <w:tcPr>
            <w:tcW w:w="1890" w:type="dxa"/>
            <w:shd w:val="clear" w:color="auto" w:fill="EFEFEF"/>
            <w:tcMar>
              <w:top w:w="0" w:type="dxa"/>
              <w:left w:w="0" w:type="dxa"/>
              <w:bottom w:w="0" w:type="dxa"/>
              <w:right w:w="0" w:type="dxa"/>
            </w:tcMar>
            <w:vAlign w:val="center"/>
          </w:tcPr>
          <w:p w14:paraId="26E70649" w14:textId="77777777" w:rsidR="002319EE" w:rsidRDefault="002319EE" w:rsidP="00536E34">
            <w:pPr>
              <w:spacing w:before="40" w:after="40"/>
              <w:ind w:left="40" w:right="40"/>
              <w:jc w:val="right"/>
            </w:pPr>
            <w:r>
              <w:rPr>
                <w:rFonts w:ascii="Roboto" w:eastAsia="Roboto" w:hAnsi="Roboto" w:cs="Roboto"/>
                <w:color w:val="111111"/>
              </w:rPr>
              <w:t>-0.6 +- 0.11 ***</w:t>
            </w:r>
          </w:p>
        </w:tc>
      </w:tr>
      <w:tr w:rsidR="002319EE" w14:paraId="60C96A90" w14:textId="77777777" w:rsidTr="00536E34">
        <w:trPr>
          <w:cantSplit/>
          <w:jc w:val="center"/>
        </w:trPr>
        <w:tc>
          <w:tcPr>
            <w:tcW w:w="1138" w:type="dxa"/>
            <w:vMerge/>
            <w:shd w:val="clear" w:color="auto" w:fill="FFFFFF"/>
            <w:tcMar>
              <w:top w:w="0" w:type="dxa"/>
              <w:left w:w="0" w:type="dxa"/>
              <w:bottom w:w="0" w:type="dxa"/>
              <w:right w:w="0" w:type="dxa"/>
            </w:tcMar>
            <w:vAlign w:val="center"/>
          </w:tcPr>
          <w:p w14:paraId="0AD2898B"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49F35524" w14:textId="77777777" w:rsidR="002319EE" w:rsidRDefault="002319EE" w:rsidP="00536E34">
            <w:pPr>
              <w:spacing w:before="40" w:after="40"/>
              <w:ind w:left="40" w:right="40"/>
              <w:jc w:val="right"/>
            </w:pPr>
            <w:r>
              <w:rPr>
                <w:rFonts w:ascii="Roboto" w:eastAsia="Roboto" w:hAnsi="Roboto" w:cs="Roboto"/>
                <w:color w:val="111111"/>
              </w:rPr>
              <w:t>trend.st8</w:t>
            </w:r>
          </w:p>
        </w:tc>
        <w:tc>
          <w:tcPr>
            <w:tcW w:w="1890" w:type="dxa"/>
            <w:shd w:val="clear" w:color="auto" w:fill="FFFFFF"/>
            <w:tcMar>
              <w:top w:w="0" w:type="dxa"/>
              <w:left w:w="0" w:type="dxa"/>
              <w:bottom w:w="0" w:type="dxa"/>
              <w:right w:w="0" w:type="dxa"/>
            </w:tcMar>
            <w:vAlign w:val="center"/>
          </w:tcPr>
          <w:p w14:paraId="17161009" w14:textId="77777777" w:rsidR="002319EE" w:rsidRDefault="002319EE" w:rsidP="00536E34">
            <w:pPr>
              <w:spacing w:before="40" w:after="40"/>
              <w:ind w:left="40" w:right="40"/>
              <w:jc w:val="right"/>
            </w:pPr>
            <w:r>
              <w:rPr>
                <w:rFonts w:ascii="Roboto" w:eastAsia="Roboto" w:hAnsi="Roboto" w:cs="Roboto"/>
                <w:color w:val="111111"/>
              </w:rPr>
              <w:t>-1.93 +- 0.03 ***</w:t>
            </w:r>
          </w:p>
        </w:tc>
        <w:tc>
          <w:tcPr>
            <w:tcW w:w="1890" w:type="dxa"/>
            <w:shd w:val="clear" w:color="auto" w:fill="FFFFFF"/>
            <w:tcMar>
              <w:top w:w="0" w:type="dxa"/>
              <w:left w:w="0" w:type="dxa"/>
              <w:bottom w:w="0" w:type="dxa"/>
              <w:right w:w="0" w:type="dxa"/>
            </w:tcMar>
            <w:vAlign w:val="center"/>
          </w:tcPr>
          <w:p w14:paraId="4471E776" w14:textId="77777777" w:rsidR="002319EE" w:rsidRDefault="002319EE" w:rsidP="00536E34">
            <w:pPr>
              <w:spacing w:before="40" w:after="40"/>
              <w:ind w:left="40" w:right="40"/>
              <w:jc w:val="right"/>
            </w:pPr>
            <w:r>
              <w:rPr>
                <w:rFonts w:ascii="Roboto" w:eastAsia="Roboto" w:hAnsi="Roboto" w:cs="Roboto"/>
                <w:color w:val="111111"/>
              </w:rPr>
              <w:t>-0.61 +- 0.12 ***</w:t>
            </w:r>
          </w:p>
        </w:tc>
      </w:tr>
      <w:tr w:rsidR="002319EE" w14:paraId="021F1CFD" w14:textId="77777777" w:rsidTr="00536E34">
        <w:trPr>
          <w:cantSplit/>
          <w:jc w:val="center"/>
        </w:trPr>
        <w:tc>
          <w:tcPr>
            <w:tcW w:w="1138" w:type="dxa"/>
            <w:vMerge/>
            <w:shd w:val="clear" w:color="auto" w:fill="EFEFEF"/>
            <w:tcMar>
              <w:top w:w="0" w:type="dxa"/>
              <w:left w:w="0" w:type="dxa"/>
              <w:bottom w:w="0" w:type="dxa"/>
              <w:right w:w="0" w:type="dxa"/>
            </w:tcMar>
            <w:vAlign w:val="center"/>
          </w:tcPr>
          <w:p w14:paraId="2A0A0835"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5DE99053" w14:textId="77777777" w:rsidR="002319EE" w:rsidRDefault="002319EE" w:rsidP="00536E34">
            <w:pPr>
              <w:spacing w:before="40" w:after="40"/>
              <w:ind w:left="40" w:right="40"/>
              <w:jc w:val="right"/>
            </w:pPr>
            <w:r>
              <w:rPr>
                <w:rFonts w:ascii="Roboto" w:eastAsia="Roboto" w:hAnsi="Roboto" w:cs="Roboto"/>
                <w:color w:val="111111"/>
              </w:rPr>
              <w:t>trend.st9</w:t>
            </w:r>
          </w:p>
        </w:tc>
        <w:tc>
          <w:tcPr>
            <w:tcW w:w="1890" w:type="dxa"/>
            <w:shd w:val="clear" w:color="auto" w:fill="EFEFEF"/>
            <w:tcMar>
              <w:top w:w="0" w:type="dxa"/>
              <w:left w:w="0" w:type="dxa"/>
              <w:bottom w:w="0" w:type="dxa"/>
              <w:right w:w="0" w:type="dxa"/>
            </w:tcMar>
            <w:vAlign w:val="center"/>
          </w:tcPr>
          <w:p w14:paraId="6452AD65" w14:textId="77777777" w:rsidR="002319EE" w:rsidRDefault="002319EE" w:rsidP="00536E34">
            <w:pPr>
              <w:spacing w:before="40" w:after="40"/>
              <w:ind w:left="40" w:right="40"/>
              <w:jc w:val="right"/>
            </w:pPr>
            <w:r>
              <w:rPr>
                <w:rFonts w:ascii="Roboto" w:eastAsia="Roboto" w:hAnsi="Roboto" w:cs="Roboto"/>
                <w:color w:val="111111"/>
              </w:rPr>
              <w:t>-1.9 +- 0.03 ***</w:t>
            </w:r>
          </w:p>
        </w:tc>
        <w:tc>
          <w:tcPr>
            <w:tcW w:w="1890" w:type="dxa"/>
            <w:shd w:val="clear" w:color="auto" w:fill="EFEFEF"/>
            <w:tcMar>
              <w:top w:w="0" w:type="dxa"/>
              <w:left w:w="0" w:type="dxa"/>
              <w:bottom w:w="0" w:type="dxa"/>
              <w:right w:w="0" w:type="dxa"/>
            </w:tcMar>
            <w:vAlign w:val="center"/>
          </w:tcPr>
          <w:p w14:paraId="52D2F573" w14:textId="77777777" w:rsidR="002319EE" w:rsidRDefault="002319EE" w:rsidP="00536E34">
            <w:pPr>
              <w:spacing w:before="40" w:after="40"/>
              <w:ind w:left="40" w:right="40"/>
              <w:jc w:val="right"/>
            </w:pPr>
            <w:r>
              <w:rPr>
                <w:rFonts w:ascii="Roboto" w:eastAsia="Roboto" w:hAnsi="Roboto" w:cs="Roboto"/>
                <w:color w:val="111111"/>
              </w:rPr>
              <w:t xml:space="preserve">-0.21 +- 0.13 </w:t>
            </w:r>
          </w:p>
        </w:tc>
      </w:tr>
      <w:tr w:rsidR="002319EE" w14:paraId="5CCF8AA6" w14:textId="77777777" w:rsidTr="00536E34">
        <w:trPr>
          <w:cantSplit/>
          <w:jc w:val="center"/>
        </w:trPr>
        <w:tc>
          <w:tcPr>
            <w:tcW w:w="1138" w:type="dxa"/>
            <w:vMerge/>
            <w:tcBorders>
              <w:bottom w:val="single" w:sz="8" w:space="0" w:color="000000"/>
            </w:tcBorders>
            <w:shd w:val="clear" w:color="auto" w:fill="FFFFFF"/>
            <w:tcMar>
              <w:top w:w="0" w:type="dxa"/>
              <w:left w:w="0" w:type="dxa"/>
              <w:bottom w:w="0" w:type="dxa"/>
              <w:right w:w="0" w:type="dxa"/>
            </w:tcMar>
            <w:vAlign w:val="center"/>
          </w:tcPr>
          <w:p w14:paraId="7EA7D213" w14:textId="77777777" w:rsidR="002319EE" w:rsidRDefault="002319EE" w:rsidP="00536E34">
            <w:pPr>
              <w:spacing w:before="40" w:after="40"/>
              <w:ind w:left="40" w:right="40"/>
              <w:jc w:val="right"/>
            </w:pPr>
          </w:p>
        </w:tc>
        <w:tc>
          <w:tcPr>
            <w:tcW w:w="1280" w:type="dxa"/>
            <w:tcBorders>
              <w:bottom w:val="single" w:sz="8" w:space="0" w:color="000000"/>
            </w:tcBorders>
            <w:shd w:val="clear" w:color="auto" w:fill="FFFFFF"/>
            <w:tcMar>
              <w:top w:w="0" w:type="dxa"/>
              <w:left w:w="0" w:type="dxa"/>
              <w:bottom w:w="0" w:type="dxa"/>
              <w:right w:w="0" w:type="dxa"/>
            </w:tcMar>
            <w:vAlign w:val="center"/>
          </w:tcPr>
          <w:p w14:paraId="07331DA4" w14:textId="77777777" w:rsidR="002319EE" w:rsidRDefault="002319EE" w:rsidP="00536E34">
            <w:pPr>
              <w:spacing w:before="40" w:after="40"/>
              <w:ind w:left="40" w:right="40"/>
              <w:jc w:val="right"/>
            </w:pPr>
            <w:r>
              <w:rPr>
                <w:rFonts w:ascii="Roboto" w:eastAsia="Roboto" w:hAnsi="Roboto" w:cs="Roboto"/>
                <w:color w:val="111111"/>
              </w:rPr>
              <w:t>trend.st10</w:t>
            </w:r>
          </w:p>
        </w:tc>
        <w:tc>
          <w:tcPr>
            <w:tcW w:w="1890" w:type="dxa"/>
            <w:tcBorders>
              <w:bottom w:val="single" w:sz="8" w:space="0" w:color="000000"/>
            </w:tcBorders>
            <w:shd w:val="clear" w:color="auto" w:fill="FFFFFF"/>
            <w:tcMar>
              <w:top w:w="0" w:type="dxa"/>
              <w:left w:w="0" w:type="dxa"/>
              <w:bottom w:w="0" w:type="dxa"/>
              <w:right w:w="0" w:type="dxa"/>
            </w:tcMar>
            <w:vAlign w:val="center"/>
          </w:tcPr>
          <w:p w14:paraId="4F04D500" w14:textId="77777777" w:rsidR="002319EE" w:rsidRDefault="002319EE" w:rsidP="00536E34">
            <w:pPr>
              <w:spacing w:before="40" w:after="40"/>
              <w:ind w:left="40" w:right="40"/>
              <w:jc w:val="right"/>
            </w:pPr>
            <w:r>
              <w:rPr>
                <w:rFonts w:ascii="Roboto" w:eastAsia="Roboto" w:hAnsi="Roboto" w:cs="Roboto"/>
                <w:color w:val="111111"/>
              </w:rPr>
              <w:t>-1.89 +- 0.03 ***</w:t>
            </w:r>
          </w:p>
        </w:tc>
        <w:tc>
          <w:tcPr>
            <w:tcW w:w="1890" w:type="dxa"/>
            <w:tcBorders>
              <w:bottom w:val="single" w:sz="8" w:space="0" w:color="000000"/>
            </w:tcBorders>
            <w:shd w:val="clear" w:color="auto" w:fill="FFFFFF"/>
            <w:tcMar>
              <w:top w:w="0" w:type="dxa"/>
              <w:left w:w="0" w:type="dxa"/>
              <w:bottom w:w="0" w:type="dxa"/>
              <w:right w:w="0" w:type="dxa"/>
            </w:tcMar>
            <w:vAlign w:val="center"/>
          </w:tcPr>
          <w:p w14:paraId="076C323A" w14:textId="77777777" w:rsidR="002319EE" w:rsidRDefault="002319EE" w:rsidP="00536E34">
            <w:pPr>
              <w:spacing w:before="40" w:after="40"/>
              <w:ind w:left="40" w:right="40"/>
              <w:jc w:val="right"/>
            </w:pPr>
            <w:r>
              <w:rPr>
                <w:rFonts w:ascii="Roboto" w:eastAsia="Roboto" w:hAnsi="Roboto" w:cs="Roboto"/>
                <w:color w:val="111111"/>
              </w:rPr>
              <w:t xml:space="preserve">0.05 +- 0.13 </w:t>
            </w:r>
          </w:p>
        </w:tc>
      </w:tr>
      <w:tr w:rsidR="002319EE" w14:paraId="7094257A" w14:textId="77777777" w:rsidTr="002319EE">
        <w:trPr>
          <w:cantSplit/>
          <w:jc w:val="center"/>
        </w:trPr>
        <w:tc>
          <w:tcPr>
            <w:tcW w:w="1138" w:type="dxa"/>
            <w:vMerge w:val="restart"/>
            <w:tcBorders>
              <w:top w:val="single" w:sz="8" w:space="0" w:color="000000"/>
            </w:tcBorders>
            <w:shd w:val="clear" w:color="auto" w:fill="auto"/>
            <w:tcMar>
              <w:top w:w="0" w:type="dxa"/>
              <w:left w:w="0" w:type="dxa"/>
              <w:bottom w:w="0" w:type="dxa"/>
              <w:right w:w="0" w:type="dxa"/>
            </w:tcMar>
            <w:vAlign w:val="center"/>
          </w:tcPr>
          <w:p w14:paraId="2106E942" w14:textId="77777777" w:rsidR="002319EE" w:rsidRDefault="002319EE" w:rsidP="00536E34">
            <w:pPr>
              <w:spacing w:before="40" w:after="40"/>
              <w:ind w:left="40" w:right="40"/>
              <w:jc w:val="right"/>
            </w:pPr>
            <w:r>
              <w:rPr>
                <w:rFonts w:ascii="Roboto" w:eastAsia="Roboto" w:hAnsi="Roboto" w:cs="Roboto"/>
                <w:color w:val="111111"/>
              </w:rPr>
              <w:t>Cooling</w:t>
            </w:r>
          </w:p>
        </w:tc>
        <w:tc>
          <w:tcPr>
            <w:tcW w:w="1280" w:type="dxa"/>
            <w:tcBorders>
              <w:top w:val="single" w:sz="8" w:space="0" w:color="000000"/>
            </w:tcBorders>
            <w:shd w:val="clear" w:color="auto" w:fill="EFEFEF"/>
            <w:tcMar>
              <w:top w:w="0" w:type="dxa"/>
              <w:left w:w="0" w:type="dxa"/>
              <w:bottom w:w="0" w:type="dxa"/>
              <w:right w:w="0" w:type="dxa"/>
            </w:tcMar>
            <w:vAlign w:val="center"/>
          </w:tcPr>
          <w:p w14:paraId="212F527C" w14:textId="77777777" w:rsidR="002319EE" w:rsidRDefault="002319EE" w:rsidP="00536E34">
            <w:pPr>
              <w:spacing w:before="40" w:after="40"/>
              <w:ind w:left="40" w:right="40"/>
              <w:jc w:val="right"/>
            </w:pPr>
            <w:r>
              <w:rPr>
                <w:rFonts w:ascii="Roboto" w:eastAsia="Roboto" w:hAnsi="Roboto" w:cs="Roboto"/>
                <w:color w:val="111111"/>
              </w:rPr>
              <w:t>trend.st1</w:t>
            </w:r>
          </w:p>
        </w:tc>
        <w:tc>
          <w:tcPr>
            <w:tcW w:w="1890" w:type="dxa"/>
            <w:tcBorders>
              <w:top w:val="single" w:sz="8" w:space="0" w:color="000000"/>
            </w:tcBorders>
            <w:shd w:val="clear" w:color="auto" w:fill="EFEFEF"/>
            <w:tcMar>
              <w:top w:w="0" w:type="dxa"/>
              <w:left w:w="0" w:type="dxa"/>
              <w:bottom w:w="0" w:type="dxa"/>
              <w:right w:w="0" w:type="dxa"/>
            </w:tcMar>
            <w:vAlign w:val="center"/>
          </w:tcPr>
          <w:p w14:paraId="2F7C19CB" w14:textId="77777777" w:rsidR="002319EE" w:rsidRDefault="002319EE" w:rsidP="00536E34">
            <w:pPr>
              <w:spacing w:before="40" w:after="40"/>
              <w:ind w:left="40" w:right="40"/>
              <w:jc w:val="right"/>
            </w:pPr>
            <w:r>
              <w:rPr>
                <w:rFonts w:ascii="Roboto" w:eastAsia="Roboto" w:hAnsi="Roboto" w:cs="Roboto"/>
                <w:color w:val="111111"/>
              </w:rPr>
              <w:t>-1.81 +- 0.02 ***</w:t>
            </w:r>
          </w:p>
        </w:tc>
        <w:tc>
          <w:tcPr>
            <w:tcW w:w="1890" w:type="dxa"/>
            <w:tcBorders>
              <w:top w:val="single" w:sz="8" w:space="0" w:color="000000"/>
            </w:tcBorders>
            <w:shd w:val="clear" w:color="auto" w:fill="EFEFEF"/>
            <w:tcMar>
              <w:top w:w="0" w:type="dxa"/>
              <w:left w:w="0" w:type="dxa"/>
              <w:bottom w:w="0" w:type="dxa"/>
              <w:right w:w="0" w:type="dxa"/>
            </w:tcMar>
            <w:vAlign w:val="center"/>
          </w:tcPr>
          <w:p w14:paraId="46F643CF" w14:textId="77777777" w:rsidR="002319EE" w:rsidRDefault="002319EE" w:rsidP="00536E34">
            <w:pPr>
              <w:spacing w:before="40" w:after="40"/>
              <w:ind w:left="40" w:right="40"/>
              <w:jc w:val="right"/>
            </w:pPr>
            <w:r>
              <w:rPr>
                <w:rFonts w:ascii="Roboto" w:eastAsia="Roboto" w:hAnsi="Roboto" w:cs="Roboto"/>
                <w:color w:val="111111"/>
              </w:rPr>
              <w:t>0.17 +- 0.04 ***</w:t>
            </w:r>
          </w:p>
        </w:tc>
      </w:tr>
      <w:tr w:rsidR="002319EE" w14:paraId="245B2BFB" w14:textId="77777777" w:rsidTr="002319EE">
        <w:trPr>
          <w:cantSplit/>
          <w:jc w:val="center"/>
        </w:trPr>
        <w:tc>
          <w:tcPr>
            <w:tcW w:w="1138" w:type="dxa"/>
            <w:vMerge/>
            <w:shd w:val="clear" w:color="auto" w:fill="auto"/>
            <w:tcMar>
              <w:top w:w="0" w:type="dxa"/>
              <w:left w:w="0" w:type="dxa"/>
              <w:bottom w:w="0" w:type="dxa"/>
              <w:right w:w="0" w:type="dxa"/>
            </w:tcMar>
            <w:vAlign w:val="center"/>
          </w:tcPr>
          <w:p w14:paraId="7E6EABE2"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76C4F2F6" w14:textId="77777777" w:rsidR="002319EE" w:rsidRDefault="002319EE" w:rsidP="00536E34">
            <w:pPr>
              <w:spacing w:before="40" w:after="40"/>
              <w:ind w:left="40" w:right="40"/>
              <w:jc w:val="right"/>
            </w:pPr>
            <w:r>
              <w:rPr>
                <w:rFonts w:ascii="Roboto" w:eastAsia="Roboto" w:hAnsi="Roboto" w:cs="Roboto"/>
                <w:color w:val="111111"/>
              </w:rPr>
              <w:t>trend.st2</w:t>
            </w:r>
          </w:p>
        </w:tc>
        <w:tc>
          <w:tcPr>
            <w:tcW w:w="1890" w:type="dxa"/>
            <w:shd w:val="clear" w:color="auto" w:fill="FFFFFF"/>
            <w:tcMar>
              <w:top w:w="0" w:type="dxa"/>
              <w:left w:w="0" w:type="dxa"/>
              <w:bottom w:w="0" w:type="dxa"/>
              <w:right w:w="0" w:type="dxa"/>
            </w:tcMar>
            <w:vAlign w:val="center"/>
          </w:tcPr>
          <w:p w14:paraId="7CA9BCED" w14:textId="77777777" w:rsidR="002319EE" w:rsidRDefault="002319EE" w:rsidP="00536E34">
            <w:pPr>
              <w:spacing w:before="40" w:after="40"/>
              <w:ind w:left="40" w:right="40"/>
              <w:jc w:val="right"/>
            </w:pPr>
            <w:r>
              <w:rPr>
                <w:rFonts w:ascii="Roboto" w:eastAsia="Roboto" w:hAnsi="Roboto" w:cs="Roboto"/>
                <w:color w:val="111111"/>
              </w:rPr>
              <w:t>-1.83 +- 0.02 ***</w:t>
            </w:r>
          </w:p>
        </w:tc>
        <w:tc>
          <w:tcPr>
            <w:tcW w:w="1890" w:type="dxa"/>
            <w:shd w:val="clear" w:color="auto" w:fill="FFFFFF"/>
            <w:tcMar>
              <w:top w:w="0" w:type="dxa"/>
              <w:left w:w="0" w:type="dxa"/>
              <w:bottom w:w="0" w:type="dxa"/>
              <w:right w:w="0" w:type="dxa"/>
            </w:tcMar>
            <w:vAlign w:val="center"/>
          </w:tcPr>
          <w:p w14:paraId="16C1D027" w14:textId="77777777" w:rsidR="002319EE" w:rsidRDefault="002319EE" w:rsidP="00536E34">
            <w:pPr>
              <w:spacing w:before="40" w:after="40"/>
              <w:ind w:left="40" w:right="40"/>
              <w:jc w:val="right"/>
            </w:pPr>
            <w:r>
              <w:rPr>
                <w:rFonts w:ascii="Roboto" w:eastAsia="Roboto" w:hAnsi="Roboto" w:cs="Roboto"/>
                <w:color w:val="111111"/>
              </w:rPr>
              <w:t>0.26 +- 0.07 ***</w:t>
            </w:r>
          </w:p>
        </w:tc>
      </w:tr>
      <w:tr w:rsidR="002319EE" w14:paraId="443CB25D" w14:textId="77777777" w:rsidTr="002319EE">
        <w:trPr>
          <w:cantSplit/>
          <w:jc w:val="center"/>
        </w:trPr>
        <w:tc>
          <w:tcPr>
            <w:tcW w:w="1138" w:type="dxa"/>
            <w:vMerge/>
            <w:shd w:val="clear" w:color="auto" w:fill="auto"/>
            <w:tcMar>
              <w:top w:w="0" w:type="dxa"/>
              <w:left w:w="0" w:type="dxa"/>
              <w:bottom w:w="0" w:type="dxa"/>
              <w:right w:w="0" w:type="dxa"/>
            </w:tcMar>
            <w:vAlign w:val="center"/>
          </w:tcPr>
          <w:p w14:paraId="58B2FE6B"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65D73E96" w14:textId="77777777" w:rsidR="002319EE" w:rsidRDefault="002319EE" w:rsidP="00536E34">
            <w:pPr>
              <w:spacing w:before="40" w:after="40"/>
              <w:ind w:left="40" w:right="40"/>
              <w:jc w:val="right"/>
            </w:pPr>
            <w:r>
              <w:rPr>
                <w:rFonts w:ascii="Roboto" w:eastAsia="Roboto" w:hAnsi="Roboto" w:cs="Roboto"/>
                <w:color w:val="111111"/>
              </w:rPr>
              <w:t>trend.st3</w:t>
            </w:r>
          </w:p>
        </w:tc>
        <w:tc>
          <w:tcPr>
            <w:tcW w:w="1890" w:type="dxa"/>
            <w:shd w:val="clear" w:color="auto" w:fill="EFEFEF"/>
            <w:tcMar>
              <w:top w:w="0" w:type="dxa"/>
              <w:left w:w="0" w:type="dxa"/>
              <w:bottom w:w="0" w:type="dxa"/>
              <w:right w:w="0" w:type="dxa"/>
            </w:tcMar>
            <w:vAlign w:val="center"/>
          </w:tcPr>
          <w:p w14:paraId="0D88FA07" w14:textId="77777777" w:rsidR="002319EE" w:rsidRDefault="002319EE" w:rsidP="00536E34">
            <w:pPr>
              <w:spacing w:before="40" w:after="40"/>
              <w:ind w:left="40" w:right="40"/>
              <w:jc w:val="right"/>
            </w:pPr>
            <w:r>
              <w:rPr>
                <w:rFonts w:ascii="Roboto" w:eastAsia="Roboto" w:hAnsi="Roboto" w:cs="Roboto"/>
                <w:color w:val="111111"/>
              </w:rPr>
              <w:t>-1.81 +- 0.02 ***</w:t>
            </w:r>
          </w:p>
        </w:tc>
        <w:tc>
          <w:tcPr>
            <w:tcW w:w="1890" w:type="dxa"/>
            <w:shd w:val="clear" w:color="auto" w:fill="EFEFEF"/>
            <w:tcMar>
              <w:top w:w="0" w:type="dxa"/>
              <w:left w:w="0" w:type="dxa"/>
              <w:bottom w:w="0" w:type="dxa"/>
              <w:right w:w="0" w:type="dxa"/>
            </w:tcMar>
            <w:vAlign w:val="center"/>
          </w:tcPr>
          <w:p w14:paraId="5AECA9D8" w14:textId="77777777" w:rsidR="002319EE" w:rsidRDefault="002319EE" w:rsidP="00536E34">
            <w:pPr>
              <w:spacing w:before="40" w:after="40"/>
              <w:ind w:left="40" w:right="40"/>
              <w:jc w:val="right"/>
            </w:pPr>
            <w:r>
              <w:rPr>
                <w:rFonts w:ascii="Roboto" w:eastAsia="Roboto" w:hAnsi="Roboto" w:cs="Roboto"/>
                <w:color w:val="111111"/>
              </w:rPr>
              <w:t>0.76 +- 0.11 ***</w:t>
            </w:r>
          </w:p>
        </w:tc>
      </w:tr>
      <w:tr w:rsidR="002319EE" w14:paraId="7FF10BD9" w14:textId="77777777" w:rsidTr="002319EE">
        <w:trPr>
          <w:cantSplit/>
          <w:jc w:val="center"/>
        </w:trPr>
        <w:tc>
          <w:tcPr>
            <w:tcW w:w="1138" w:type="dxa"/>
            <w:vMerge/>
            <w:shd w:val="clear" w:color="auto" w:fill="auto"/>
            <w:tcMar>
              <w:top w:w="0" w:type="dxa"/>
              <w:left w:w="0" w:type="dxa"/>
              <w:bottom w:w="0" w:type="dxa"/>
              <w:right w:w="0" w:type="dxa"/>
            </w:tcMar>
            <w:vAlign w:val="center"/>
          </w:tcPr>
          <w:p w14:paraId="67936D07"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1DCA9E2E" w14:textId="77777777" w:rsidR="002319EE" w:rsidRDefault="002319EE" w:rsidP="00536E34">
            <w:pPr>
              <w:spacing w:before="40" w:after="40"/>
              <w:ind w:left="40" w:right="40"/>
              <w:jc w:val="right"/>
            </w:pPr>
            <w:r>
              <w:rPr>
                <w:rFonts w:ascii="Roboto" w:eastAsia="Roboto" w:hAnsi="Roboto" w:cs="Roboto"/>
                <w:color w:val="111111"/>
              </w:rPr>
              <w:t>trend.st4</w:t>
            </w:r>
          </w:p>
        </w:tc>
        <w:tc>
          <w:tcPr>
            <w:tcW w:w="1890" w:type="dxa"/>
            <w:shd w:val="clear" w:color="auto" w:fill="FFFFFF"/>
            <w:tcMar>
              <w:top w:w="0" w:type="dxa"/>
              <w:left w:w="0" w:type="dxa"/>
              <w:bottom w:w="0" w:type="dxa"/>
              <w:right w:w="0" w:type="dxa"/>
            </w:tcMar>
            <w:vAlign w:val="center"/>
          </w:tcPr>
          <w:p w14:paraId="01230F20" w14:textId="77777777" w:rsidR="002319EE" w:rsidRDefault="002319EE" w:rsidP="00536E34">
            <w:pPr>
              <w:spacing w:before="40" w:after="40"/>
              <w:ind w:left="40" w:right="40"/>
              <w:jc w:val="right"/>
            </w:pPr>
            <w:r>
              <w:rPr>
                <w:rFonts w:ascii="Roboto" w:eastAsia="Roboto" w:hAnsi="Roboto" w:cs="Roboto"/>
                <w:color w:val="111111"/>
              </w:rPr>
              <w:t>-1.79 +- 0.02 ***</w:t>
            </w:r>
          </w:p>
        </w:tc>
        <w:tc>
          <w:tcPr>
            <w:tcW w:w="1890" w:type="dxa"/>
            <w:shd w:val="clear" w:color="auto" w:fill="FFFFFF"/>
            <w:tcMar>
              <w:top w:w="0" w:type="dxa"/>
              <w:left w:w="0" w:type="dxa"/>
              <w:bottom w:w="0" w:type="dxa"/>
              <w:right w:w="0" w:type="dxa"/>
            </w:tcMar>
            <w:vAlign w:val="center"/>
          </w:tcPr>
          <w:p w14:paraId="3907EBE2" w14:textId="77777777" w:rsidR="002319EE" w:rsidRDefault="002319EE" w:rsidP="00536E34">
            <w:pPr>
              <w:spacing w:before="40" w:after="40"/>
              <w:ind w:left="40" w:right="40"/>
              <w:jc w:val="right"/>
            </w:pPr>
            <w:r>
              <w:rPr>
                <w:rFonts w:ascii="Roboto" w:eastAsia="Roboto" w:hAnsi="Roboto" w:cs="Roboto"/>
                <w:color w:val="111111"/>
              </w:rPr>
              <w:t>1.31 +- 0.11 ***</w:t>
            </w:r>
          </w:p>
        </w:tc>
      </w:tr>
      <w:tr w:rsidR="002319EE" w14:paraId="438387A0" w14:textId="77777777" w:rsidTr="002319EE">
        <w:trPr>
          <w:cantSplit/>
          <w:jc w:val="center"/>
        </w:trPr>
        <w:tc>
          <w:tcPr>
            <w:tcW w:w="1138" w:type="dxa"/>
            <w:vMerge/>
            <w:shd w:val="clear" w:color="auto" w:fill="auto"/>
            <w:tcMar>
              <w:top w:w="0" w:type="dxa"/>
              <w:left w:w="0" w:type="dxa"/>
              <w:bottom w:w="0" w:type="dxa"/>
              <w:right w:w="0" w:type="dxa"/>
            </w:tcMar>
            <w:vAlign w:val="center"/>
          </w:tcPr>
          <w:p w14:paraId="5D608BD3"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5BE11191" w14:textId="77777777" w:rsidR="002319EE" w:rsidRDefault="002319EE" w:rsidP="00536E34">
            <w:pPr>
              <w:spacing w:before="40" w:after="40"/>
              <w:ind w:left="40" w:right="40"/>
              <w:jc w:val="right"/>
            </w:pPr>
            <w:r>
              <w:rPr>
                <w:rFonts w:ascii="Roboto" w:eastAsia="Roboto" w:hAnsi="Roboto" w:cs="Roboto"/>
                <w:color w:val="111111"/>
              </w:rPr>
              <w:t>trend.st5</w:t>
            </w:r>
          </w:p>
        </w:tc>
        <w:tc>
          <w:tcPr>
            <w:tcW w:w="1890" w:type="dxa"/>
            <w:shd w:val="clear" w:color="auto" w:fill="EFEFEF"/>
            <w:tcMar>
              <w:top w:w="0" w:type="dxa"/>
              <w:left w:w="0" w:type="dxa"/>
              <w:bottom w:w="0" w:type="dxa"/>
              <w:right w:w="0" w:type="dxa"/>
            </w:tcMar>
            <w:vAlign w:val="center"/>
          </w:tcPr>
          <w:p w14:paraId="646BC170" w14:textId="77777777" w:rsidR="002319EE" w:rsidRDefault="002319EE" w:rsidP="00536E34">
            <w:pPr>
              <w:spacing w:before="40" w:after="40"/>
              <w:ind w:left="40" w:right="40"/>
              <w:jc w:val="right"/>
            </w:pPr>
            <w:r>
              <w:rPr>
                <w:rFonts w:ascii="Roboto" w:eastAsia="Roboto" w:hAnsi="Roboto" w:cs="Roboto"/>
                <w:color w:val="111111"/>
              </w:rPr>
              <w:t>-1.81 +- 0.02 ***</w:t>
            </w:r>
          </w:p>
        </w:tc>
        <w:tc>
          <w:tcPr>
            <w:tcW w:w="1890" w:type="dxa"/>
            <w:shd w:val="clear" w:color="auto" w:fill="EFEFEF"/>
            <w:tcMar>
              <w:top w:w="0" w:type="dxa"/>
              <w:left w:w="0" w:type="dxa"/>
              <w:bottom w:w="0" w:type="dxa"/>
              <w:right w:w="0" w:type="dxa"/>
            </w:tcMar>
            <w:vAlign w:val="center"/>
          </w:tcPr>
          <w:p w14:paraId="14E8D6C2" w14:textId="77777777" w:rsidR="002319EE" w:rsidRDefault="002319EE" w:rsidP="00536E34">
            <w:pPr>
              <w:spacing w:before="40" w:after="40"/>
              <w:ind w:left="40" w:right="40"/>
              <w:jc w:val="right"/>
            </w:pPr>
            <w:r>
              <w:rPr>
                <w:rFonts w:ascii="Roboto" w:eastAsia="Roboto" w:hAnsi="Roboto" w:cs="Roboto"/>
                <w:color w:val="111111"/>
              </w:rPr>
              <w:t>1.27 +- 0.11 ***</w:t>
            </w:r>
          </w:p>
        </w:tc>
      </w:tr>
      <w:tr w:rsidR="002319EE" w14:paraId="726F1C4F" w14:textId="77777777" w:rsidTr="002319EE">
        <w:trPr>
          <w:cantSplit/>
          <w:jc w:val="center"/>
        </w:trPr>
        <w:tc>
          <w:tcPr>
            <w:tcW w:w="1138" w:type="dxa"/>
            <w:vMerge/>
            <w:shd w:val="clear" w:color="auto" w:fill="auto"/>
            <w:tcMar>
              <w:top w:w="0" w:type="dxa"/>
              <w:left w:w="0" w:type="dxa"/>
              <w:bottom w:w="0" w:type="dxa"/>
              <w:right w:w="0" w:type="dxa"/>
            </w:tcMar>
            <w:vAlign w:val="center"/>
          </w:tcPr>
          <w:p w14:paraId="27F6D2FA"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43089018" w14:textId="77777777" w:rsidR="002319EE" w:rsidRDefault="002319EE" w:rsidP="00536E34">
            <w:pPr>
              <w:spacing w:before="40" w:after="40"/>
              <w:ind w:left="40" w:right="40"/>
              <w:jc w:val="right"/>
            </w:pPr>
            <w:r>
              <w:rPr>
                <w:rFonts w:ascii="Roboto" w:eastAsia="Roboto" w:hAnsi="Roboto" w:cs="Roboto"/>
                <w:color w:val="111111"/>
              </w:rPr>
              <w:t>trend.st6</w:t>
            </w:r>
          </w:p>
        </w:tc>
        <w:tc>
          <w:tcPr>
            <w:tcW w:w="1890" w:type="dxa"/>
            <w:shd w:val="clear" w:color="auto" w:fill="FFFFFF"/>
            <w:tcMar>
              <w:top w:w="0" w:type="dxa"/>
              <w:left w:w="0" w:type="dxa"/>
              <w:bottom w:w="0" w:type="dxa"/>
              <w:right w:w="0" w:type="dxa"/>
            </w:tcMar>
            <w:vAlign w:val="center"/>
          </w:tcPr>
          <w:p w14:paraId="3A8CC94D" w14:textId="77777777" w:rsidR="002319EE" w:rsidRDefault="002319EE" w:rsidP="00536E34">
            <w:pPr>
              <w:spacing w:before="40" w:after="40"/>
              <w:ind w:left="40" w:right="40"/>
              <w:jc w:val="right"/>
            </w:pPr>
            <w:r>
              <w:rPr>
                <w:rFonts w:ascii="Roboto" w:eastAsia="Roboto" w:hAnsi="Roboto" w:cs="Roboto"/>
                <w:color w:val="111111"/>
              </w:rPr>
              <w:t>-1.82 +- 0.02 ***</w:t>
            </w:r>
          </w:p>
        </w:tc>
        <w:tc>
          <w:tcPr>
            <w:tcW w:w="1890" w:type="dxa"/>
            <w:shd w:val="clear" w:color="auto" w:fill="FFFFFF"/>
            <w:tcMar>
              <w:top w:w="0" w:type="dxa"/>
              <w:left w:w="0" w:type="dxa"/>
              <w:bottom w:w="0" w:type="dxa"/>
              <w:right w:w="0" w:type="dxa"/>
            </w:tcMar>
            <w:vAlign w:val="center"/>
          </w:tcPr>
          <w:p w14:paraId="46136DFB" w14:textId="77777777" w:rsidR="002319EE" w:rsidRDefault="002319EE" w:rsidP="00536E34">
            <w:pPr>
              <w:spacing w:before="40" w:after="40"/>
              <w:ind w:left="40" w:right="40"/>
              <w:jc w:val="right"/>
            </w:pPr>
            <w:r>
              <w:rPr>
                <w:rFonts w:ascii="Roboto" w:eastAsia="Roboto" w:hAnsi="Roboto" w:cs="Roboto"/>
                <w:color w:val="111111"/>
              </w:rPr>
              <w:t>1.32 +- 0.11 ***</w:t>
            </w:r>
          </w:p>
        </w:tc>
      </w:tr>
      <w:tr w:rsidR="002319EE" w14:paraId="3021AFB3" w14:textId="77777777" w:rsidTr="002319EE">
        <w:trPr>
          <w:cantSplit/>
          <w:jc w:val="center"/>
        </w:trPr>
        <w:tc>
          <w:tcPr>
            <w:tcW w:w="1138" w:type="dxa"/>
            <w:vMerge/>
            <w:shd w:val="clear" w:color="auto" w:fill="auto"/>
            <w:tcMar>
              <w:top w:w="0" w:type="dxa"/>
              <w:left w:w="0" w:type="dxa"/>
              <w:bottom w:w="0" w:type="dxa"/>
              <w:right w:w="0" w:type="dxa"/>
            </w:tcMar>
            <w:vAlign w:val="center"/>
          </w:tcPr>
          <w:p w14:paraId="2B9DF2A5"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657265CD" w14:textId="77777777" w:rsidR="002319EE" w:rsidRDefault="002319EE" w:rsidP="00536E34">
            <w:pPr>
              <w:spacing w:before="40" w:after="40"/>
              <w:ind w:left="40" w:right="40"/>
              <w:jc w:val="right"/>
            </w:pPr>
            <w:r>
              <w:rPr>
                <w:rFonts w:ascii="Roboto" w:eastAsia="Roboto" w:hAnsi="Roboto" w:cs="Roboto"/>
                <w:color w:val="111111"/>
              </w:rPr>
              <w:t>trend.st7</w:t>
            </w:r>
          </w:p>
        </w:tc>
        <w:tc>
          <w:tcPr>
            <w:tcW w:w="1890" w:type="dxa"/>
            <w:shd w:val="clear" w:color="auto" w:fill="EFEFEF"/>
            <w:tcMar>
              <w:top w:w="0" w:type="dxa"/>
              <w:left w:w="0" w:type="dxa"/>
              <w:bottom w:w="0" w:type="dxa"/>
              <w:right w:w="0" w:type="dxa"/>
            </w:tcMar>
            <w:vAlign w:val="center"/>
          </w:tcPr>
          <w:p w14:paraId="70B85CB6" w14:textId="77777777" w:rsidR="002319EE" w:rsidRDefault="002319EE" w:rsidP="00536E34">
            <w:pPr>
              <w:spacing w:before="40" w:after="40"/>
              <w:ind w:left="40" w:right="40"/>
              <w:jc w:val="right"/>
            </w:pPr>
            <w:r>
              <w:rPr>
                <w:rFonts w:ascii="Roboto" w:eastAsia="Roboto" w:hAnsi="Roboto" w:cs="Roboto"/>
                <w:color w:val="111111"/>
              </w:rPr>
              <w:t>-1.85 +- 0.02 ***</w:t>
            </w:r>
          </w:p>
        </w:tc>
        <w:tc>
          <w:tcPr>
            <w:tcW w:w="1890" w:type="dxa"/>
            <w:shd w:val="clear" w:color="auto" w:fill="EFEFEF"/>
            <w:tcMar>
              <w:top w:w="0" w:type="dxa"/>
              <w:left w:w="0" w:type="dxa"/>
              <w:bottom w:w="0" w:type="dxa"/>
              <w:right w:w="0" w:type="dxa"/>
            </w:tcMar>
            <w:vAlign w:val="center"/>
          </w:tcPr>
          <w:p w14:paraId="6BC999E4" w14:textId="77777777" w:rsidR="002319EE" w:rsidRDefault="002319EE" w:rsidP="00536E34">
            <w:pPr>
              <w:spacing w:before="40" w:after="40"/>
              <w:ind w:left="40" w:right="40"/>
              <w:jc w:val="right"/>
            </w:pPr>
            <w:r>
              <w:rPr>
                <w:rFonts w:ascii="Roboto" w:eastAsia="Roboto" w:hAnsi="Roboto" w:cs="Roboto"/>
                <w:color w:val="111111"/>
              </w:rPr>
              <w:t>1.27 +- 0.12 ***</w:t>
            </w:r>
          </w:p>
        </w:tc>
      </w:tr>
      <w:tr w:rsidR="002319EE" w14:paraId="229C7A2E" w14:textId="77777777" w:rsidTr="002319EE">
        <w:trPr>
          <w:cantSplit/>
          <w:jc w:val="center"/>
        </w:trPr>
        <w:tc>
          <w:tcPr>
            <w:tcW w:w="1138" w:type="dxa"/>
            <w:vMerge/>
            <w:shd w:val="clear" w:color="auto" w:fill="auto"/>
            <w:tcMar>
              <w:top w:w="0" w:type="dxa"/>
              <w:left w:w="0" w:type="dxa"/>
              <w:bottom w:w="0" w:type="dxa"/>
              <w:right w:w="0" w:type="dxa"/>
            </w:tcMar>
            <w:vAlign w:val="center"/>
          </w:tcPr>
          <w:p w14:paraId="175E20D9"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111EEEDD" w14:textId="77777777" w:rsidR="002319EE" w:rsidRDefault="002319EE" w:rsidP="00536E34">
            <w:pPr>
              <w:spacing w:before="40" w:after="40"/>
              <w:ind w:left="40" w:right="40"/>
              <w:jc w:val="right"/>
            </w:pPr>
            <w:r>
              <w:rPr>
                <w:rFonts w:ascii="Roboto" w:eastAsia="Roboto" w:hAnsi="Roboto" w:cs="Roboto"/>
                <w:color w:val="111111"/>
              </w:rPr>
              <w:t>trend.st8</w:t>
            </w:r>
          </w:p>
        </w:tc>
        <w:tc>
          <w:tcPr>
            <w:tcW w:w="1890" w:type="dxa"/>
            <w:shd w:val="clear" w:color="auto" w:fill="FFFFFF"/>
            <w:tcMar>
              <w:top w:w="0" w:type="dxa"/>
              <w:left w:w="0" w:type="dxa"/>
              <w:bottom w:w="0" w:type="dxa"/>
              <w:right w:w="0" w:type="dxa"/>
            </w:tcMar>
            <w:vAlign w:val="center"/>
          </w:tcPr>
          <w:p w14:paraId="6ABE5971" w14:textId="77777777" w:rsidR="002319EE" w:rsidRDefault="002319EE" w:rsidP="00536E34">
            <w:pPr>
              <w:spacing w:before="40" w:after="40"/>
              <w:ind w:left="40" w:right="40"/>
              <w:jc w:val="right"/>
            </w:pPr>
            <w:r>
              <w:rPr>
                <w:rFonts w:ascii="Roboto" w:eastAsia="Roboto" w:hAnsi="Roboto" w:cs="Roboto"/>
                <w:color w:val="111111"/>
              </w:rPr>
              <w:t>-1.87 +- 0.02 ***</w:t>
            </w:r>
          </w:p>
        </w:tc>
        <w:tc>
          <w:tcPr>
            <w:tcW w:w="1890" w:type="dxa"/>
            <w:shd w:val="clear" w:color="auto" w:fill="FFFFFF"/>
            <w:tcMar>
              <w:top w:w="0" w:type="dxa"/>
              <w:left w:w="0" w:type="dxa"/>
              <w:bottom w:w="0" w:type="dxa"/>
              <w:right w:w="0" w:type="dxa"/>
            </w:tcMar>
            <w:vAlign w:val="center"/>
          </w:tcPr>
          <w:p w14:paraId="237A36FE" w14:textId="77777777" w:rsidR="002319EE" w:rsidRDefault="002319EE" w:rsidP="00536E34">
            <w:pPr>
              <w:spacing w:before="40" w:after="40"/>
              <w:ind w:left="40" w:right="40"/>
              <w:jc w:val="right"/>
            </w:pPr>
            <w:r>
              <w:rPr>
                <w:rFonts w:ascii="Roboto" w:eastAsia="Roboto" w:hAnsi="Roboto" w:cs="Roboto"/>
                <w:color w:val="111111"/>
              </w:rPr>
              <w:t>1.26 +- 0.12 ***</w:t>
            </w:r>
          </w:p>
        </w:tc>
      </w:tr>
      <w:tr w:rsidR="002319EE" w14:paraId="22A4A755" w14:textId="77777777" w:rsidTr="002319EE">
        <w:trPr>
          <w:cantSplit/>
          <w:jc w:val="center"/>
        </w:trPr>
        <w:tc>
          <w:tcPr>
            <w:tcW w:w="1138" w:type="dxa"/>
            <w:vMerge/>
            <w:shd w:val="clear" w:color="auto" w:fill="auto"/>
            <w:tcMar>
              <w:top w:w="0" w:type="dxa"/>
              <w:left w:w="0" w:type="dxa"/>
              <w:bottom w:w="0" w:type="dxa"/>
              <w:right w:w="0" w:type="dxa"/>
            </w:tcMar>
            <w:vAlign w:val="center"/>
          </w:tcPr>
          <w:p w14:paraId="6807EA42" w14:textId="77777777" w:rsidR="002319EE" w:rsidRDefault="002319EE" w:rsidP="00536E34">
            <w:pPr>
              <w:spacing w:before="40" w:after="40"/>
              <w:ind w:left="40" w:right="40"/>
              <w:jc w:val="right"/>
            </w:pPr>
          </w:p>
        </w:tc>
        <w:tc>
          <w:tcPr>
            <w:tcW w:w="1280" w:type="dxa"/>
            <w:shd w:val="clear" w:color="auto" w:fill="EFEFEF"/>
            <w:tcMar>
              <w:top w:w="0" w:type="dxa"/>
              <w:left w:w="0" w:type="dxa"/>
              <w:bottom w:w="0" w:type="dxa"/>
              <w:right w:w="0" w:type="dxa"/>
            </w:tcMar>
            <w:vAlign w:val="center"/>
          </w:tcPr>
          <w:p w14:paraId="12B2E4FC" w14:textId="77777777" w:rsidR="002319EE" w:rsidRDefault="002319EE" w:rsidP="00536E34">
            <w:pPr>
              <w:spacing w:before="40" w:after="40"/>
              <w:ind w:left="40" w:right="40"/>
              <w:jc w:val="right"/>
            </w:pPr>
            <w:r>
              <w:rPr>
                <w:rFonts w:ascii="Roboto" w:eastAsia="Roboto" w:hAnsi="Roboto" w:cs="Roboto"/>
                <w:color w:val="111111"/>
              </w:rPr>
              <w:t>trend.st9</w:t>
            </w:r>
          </w:p>
        </w:tc>
        <w:tc>
          <w:tcPr>
            <w:tcW w:w="1890" w:type="dxa"/>
            <w:shd w:val="clear" w:color="auto" w:fill="EFEFEF"/>
            <w:tcMar>
              <w:top w:w="0" w:type="dxa"/>
              <w:left w:w="0" w:type="dxa"/>
              <w:bottom w:w="0" w:type="dxa"/>
              <w:right w:w="0" w:type="dxa"/>
            </w:tcMar>
            <w:vAlign w:val="center"/>
          </w:tcPr>
          <w:p w14:paraId="74074673" w14:textId="77777777" w:rsidR="002319EE" w:rsidRDefault="002319EE" w:rsidP="00536E34">
            <w:pPr>
              <w:spacing w:before="40" w:after="40"/>
              <w:ind w:left="40" w:right="40"/>
              <w:jc w:val="right"/>
            </w:pPr>
            <w:r>
              <w:rPr>
                <w:rFonts w:ascii="Roboto" w:eastAsia="Roboto" w:hAnsi="Roboto" w:cs="Roboto"/>
                <w:color w:val="111111"/>
              </w:rPr>
              <w:t>-1.88 +- 0.02 ***</w:t>
            </w:r>
          </w:p>
        </w:tc>
        <w:tc>
          <w:tcPr>
            <w:tcW w:w="1890" w:type="dxa"/>
            <w:shd w:val="clear" w:color="auto" w:fill="EFEFEF"/>
            <w:tcMar>
              <w:top w:w="0" w:type="dxa"/>
              <w:left w:w="0" w:type="dxa"/>
              <w:bottom w:w="0" w:type="dxa"/>
              <w:right w:w="0" w:type="dxa"/>
            </w:tcMar>
            <w:vAlign w:val="center"/>
          </w:tcPr>
          <w:p w14:paraId="56269EBD" w14:textId="77777777" w:rsidR="002319EE" w:rsidRDefault="002319EE" w:rsidP="00536E34">
            <w:pPr>
              <w:spacing w:before="40" w:after="40"/>
              <w:ind w:left="40" w:right="40"/>
              <w:jc w:val="right"/>
            </w:pPr>
            <w:r>
              <w:rPr>
                <w:rFonts w:ascii="Roboto" w:eastAsia="Roboto" w:hAnsi="Roboto" w:cs="Roboto"/>
                <w:color w:val="111111"/>
              </w:rPr>
              <w:t>1.31 +- 0.13 ***</w:t>
            </w:r>
          </w:p>
        </w:tc>
      </w:tr>
      <w:tr w:rsidR="002319EE" w14:paraId="7D5A3D7E" w14:textId="77777777" w:rsidTr="002319EE">
        <w:trPr>
          <w:cantSplit/>
          <w:jc w:val="center"/>
        </w:trPr>
        <w:tc>
          <w:tcPr>
            <w:tcW w:w="1138" w:type="dxa"/>
            <w:vMerge/>
            <w:shd w:val="clear" w:color="auto" w:fill="auto"/>
            <w:tcMar>
              <w:top w:w="0" w:type="dxa"/>
              <w:left w:w="0" w:type="dxa"/>
              <w:bottom w:w="0" w:type="dxa"/>
              <w:right w:w="0" w:type="dxa"/>
            </w:tcMar>
            <w:vAlign w:val="center"/>
          </w:tcPr>
          <w:p w14:paraId="21B42639" w14:textId="77777777" w:rsidR="002319EE" w:rsidRDefault="002319EE" w:rsidP="00536E34">
            <w:pPr>
              <w:spacing w:before="40" w:after="40"/>
              <w:ind w:left="40" w:right="40"/>
              <w:jc w:val="right"/>
            </w:pPr>
          </w:p>
        </w:tc>
        <w:tc>
          <w:tcPr>
            <w:tcW w:w="1280" w:type="dxa"/>
            <w:shd w:val="clear" w:color="auto" w:fill="FFFFFF"/>
            <w:tcMar>
              <w:top w:w="0" w:type="dxa"/>
              <w:left w:w="0" w:type="dxa"/>
              <w:bottom w:w="0" w:type="dxa"/>
              <w:right w:w="0" w:type="dxa"/>
            </w:tcMar>
            <w:vAlign w:val="center"/>
          </w:tcPr>
          <w:p w14:paraId="172B10FB" w14:textId="77777777" w:rsidR="002319EE" w:rsidRDefault="002319EE" w:rsidP="00536E34">
            <w:pPr>
              <w:spacing w:before="40" w:after="40"/>
              <w:ind w:left="40" w:right="40"/>
              <w:jc w:val="right"/>
            </w:pPr>
            <w:r>
              <w:rPr>
                <w:rFonts w:ascii="Roboto" w:eastAsia="Roboto" w:hAnsi="Roboto" w:cs="Roboto"/>
                <w:color w:val="111111"/>
              </w:rPr>
              <w:t>trend.st10</w:t>
            </w:r>
          </w:p>
        </w:tc>
        <w:tc>
          <w:tcPr>
            <w:tcW w:w="1890" w:type="dxa"/>
            <w:shd w:val="clear" w:color="auto" w:fill="FFFFFF"/>
            <w:tcMar>
              <w:top w:w="0" w:type="dxa"/>
              <w:left w:w="0" w:type="dxa"/>
              <w:bottom w:w="0" w:type="dxa"/>
              <w:right w:w="0" w:type="dxa"/>
            </w:tcMar>
            <w:vAlign w:val="center"/>
          </w:tcPr>
          <w:p w14:paraId="6A373078" w14:textId="77777777" w:rsidR="002319EE" w:rsidRDefault="002319EE" w:rsidP="00536E34">
            <w:pPr>
              <w:spacing w:before="40" w:after="40"/>
              <w:ind w:left="40" w:right="40"/>
              <w:jc w:val="right"/>
            </w:pPr>
            <w:r>
              <w:rPr>
                <w:rFonts w:ascii="Roboto" w:eastAsia="Roboto" w:hAnsi="Roboto" w:cs="Roboto"/>
                <w:color w:val="111111"/>
              </w:rPr>
              <w:t>-1.89 +- 0.02 ***</w:t>
            </w:r>
          </w:p>
        </w:tc>
        <w:tc>
          <w:tcPr>
            <w:tcW w:w="1890" w:type="dxa"/>
            <w:shd w:val="clear" w:color="auto" w:fill="FFFFFF"/>
            <w:tcMar>
              <w:top w:w="0" w:type="dxa"/>
              <w:left w:w="0" w:type="dxa"/>
              <w:bottom w:w="0" w:type="dxa"/>
              <w:right w:w="0" w:type="dxa"/>
            </w:tcMar>
            <w:vAlign w:val="center"/>
          </w:tcPr>
          <w:p w14:paraId="624B49C7" w14:textId="77777777" w:rsidR="002319EE" w:rsidRDefault="002319EE" w:rsidP="00536E34">
            <w:pPr>
              <w:spacing w:before="40" w:after="40"/>
              <w:ind w:left="40" w:right="40"/>
              <w:jc w:val="right"/>
            </w:pPr>
            <w:r>
              <w:rPr>
                <w:rFonts w:ascii="Roboto" w:eastAsia="Roboto" w:hAnsi="Roboto" w:cs="Roboto"/>
                <w:color w:val="111111"/>
              </w:rPr>
              <w:t>1.34 +- 0.14 ***</w:t>
            </w:r>
          </w:p>
        </w:tc>
      </w:tr>
    </w:tbl>
    <w:p w14:paraId="651F1EC4" w14:textId="0CC721F4" w:rsidR="002319EE" w:rsidRDefault="002319EE" w:rsidP="00C02B7B"/>
    <w:p w14:paraId="4E6E5798" w14:textId="7A2346C5" w:rsidR="00536E34" w:rsidRDefault="00536E34">
      <w:r>
        <w:br w:type="page"/>
      </w:r>
    </w:p>
    <w:p w14:paraId="64293F82" w14:textId="0808AC50" w:rsidR="00536E34" w:rsidRDefault="00536E34" w:rsidP="00536E34">
      <w:pPr>
        <w:pStyle w:val="Beschriftung"/>
        <w:keepNext/>
      </w:pPr>
      <w:r>
        <w:lastRenderedPageBreak/>
        <w:t xml:space="preserve">Table S </w:t>
      </w:r>
      <w:r>
        <w:fldChar w:fldCharType="begin"/>
      </w:r>
      <w:r>
        <w:instrText xml:space="preserve"> SEQ Table_S \* ARABIC </w:instrText>
      </w:r>
      <w:r>
        <w:fldChar w:fldCharType="separate"/>
      </w:r>
      <w:r w:rsidR="006361CE">
        <w:rPr>
          <w:noProof/>
        </w:rPr>
        <w:t>4</w:t>
      </w:r>
      <w:r>
        <w:fldChar w:fldCharType="end"/>
      </w:r>
      <w:r>
        <w:t xml:space="preserve"> | Continuation of </w:t>
      </w:r>
      <w:r>
        <w:fldChar w:fldCharType="begin"/>
      </w:r>
      <w:r>
        <w:instrText xml:space="preserve"> REF _Ref39831536 \h </w:instrText>
      </w:r>
      <w:r>
        <w:fldChar w:fldCharType="separate"/>
      </w:r>
      <w:r>
        <w:t xml:space="preserve">Table S </w:t>
      </w:r>
      <w:r>
        <w:rPr>
          <w:noProof/>
        </w:rPr>
        <w:t>3</w:t>
      </w:r>
      <w:r>
        <w:fldChar w:fldCharType="end"/>
      </w:r>
      <w:r>
        <w:t xml:space="preserve">, showing values for </w:t>
      </w:r>
      <w:proofErr w:type="spellStart"/>
      <w:r>
        <w:t>Akaikes</w:t>
      </w:r>
      <w:proofErr w:type="spellEnd"/>
      <w:r>
        <w:t xml:space="preserve"> information criterion (AIC), </w:t>
      </w:r>
      <w:proofErr w:type="spellStart"/>
      <w:r>
        <w:t>Bayesiane</w:t>
      </w:r>
      <w:proofErr w:type="spellEnd"/>
      <w:r>
        <w:t xml:space="preserve"> information criterion (BIC), and their respective delta values. The model with the lowest </w:t>
      </w:r>
      <w:proofErr w:type="spellStart"/>
      <w:r>
        <w:t>Aic</w:t>
      </w:r>
      <w:proofErr w:type="spellEnd"/>
      <w:r>
        <w:t xml:space="preserve"> value (</w:t>
      </w:r>
      <w:r>
        <w:rPr>
          <w:rFonts w:cstheme="minorHAnsi"/>
        </w:rPr>
        <w:t>∆</w:t>
      </w:r>
      <w:proofErr w:type="spellStart"/>
      <w:r>
        <w:t>Aic</w:t>
      </w:r>
      <w:proofErr w:type="spellEnd"/>
      <w:r>
        <w:t xml:space="preserve"> == 0.0) was selected for further analysis and selection was consistent with BIC values. </w:t>
      </w:r>
    </w:p>
    <w:tbl>
      <w:tblPr>
        <w:tblW w:w="0" w:type="auto"/>
        <w:jc w:val="center"/>
        <w:tblLayout w:type="fixed"/>
        <w:tblLook w:val="04A0" w:firstRow="1" w:lastRow="0" w:firstColumn="1" w:lastColumn="0" w:noHBand="0" w:noVBand="1"/>
      </w:tblPr>
      <w:tblGrid>
        <w:gridCol w:w="1138"/>
        <w:gridCol w:w="1280"/>
        <w:gridCol w:w="1082"/>
        <w:gridCol w:w="1082"/>
        <w:gridCol w:w="827"/>
        <w:gridCol w:w="827"/>
      </w:tblGrid>
      <w:tr w:rsidR="00536E34" w14:paraId="2C4D97AD" w14:textId="77777777" w:rsidTr="00536E34">
        <w:trPr>
          <w:cantSplit/>
          <w:tblHeader/>
          <w:jc w:val="center"/>
        </w:trPr>
        <w:tc>
          <w:tcPr>
            <w:tcW w:w="1138" w:type="dxa"/>
            <w:shd w:val="clear" w:color="auto" w:fill="CFCFCF"/>
            <w:tcMar>
              <w:top w:w="0" w:type="dxa"/>
              <w:left w:w="0" w:type="dxa"/>
              <w:bottom w:w="0" w:type="dxa"/>
              <w:right w:w="0" w:type="dxa"/>
            </w:tcMar>
            <w:vAlign w:val="center"/>
          </w:tcPr>
          <w:p w14:paraId="5B645C7C" w14:textId="77777777" w:rsidR="00536E34" w:rsidRDefault="00536E34" w:rsidP="00536E34">
            <w:pPr>
              <w:spacing w:before="40" w:after="40"/>
              <w:ind w:left="40" w:right="40"/>
            </w:pPr>
            <w:r>
              <w:rPr>
                <w:rFonts w:ascii="Roboto" w:eastAsia="Roboto" w:hAnsi="Roboto" w:cs="Roboto"/>
                <w:b/>
                <w:color w:val="111111"/>
              </w:rPr>
              <w:t>Type</w:t>
            </w:r>
          </w:p>
        </w:tc>
        <w:tc>
          <w:tcPr>
            <w:tcW w:w="1280" w:type="dxa"/>
            <w:shd w:val="clear" w:color="auto" w:fill="CFCFCF"/>
            <w:tcMar>
              <w:top w:w="0" w:type="dxa"/>
              <w:left w:w="0" w:type="dxa"/>
              <w:bottom w:w="0" w:type="dxa"/>
              <w:right w:w="0" w:type="dxa"/>
            </w:tcMar>
            <w:vAlign w:val="center"/>
          </w:tcPr>
          <w:p w14:paraId="343CFA82" w14:textId="77777777" w:rsidR="00536E34" w:rsidRDefault="00536E34" w:rsidP="00536E34">
            <w:pPr>
              <w:spacing w:before="40" w:after="40"/>
              <w:ind w:left="40" w:right="40"/>
            </w:pPr>
            <w:r>
              <w:rPr>
                <w:rFonts w:ascii="Roboto" w:eastAsia="Roboto" w:hAnsi="Roboto" w:cs="Roboto"/>
                <w:b/>
                <w:color w:val="111111"/>
              </w:rPr>
              <w:t>Model</w:t>
            </w:r>
          </w:p>
        </w:tc>
        <w:tc>
          <w:tcPr>
            <w:tcW w:w="1082" w:type="dxa"/>
            <w:shd w:val="clear" w:color="auto" w:fill="CFCFCF"/>
            <w:tcMar>
              <w:top w:w="0" w:type="dxa"/>
              <w:left w:w="0" w:type="dxa"/>
              <w:bottom w:w="0" w:type="dxa"/>
              <w:right w:w="0" w:type="dxa"/>
            </w:tcMar>
            <w:vAlign w:val="center"/>
          </w:tcPr>
          <w:p w14:paraId="22631190" w14:textId="77777777" w:rsidR="00536E34" w:rsidRDefault="00536E34" w:rsidP="00536E34">
            <w:pPr>
              <w:spacing w:before="40" w:after="40"/>
              <w:ind w:left="40" w:right="40"/>
              <w:jc w:val="right"/>
            </w:pPr>
            <w:r>
              <w:rPr>
                <w:rFonts w:ascii="Roboto" w:eastAsia="Roboto" w:hAnsi="Roboto" w:cs="Roboto"/>
                <w:b/>
                <w:color w:val="111111"/>
              </w:rPr>
              <w:t>AIC</w:t>
            </w:r>
          </w:p>
        </w:tc>
        <w:tc>
          <w:tcPr>
            <w:tcW w:w="1082" w:type="dxa"/>
            <w:shd w:val="clear" w:color="auto" w:fill="CFCFCF"/>
            <w:tcMar>
              <w:top w:w="0" w:type="dxa"/>
              <w:left w:w="0" w:type="dxa"/>
              <w:bottom w:w="0" w:type="dxa"/>
              <w:right w:w="0" w:type="dxa"/>
            </w:tcMar>
            <w:vAlign w:val="center"/>
          </w:tcPr>
          <w:p w14:paraId="4DA58DF7" w14:textId="77777777" w:rsidR="00536E34" w:rsidRDefault="00536E34" w:rsidP="00536E34">
            <w:pPr>
              <w:spacing w:before="40" w:after="40"/>
              <w:ind w:left="40" w:right="40"/>
              <w:jc w:val="right"/>
            </w:pPr>
            <w:r>
              <w:rPr>
                <w:rFonts w:ascii="Roboto" w:eastAsia="Roboto" w:hAnsi="Roboto" w:cs="Roboto"/>
                <w:b/>
                <w:color w:val="111111"/>
              </w:rPr>
              <w:t>BIC</w:t>
            </w:r>
          </w:p>
        </w:tc>
        <w:tc>
          <w:tcPr>
            <w:tcW w:w="827" w:type="dxa"/>
            <w:shd w:val="clear" w:color="auto" w:fill="CFCFCF"/>
            <w:tcMar>
              <w:top w:w="0" w:type="dxa"/>
              <w:left w:w="0" w:type="dxa"/>
              <w:bottom w:w="0" w:type="dxa"/>
              <w:right w:w="0" w:type="dxa"/>
            </w:tcMar>
            <w:vAlign w:val="center"/>
          </w:tcPr>
          <w:p w14:paraId="63440F99" w14:textId="77777777" w:rsidR="00536E34" w:rsidRDefault="00536E34" w:rsidP="00536E34">
            <w:pPr>
              <w:spacing w:before="40" w:after="40"/>
              <w:ind w:left="40" w:right="40"/>
              <w:jc w:val="right"/>
            </w:pPr>
            <w:r>
              <w:rPr>
                <w:rFonts w:ascii="Roboto" w:eastAsia="Roboto" w:hAnsi="Roboto" w:cs="Roboto"/>
                <w:b/>
                <w:color w:val="111111"/>
              </w:rPr>
              <w:t>ΔAIC</w:t>
            </w:r>
          </w:p>
        </w:tc>
        <w:tc>
          <w:tcPr>
            <w:tcW w:w="827" w:type="dxa"/>
            <w:shd w:val="clear" w:color="auto" w:fill="CFCFCF"/>
            <w:tcMar>
              <w:top w:w="0" w:type="dxa"/>
              <w:left w:w="0" w:type="dxa"/>
              <w:bottom w:w="0" w:type="dxa"/>
              <w:right w:w="0" w:type="dxa"/>
            </w:tcMar>
            <w:vAlign w:val="center"/>
          </w:tcPr>
          <w:p w14:paraId="45175CBD" w14:textId="77777777" w:rsidR="00536E34" w:rsidRDefault="00536E34" w:rsidP="00536E34">
            <w:pPr>
              <w:spacing w:before="40" w:after="40"/>
              <w:ind w:left="40" w:right="40"/>
              <w:jc w:val="right"/>
            </w:pPr>
            <w:r>
              <w:rPr>
                <w:rFonts w:ascii="Roboto" w:eastAsia="Roboto" w:hAnsi="Roboto" w:cs="Roboto"/>
                <w:b/>
                <w:color w:val="111111"/>
              </w:rPr>
              <w:t>ΔBIC</w:t>
            </w:r>
          </w:p>
        </w:tc>
      </w:tr>
      <w:tr w:rsidR="00536E34" w14:paraId="77FD11F4" w14:textId="77777777" w:rsidTr="00536E34">
        <w:trPr>
          <w:cantSplit/>
          <w:jc w:val="center"/>
        </w:trPr>
        <w:tc>
          <w:tcPr>
            <w:tcW w:w="1138" w:type="dxa"/>
            <w:vMerge w:val="restart"/>
            <w:shd w:val="clear" w:color="auto" w:fill="EFEFEF"/>
            <w:tcMar>
              <w:top w:w="0" w:type="dxa"/>
              <w:left w:w="0" w:type="dxa"/>
              <w:bottom w:w="0" w:type="dxa"/>
              <w:right w:w="0" w:type="dxa"/>
            </w:tcMar>
            <w:vAlign w:val="center"/>
          </w:tcPr>
          <w:p w14:paraId="37C09998" w14:textId="77777777" w:rsidR="00536E34" w:rsidRDefault="00536E34" w:rsidP="00536E34">
            <w:pPr>
              <w:spacing w:before="40" w:after="40"/>
              <w:ind w:left="40" w:right="40"/>
            </w:pPr>
            <w:r>
              <w:rPr>
                <w:rFonts w:ascii="Roboto" w:eastAsia="Roboto" w:hAnsi="Roboto" w:cs="Roboto"/>
                <w:color w:val="111111"/>
              </w:rPr>
              <w:t>Warming</w:t>
            </w:r>
          </w:p>
        </w:tc>
        <w:tc>
          <w:tcPr>
            <w:tcW w:w="1280" w:type="dxa"/>
            <w:shd w:val="clear" w:color="auto" w:fill="EFEFEF"/>
            <w:tcMar>
              <w:top w:w="0" w:type="dxa"/>
              <w:left w:w="0" w:type="dxa"/>
              <w:bottom w:w="0" w:type="dxa"/>
              <w:right w:w="0" w:type="dxa"/>
            </w:tcMar>
            <w:vAlign w:val="center"/>
          </w:tcPr>
          <w:p w14:paraId="72D13C93" w14:textId="77777777" w:rsidR="00536E34" w:rsidRDefault="00536E34" w:rsidP="00536E34">
            <w:pPr>
              <w:spacing w:before="40" w:after="40"/>
              <w:ind w:left="40" w:right="40"/>
            </w:pPr>
            <w:r>
              <w:rPr>
                <w:rFonts w:ascii="Roboto" w:eastAsia="Roboto" w:hAnsi="Roboto" w:cs="Roboto"/>
                <w:color w:val="111111"/>
              </w:rPr>
              <w:t>trend.st1</w:t>
            </w:r>
          </w:p>
        </w:tc>
        <w:tc>
          <w:tcPr>
            <w:tcW w:w="1082" w:type="dxa"/>
            <w:shd w:val="clear" w:color="auto" w:fill="EFEFEF"/>
            <w:tcMar>
              <w:top w:w="0" w:type="dxa"/>
              <w:left w:w="0" w:type="dxa"/>
              <w:bottom w:w="0" w:type="dxa"/>
              <w:right w:w="0" w:type="dxa"/>
            </w:tcMar>
            <w:vAlign w:val="center"/>
          </w:tcPr>
          <w:p w14:paraId="600DC3DE" w14:textId="77777777" w:rsidR="00536E34" w:rsidRDefault="00536E34" w:rsidP="00536E34">
            <w:pPr>
              <w:spacing w:before="40" w:after="40"/>
              <w:ind w:left="40" w:right="40"/>
              <w:jc w:val="right"/>
            </w:pPr>
            <w:r>
              <w:rPr>
                <w:rFonts w:ascii="Roboto" w:eastAsia="Roboto" w:hAnsi="Roboto" w:cs="Roboto"/>
                <w:color w:val="111111"/>
              </w:rPr>
              <w:t>15908.6</w:t>
            </w:r>
          </w:p>
        </w:tc>
        <w:tc>
          <w:tcPr>
            <w:tcW w:w="1082" w:type="dxa"/>
            <w:shd w:val="clear" w:color="auto" w:fill="EFEFEF"/>
            <w:tcMar>
              <w:top w:w="0" w:type="dxa"/>
              <w:left w:w="0" w:type="dxa"/>
              <w:bottom w:w="0" w:type="dxa"/>
              <w:right w:w="0" w:type="dxa"/>
            </w:tcMar>
            <w:vAlign w:val="center"/>
          </w:tcPr>
          <w:p w14:paraId="0B200E38" w14:textId="77777777" w:rsidR="00536E34" w:rsidRDefault="00536E34" w:rsidP="00536E34">
            <w:pPr>
              <w:spacing w:before="40" w:after="40"/>
              <w:ind w:left="40" w:right="40"/>
              <w:jc w:val="right"/>
            </w:pPr>
            <w:r>
              <w:rPr>
                <w:rFonts w:ascii="Roboto" w:eastAsia="Roboto" w:hAnsi="Roboto" w:cs="Roboto"/>
                <w:color w:val="111111"/>
              </w:rPr>
              <w:t>15932.5</w:t>
            </w:r>
          </w:p>
        </w:tc>
        <w:tc>
          <w:tcPr>
            <w:tcW w:w="827" w:type="dxa"/>
            <w:shd w:val="clear" w:color="auto" w:fill="EFEFEF"/>
            <w:tcMar>
              <w:top w:w="0" w:type="dxa"/>
              <w:left w:w="0" w:type="dxa"/>
              <w:bottom w:w="0" w:type="dxa"/>
              <w:right w:w="0" w:type="dxa"/>
            </w:tcMar>
            <w:vAlign w:val="center"/>
          </w:tcPr>
          <w:p w14:paraId="67CE2367" w14:textId="77777777" w:rsidR="00536E34" w:rsidRDefault="00536E34" w:rsidP="00536E34">
            <w:pPr>
              <w:spacing w:before="40" w:after="40"/>
              <w:ind w:left="40" w:right="40"/>
              <w:jc w:val="right"/>
            </w:pPr>
            <w:r>
              <w:rPr>
                <w:rFonts w:ascii="Roboto" w:eastAsia="Roboto" w:hAnsi="Roboto" w:cs="Roboto"/>
                <w:color w:val="111111"/>
              </w:rPr>
              <w:t>28.8</w:t>
            </w:r>
          </w:p>
        </w:tc>
        <w:tc>
          <w:tcPr>
            <w:tcW w:w="827" w:type="dxa"/>
            <w:shd w:val="clear" w:color="auto" w:fill="EFEFEF"/>
            <w:tcMar>
              <w:top w:w="0" w:type="dxa"/>
              <w:left w:w="0" w:type="dxa"/>
              <w:bottom w:w="0" w:type="dxa"/>
              <w:right w:w="0" w:type="dxa"/>
            </w:tcMar>
            <w:vAlign w:val="center"/>
          </w:tcPr>
          <w:p w14:paraId="6A3114EF" w14:textId="77777777" w:rsidR="00536E34" w:rsidRDefault="00536E34" w:rsidP="00536E34">
            <w:pPr>
              <w:spacing w:before="40" w:after="40"/>
              <w:ind w:left="40" w:right="40"/>
              <w:jc w:val="right"/>
            </w:pPr>
            <w:r>
              <w:rPr>
                <w:rFonts w:ascii="Roboto" w:eastAsia="Roboto" w:hAnsi="Roboto" w:cs="Roboto"/>
                <w:color w:val="111111"/>
              </w:rPr>
              <w:t>28.9</w:t>
            </w:r>
          </w:p>
        </w:tc>
      </w:tr>
      <w:tr w:rsidR="00536E34" w14:paraId="3093A10A" w14:textId="77777777" w:rsidTr="00536E34">
        <w:trPr>
          <w:cantSplit/>
          <w:jc w:val="center"/>
        </w:trPr>
        <w:tc>
          <w:tcPr>
            <w:tcW w:w="1138" w:type="dxa"/>
            <w:vMerge/>
            <w:shd w:val="clear" w:color="auto" w:fill="FFFFFF"/>
            <w:tcMar>
              <w:top w:w="0" w:type="dxa"/>
              <w:left w:w="0" w:type="dxa"/>
              <w:bottom w:w="0" w:type="dxa"/>
              <w:right w:w="0" w:type="dxa"/>
            </w:tcMar>
            <w:vAlign w:val="center"/>
          </w:tcPr>
          <w:p w14:paraId="42A6A484"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0E0244EE" w14:textId="77777777" w:rsidR="00536E34" w:rsidRDefault="00536E34" w:rsidP="00536E34">
            <w:pPr>
              <w:spacing w:before="40" w:after="40"/>
              <w:ind w:left="40" w:right="40"/>
            </w:pPr>
            <w:r>
              <w:rPr>
                <w:rFonts w:ascii="Roboto" w:eastAsia="Roboto" w:hAnsi="Roboto" w:cs="Roboto"/>
                <w:color w:val="111111"/>
              </w:rPr>
              <w:t>trend.st2</w:t>
            </w:r>
          </w:p>
        </w:tc>
        <w:tc>
          <w:tcPr>
            <w:tcW w:w="1082" w:type="dxa"/>
            <w:shd w:val="clear" w:color="auto" w:fill="FFFFFF"/>
            <w:tcMar>
              <w:top w:w="0" w:type="dxa"/>
              <w:left w:w="0" w:type="dxa"/>
              <w:bottom w:w="0" w:type="dxa"/>
              <w:right w:w="0" w:type="dxa"/>
            </w:tcMar>
            <w:vAlign w:val="center"/>
          </w:tcPr>
          <w:p w14:paraId="081B244C" w14:textId="77777777" w:rsidR="00536E34" w:rsidRDefault="00536E34" w:rsidP="00536E34">
            <w:pPr>
              <w:spacing w:before="40" w:after="40"/>
              <w:ind w:left="40" w:right="40"/>
              <w:jc w:val="right"/>
            </w:pPr>
            <w:r>
              <w:rPr>
                <w:rFonts w:ascii="Roboto" w:eastAsia="Roboto" w:hAnsi="Roboto" w:cs="Roboto"/>
                <w:color w:val="111111"/>
              </w:rPr>
              <w:t>15897.7</w:t>
            </w:r>
          </w:p>
        </w:tc>
        <w:tc>
          <w:tcPr>
            <w:tcW w:w="1082" w:type="dxa"/>
            <w:shd w:val="clear" w:color="auto" w:fill="FFFFFF"/>
            <w:tcMar>
              <w:top w:w="0" w:type="dxa"/>
              <w:left w:w="0" w:type="dxa"/>
              <w:bottom w:w="0" w:type="dxa"/>
              <w:right w:w="0" w:type="dxa"/>
            </w:tcMar>
            <w:vAlign w:val="center"/>
          </w:tcPr>
          <w:p w14:paraId="144C362D" w14:textId="77777777" w:rsidR="00536E34" w:rsidRDefault="00536E34" w:rsidP="00536E34">
            <w:pPr>
              <w:spacing w:before="40" w:after="40"/>
              <w:ind w:left="40" w:right="40"/>
              <w:jc w:val="right"/>
            </w:pPr>
            <w:r>
              <w:rPr>
                <w:rFonts w:ascii="Roboto" w:eastAsia="Roboto" w:hAnsi="Roboto" w:cs="Roboto"/>
                <w:color w:val="111111"/>
              </w:rPr>
              <w:t>15921.5</w:t>
            </w:r>
          </w:p>
        </w:tc>
        <w:tc>
          <w:tcPr>
            <w:tcW w:w="827" w:type="dxa"/>
            <w:shd w:val="clear" w:color="auto" w:fill="FFFFFF"/>
            <w:tcMar>
              <w:top w:w="0" w:type="dxa"/>
              <w:left w:w="0" w:type="dxa"/>
              <w:bottom w:w="0" w:type="dxa"/>
              <w:right w:w="0" w:type="dxa"/>
            </w:tcMar>
            <w:vAlign w:val="center"/>
          </w:tcPr>
          <w:p w14:paraId="4AC72986" w14:textId="77777777" w:rsidR="00536E34" w:rsidRDefault="00536E34" w:rsidP="00536E34">
            <w:pPr>
              <w:spacing w:before="40" w:after="40"/>
              <w:ind w:left="40" w:right="40"/>
              <w:jc w:val="right"/>
            </w:pPr>
            <w:r>
              <w:rPr>
                <w:rFonts w:ascii="Roboto" w:eastAsia="Roboto" w:hAnsi="Roboto" w:cs="Roboto"/>
                <w:color w:val="111111"/>
              </w:rPr>
              <w:t>17.9</w:t>
            </w:r>
          </w:p>
        </w:tc>
        <w:tc>
          <w:tcPr>
            <w:tcW w:w="827" w:type="dxa"/>
            <w:shd w:val="clear" w:color="auto" w:fill="FFFFFF"/>
            <w:tcMar>
              <w:top w:w="0" w:type="dxa"/>
              <w:left w:w="0" w:type="dxa"/>
              <w:bottom w:w="0" w:type="dxa"/>
              <w:right w:w="0" w:type="dxa"/>
            </w:tcMar>
            <w:vAlign w:val="center"/>
          </w:tcPr>
          <w:p w14:paraId="5590D6F7" w14:textId="77777777" w:rsidR="00536E34" w:rsidRDefault="00536E34" w:rsidP="00536E34">
            <w:pPr>
              <w:spacing w:before="40" w:after="40"/>
              <w:ind w:left="40" w:right="40"/>
              <w:jc w:val="right"/>
            </w:pPr>
            <w:r>
              <w:rPr>
                <w:rFonts w:ascii="Roboto" w:eastAsia="Roboto" w:hAnsi="Roboto" w:cs="Roboto"/>
                <w:color w:val="111111"/>
              </w:rPr>
              <w:t>17.9</w:t>
            </w:r>
          </w:p>
        </w:tc>
      </w:tr>
      <w:tr w:rsidR="00536E34" w14:paraId="75892DA3" w14:textId="77777777" w:rsidTr="00536E34">
        <w:trPr>
          <w:cantSplit/>
          <w:jc w:val="center"/>
        </w:trPr>
        <w:tc>
          <w:tcPr>
            <w:tcW w:w="1138" w:type="dxa"/>
            <w:vMerge/>
            <w:shd w:val="clear" w:color="auto" w:fill="EFEFEF"/>
            <w:tcMar>
              <w:top w:w="0" w:type="dxa"/>
              <w:left w:w="0" w:type="dxa"/>
              <w:bottom w:w="0" w:type="dxa"/>
              <w:right w:w="0" w:type="dxa"/>
            </w:tcMar>
            <w:vAlign w:val="center"/>
          </w:tcPr>
          <w:p w14:paraId="2A95D846"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5196AE86" w14:textId="77777777" w:rsidR="00536E34" w:rsidRDefault="00536E34" w:rsidP="00536E34">
            <w:pPr>
              <w:spacing w:before="40" w:after="40"/>
              <w:ind w:left="40" w:right="40"/>
            </w:pPr>
            <w:r>
              <w:rPr>
                <w:rFonts w:ascii="Roboto" w:eastAsia="Roboto" w:hAnsi="Roboto" w:cs="Roboto"/>
                <w:color w:val="111111"/>
              </w:rPr>
              <w:t>trend.st3</w:t>
            </w:r>
          </w:p>
        </w:tc>
        <w:tc>
          <w:tcPr>
            <w:tcW w:w="1082" w:type="dxa"/>
            <w:shd w:val="clear" w:color="auto" w:fill="EFEFEF"/>
            <w:tcMar>
              <w:top w:w="0" w:type="dxa"/>
              <w:left w:w="0" w:type="dxa"/>
              <w:bottom w:w="0" w:type="dxa"/>
              <w:right w:w="0" w:type="dxa"/>
            </w:tcMar>
            <w:vAlign w:val="center"/>
          </w:tcPr>
          <w:p w14:paraId="1CB23442" w14:textId="77777777" w:rsidR="00536E34" w:rsidRDefault="00536E34" w:rsidP="00536E34">
            <w:pPr>
              <w:spacing w:before="40" w:after="40"/>
              <w:ind w:left="40" w:right="40"/>
              <w:jc w:val="right"/>
            </w:pPr>
            <w:r>
              <w:rPr>
                <w:rFonts w:ascii="Roboto" w:eastAsia="Roboto" w:hAnsi="Roboto" w:cs="Roboto"/>
                <w:color w:val="111111"/>
              </w:rPr>
              <w:t>15893.4</w:t>
            </w:r>
          </w:p>
        </w:tc>
        <w:tc>
          <w:tcPr>
            <w:tcW w:w="1082" w:type="dxa"/>
            <w:shd w:val="clear" w:color="auto" w:fill="EFEFEF"/>
            <w:tcMar>
              <w:top w:w="0" w:type="dxa"/>
              <w:left w:w="0" w:type="dxa"/>
              <w:bottom w:w="0" w:type="dxa"/>
              <w:right w:w="0" w:type="dxa"/>
            </w:tcMar>
            <w:vAlign w:val="center"/>
          </w:tcPr>
          <w:p w14:paraId="7B8B78D4" w14:textId="77777777" w:rsidR="00536E34" w:rsidRDefault="00536E34" w:rsidP="00536E34">
            <w:pPr>
              <w:spacing w:before="40" w:after="40"/>
              <w:ind w:left="40" w:right="40"/>
              <w:jc w:val="right"/>
            </w:pPr>
            <w:r>
              <w:rPr>
                <w:rFonts w:ascii="Roboto" w:eastAsia="Roboto" w:hAnsi="Roboto" w:cs="Roboto"/>
                <w:color w:val="111111"/>
              </w:rPr>
              <w:t>15917.3</w:t>
            </w:r>
          </w:p>
        </w:tc>
        <w:tc>
          <w:tcPr>
            <w:tcW w:w="827" w:type="dxa"/>
            <w:shd w:val="clear" w:color="auto" w:fill="EFEFEF"/>
            <w:tcMar>
              <w:top w:w="0" w:type="dxa"/>
              <w:left w:w="0" w:type="dxa"/>
              <w:bottom w:w="0" w:type="dxa"/>
              <w:right w:w="0" w:type="dxa"/>
            </w:tcMar>
            <w:vAlign w:val="center"/>
          </w:tcPr>
          <w:p w14:paraId="30A74757" w14:textId="77777777" w:rsidR="00536E34" w:rsidRDefault="00536E34" w:rsidP="00536E34">
            <w:pPr>
              <w:spacing w:before="40" w:after="40"/>
              <w:ind w:left="40" w:right="40"/>
              <w:jc w:val="right"/>
            </w:pPr>
            <w:r>
              <w:rPr>
                <w:rFonts w:ascii="Roboto" w:eastAsia="Roboto" w:hAnsi="Roboto" w:cs="Roboto"/>
                <w:color w:val="111111"/>
              </w:rPr>
              <w:t>13.6</w:t>
            </w:r>
          </w:p>
        </w:tc>
        <w:tc>
          <w:tcPr>
            <w:tcW w:w="827" w:type="dxa"/>
            <w:shd w:val="clear" w:color="auto" w:fill="EFEFEF"/>
            <w:tcMar>
              <w:top w:w="0" w:type="dxa"/>
              <w:left w:w="0" w:type="dxa"/>
              <w:bottom w:w="0" w:type="dxa"/>
              <w:right w:w="0" w:type="dxa"/>
            </w:tcMar>
            <w:vAlign w:val="center"/>
          </w:tcPr>
          <w:p w14:paraId="1C68A4DB" w14:textId="77777777" w:rsidR="00536E34" w:rsidRDefault="00536E34" w:rsidP="00536E34">
            <w:pPr>
              <w:spacing w:before="40" w:after="40"/>
              <w:ind w:left="40" w:right="40"/>
              <w:jc w:val="right"/>
            </w:pPr>
            <w:r>
              <w:rPr>
                <w:rFonts w:ascii="Roboto" w:eastAsia="Roboto" w:hAnsi="Roboto" w:cs="Roboto"/>
                <w:color w:val="111111"/>
              </w:rPr>
              <w:t>13.7</w:t>
            </w:r>
          </w:p>
        </w:tc>
      </w:tr>
      <w:tr w:rsidR="00536E34" w14:paraId="2CA606FB" w14:textId="77777777" w:rsidTr="00536E34">
        <w:trPr>
          <w:cantSplit/>
          <w:jc w:val="center"/>
        </w:trPr>
        <w:tc>
          <w:tcPr>
            <w:tcW w:w="1138" w:type="dxa"/>
            <w:vMerge/>
            <w:shd w:val="clear" w:color="auto" w:fill="FFFFFF"/>
            <w:tcMar>
              <w:top w:w="0" w:type="dxa"/>
              <w:left w:w="0" w:type="dxa"/>
              <w:bottom w:w="0" w:type="dxa"/>
              <w:right w:w="0" w:type="dxa"/>
            </w:tcMar>
            <w:vAlign w:val="center"/>
          </w:tcPr>
          <w:p w14:paraId="2AA8BC61"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264F99F3" w14:textId="77777777" w:rsidR="00536E34" w:rsidRDefault="00536E34" w:rsidP="00536E34">
            <w:pPr>
              <w:spacing w:before="40" w:after="40"/>
              <w:ind w:left="40" w:right="40"/>
            </w:pPr>
            <w:r>
              <w:rPr>
                <w:rFonts w:ascii="Roboto" w:eastAsia="Roboto" w:hAnsi="Roboto" w:cs="Roboto"/>
                <w:color w:val="111111"/>
              </w:rPr>
              <w:t>trend.st4</w:t>
            </w:r>
          </w:p>
        </w:tc>
        <w:tc>
          <w:tcPr>
            <w:tcW w:w="1082" w:type="dxa"/>
            <w:shd w:val="clear" w:color="auto" w:fill="FFFFFF"/>
            <w:tcMar>
              <w:top w:w="0" w:type="dxa"/>
              <w:left w:w="0" w:type="dxa"/>
              <w:bottom w:w="0" w:type="dxa"/>
              <w:right w:w="0" w:type="dxa"/>
            </w:tcMar>
            <w:vAlign w:val="center"/>
          </w:tcPr>
          <w:p w14:paraId="56D1C868" w14:textId="77777777" w:rsidR="00536E34" w:rsidRDefault="00536E34" w:rsidP="00536E34">
            <w:pPr>
              <w:spacing w:before="40" w:after="40"/>
              <w:ind w:left="40" w:right="40"/>
              <w:jc w:val="right"/>
            </w:pPr>
            <w:r>
              <w:rPr>
                <w:rFonts w:ascii="Roboto" w:eastAsia="Roboto" w:hAnsi="Roboto" w:cs="Roboto"/>
                <w:color w:val="111111"/>
              </w:rPr>
              <w:t>15906.8</w:t>
            </w:r>
          </w:p>
        </w:tc>
        <w:tc>
          <w:tcPr>
            <w:tcW w:w="1082" w:type="dxa"/>
            <w:shd w:val="clear" w:color="auto" w:fill="FFFFFF"/>
            <w:tcMar>
              <w:top w:w="0" w:type="dxa"/>
              <w:left w:w="0" w:type="dxa"/>
              <w:bottom w:w="0" w:type="dxa"/>
              <w:right w:w="0" w:type="dxa"/>
            </w:tcMar>
            <w:vAlign w:val="center"/>
          </w:tcPr>
          <w:p w14:paraId="49022269" w14:textId="77777777" w:rsidR="00536E34" w:rsidRDefault="00536E34" w:rsidP="00536E34">
            <w:pPr>
              <w:spacing w:before="40" w:after="40"/>
              <w:ind w:left="40" w:right="40"/>
              <w:jc w:val="right"/>
            </w:pPr>
            <w:r>
              <w:rPr>
                <w:rFonts w:ascii="Roboto" w:eastAsia="Roboto" w:hAnsi="Roboto" w:cs="Roboto"/>
                <w:color w:val="111111"/>
              </w:rPr>
              <w:t>15930.6</w:t>
            </w:r>
          </w:p>
        </w:tc>
        <w:tc>
          <w:tcPr>
            <w:tcW w:w="827" w:type="dxa"/>
            <w:shd w:val="clear" w:color="auto" w:fill="FFFFFF"/>
            <w:tcMar>
              <w:top w:w="0" w:type="dxa"/>
              <w:left w:w="0" w:type="dxa"/>
              <w:bottom w:w="0" w:type="dxa"/>
              <w:right w:w="0" w:type="dxa"/>
            </w:tcMar>
            <w:vAlign w:val="center"/>
          </w:tcPr>
          <w:p w14:paraId="71EEEDCF" w14:textId="77777777" w:rsidR="00536E34" w:rsidRDefault="00536E34" w:rsidP="00536E34">
            <w:pPr>
              <w:spacing w:before="40" w:after="40"/>
              <w:ind w:left="40" w:right="40"/>
              <w:jc w:val="right"/>
            </w:pPr>
            <w:r>
              <w:rPr>
                <w:rFonts w:ascii="Roboto" w:eastAsia="Roboto" w:hAnsi="Roboto" w:cs="Roboto"/>
                <w:color w:val="111111"/>
              </w:rPr>
              <w:t>27.0</w:t>
            </w:r>
          </w:p>
        </w:tc>
        <w:tc>
          <w:tcPr>
            <w:tcW w:w="827" w:type="dxa"/>
            <w:shd w:val="clear" w:color="auto" w:fill="FFFFFF"/>
            <w:tcMar>
              <w:top w:w="0" w:type="dxa"/>
              <w:left w:w="0" w:type="dxa"/>
              <w:bottom w:w="0" w:type="dxa"/>
              <w:right w:w="0" w:type="dxa"/>
            </w:tcMar>
            <w:vAlign w:val="center"/>
          </w:tcPr>
          <w:p w14:paraId="76260BF7" w14:textId="77777777" w:rsidR="00536E34" w:rsidRDefault="00536E34" w:rsidP="00536E34">
            <w:pPr>
              <w:spacing w:before="40" w:after="40"/>
              <w:ind w:left="40" w:right="40"/>
              <w:jc w:val="right"/>
            </w:pPr>
            <w:r>
              <w:rPr>
                <w:rFonts w:ascii="Roboto" w:eastAsia="Roboto" w:hAnsi="Roboto" w:cs="Roboto"/>
                <w:color w:val="111111"/>
              </w:rPr>
              <w:t>27.0</w:t>
            </w:r>
          </w:p>
        </w:tc>
      </w:tr>
      <w:tr w:rsidR="00536E34" w14:paraId="4D596603" w14:textId="77777777" w:rsidTr="00536E34">
        <w:trPr>
          <w:cantSplit/>
          <w:jc w:val="center"/>
        </w:trPr>
        <w:tc>
          <w:tcPr>
            <w:tcW w:w="1138" w:type="dxa"/>
            <w:vMerge/>
            <w:shd w:val="clear" w:color="auto" w:fill="EFEFEF"/>
            <w:tcMar>
              <w:top w:w="0" w:type="dxa"/>
              <w:left w:w="0" w:type="dxa"/>
              <w:bottom w:w="0" w:type="dxa"/>
              <w:right w:w="0" w:type="dxa"/>
            </w:tcMar>
            <w:vAlign w:val="center"/>
          </w:tcPr>
          <w:p w14:paraId="78669596"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1285837F" w14:textId="77777777" w:rsidR="00536E34" w:rsidRDefault="00536E34" w:rsidP="00536E34">
            <w:pPr>
              <w:spacing w:before="40" w:after="40"/>
              <w:ind w:left="40" w:right="40"/>
            </w:pPr>
            <w:r>
              <w:rPr>
                <w:rFonts w:ascii="Roboto" w:eastAsia="Roboto" w:hAnsi="Roboto" w:cs="Roboto"/>
                <w:color w:val="111111"/>
              </w:rPr>
              <w:t>trend.st5</w:t>
            </w:r>
          </w:p>
        </w:tc>
        <w:tc>
          <w:tcPr>
            <w:tcW w:w="1082" w:type="dxa"/>
            <w:shd w:val="clear" w:color="auto" w:fill="EFEFEF"/>
            <w:tcMar>
              <w:top w:w="0" w:type="dxa"/>
              <w:left w:w="0" w:type="dxa"/>
              <w:bottom w:w="0" w:type="dxa"/>
              <w:right w:w="0" w:type="dxa"/>
            </w:tcMar>
            <w:vAlign w:val="center"/>
          </w:tcPr>
          <w:p w14:paraId="2712571C" w14:textId="77777777" w:rsidR="00536E34" w:rsidRDefault="00536E34" w:rsidP="00536E34">
            <w:pPr>
              <w:spacing w:before="40" w:after="40"/>
              <w:ind w:left="40" w:right="40"/>
              <w:jc w:val="right"/>
            </w:pPr>
            <w:r>
              <w:rPr>
                <w:rFonts w:ascii="Roboto" w:eastAsia="Roboto" w:hAnsi="Roboto" w:cs="Roboto"/>
                <w:color w:val="111111"/>
              </w:rPr>
              <w:t>15889.7</w:t>
            </w:r>
          </w:p>
        </w:tc>
        <w:tc>
          <w:tcPr>
            <w:tcW w:w="1082" w:type="dxa"/>
            <w:shd w:val="clear" w:color="auto" w:fill="EFEFEF"/>
            <w:tcMar>
              <w:top w:w="0" w:type="dxa"/>
              <w:left w:w="0" w:type="dxa"/>
              <w:bottom w:w="0" w:type="dxa"/>
              <w:right w:w="0" w:type="dxa"/>
            </w:tcMar>
            <w:vAlign w:val="center"/>
          </w:tcPr>
          <w:p w14:paraId="05A49AF4" w14:textId="77777777" w:rsidR="00536E34" w:rsidRDefault="00536E34" w:rsidP="00536E34">
            <w:pPr>
              <w:spacing w:before="40" w:after="40"/>
              <w:ind w:left="40" w:right="40"/>
              <w:jc w:val="right"/>
            </w:pPr>
            <w:r>
              <w:rPr>
                <w:rFonts w:ascii="Roboto" w:eastAsia="Roboto" w:hAnsi="Roboto" w:cs="Roboto"/>
                <w:color w:val="111111"/>
              </w:rPr>
              <w:t>15913.5</w:t>
            </w:r>
          </w:p>
        </w:tc>
        <w:tc>
          <w:tcPr>
            <w:tcW w:w="827" w:type="dxa"/>
            <w:shd w:val="clear" w:color="auto" w:fill="EFEFEF"/>
            <w:tcMar>
              <w:top w:w="0" w:type="dxa"/>
              <w:left w:w="0" w:type="dxa"/>
              <w:bottom w:w="0" w:type="dxa"/>
              <w:right w:w="0" w:type="dxa"/>
            </w:tcMar>
            <w:vAlign w:val="center"/>
          </w:tcPr>
          <w:p w14:paraId="16D92496" w14:textId="77777777" w:rsidR="00536E34" w:rsidRDefault="00536E34" w:rsidP="00536E34">
            <w:pPr>
              <w:spacing w:before="40" w:after="40"/>
              <w:ind w:left="40" w:right="40"/>
              <w:jc w:val="right"/>
            </w:pPr>
            <w:r>
              <w:rPr>
                <w:rFonts w:ascii="Roboto" w:eastAsia="Roboto" w:hAnsi="Roboto" w:cs="Roboto"/>
                <w:color w:val="111111"/>
              </w:rPr>
              <w:t>9.9</w:t>
            </w:r>
          </w:p>
        </w:tc>
        <w:tc>
          <w:tcPr>
            <w:tcW w:w="827" w:type="dxa"/>
            <w:shd w:val="clear" w:color="auto" w:fill="EFEFEF"/>
            <w:tcMar>
              <w:top w:w="0" w:type="dxa"/>
              <w:left w:w="0" w:type="dxa"/>
              <w:bottom w:w="0" w:type="dxa"/>
              <w:right w:w="0" w:type="dxa"/>
            </w:tcMar>
            <w:vAlign w:val="center"/>
          </w:tcPr>
          <w:p w14:paraId="235D4CD6" w14:textId="77777777" w:rsidR="00536E34" w:rsidRDefault="00536E34" w:rsidP="00536E34">
            <w:pPr>
              <w:spacing w:before="40" w:after="40"/>
              <w:ind w:left="40" w:right="40"/>
              <w:jc w:val="right"/>
            </w:pPr>
            <w:r>
              <w:rPr>
                <w:rFonts w:ascii="Roboto" w:eastAsia="Roboto" w:hAnsi="Roboto" w:cs="Roboto"/>
                <w:color w:val="111111"/>
              </w:rPr>
              <w:t>9.9</w:t>
            </w:r>
          </w:p>
        </w:tc>
      </w:tr>
      <w:tr w:rsidR="00536E34" w14:paraId="25D18199" w14:textId="77777777" w:rsidTr="00536E34">
        <w:trPr>
          <w:cantSplit/>
          <w:jc w:val="center"/>
        </w:trPr>
        <w:tc>
          <w:tcPr>
            <w:tcW w:w="1138" w:type="dxa"/>
            <w:vMerge/>
            <w:shd w:val="clear" w:color="auto" w:fill="FFFFFF"/>
            <w:tcMar>
              <w:top w:w="0" w:type="dxa"/>
              <w:left w:w="0" w:type="dxa"/>
              <w:bottom w:w="0" w:type="dxa"/>
              <w:right w:w="0" w:type="dxa"/>
            </w:tcMar>
            <w:vAlign w:val="center"/>
          </w:tcPr>
          <w:p w14:paraId="79AB6ABC"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402AB2D8" w14:textId="77777777" w:rsidR="00536E34" w:rsidRDefault="00536E34" w:rsidP="00536E34">
            <w:pPr>
              <w:spacing w:before="40" w:after="40"/>
              <w:ind w:left="40" w:right="40"/>
            </w:pPr>
            <w:r>
              <w:rPr>
                <w:rFonts w:ascii="Roboto" w:eastAsia="Roboto" w:hAnsi="Roboto" w:cs="Roboto"/>
                <w:color w:val="111111"/>
              </w:rPr>
              <w:t>trend.st6</w:t>
            </w:r>
          </w:p>
        </w:tc>
        <w:tc>
          <w:tcPr>
            <w:tcW w:w="1082" w:type="dxa"/>
            <w:shd w:val="clear" w:color="auto" w:fill="FFFFFF"/>
            <w:tcMar>
              <w:top w:w="0" w:type="dxa"/>
              <w:left w:w="0" w:type="dxa"/>
              <w:bottom w:w="0" w:type="dxa"/>
              <w:right w:w="0" w:type="dxa"/>
            </w:tcMar>
            <w:vAlign w:val="center"/>
          </w:tcPr>
          <w:p w14:paraId="411BEEBF" w14:textId="77777777" w:rsidR="00536E34" w:rsidRDefault="00536E34" w:rsidP="00536E34">
            <w:pPr>
              <w:spacing w:before="40" w:after="40"/>
              <w:ind w:left="40" w:right="40"/>
              <w:jc w:val="right"/>
            </w:pPr>
            <w:r>
              <w:rPr>
                <w:rFonts w:ascii="Roboto" w:eastAsia="Roboto" w:hAnsi="Roboto" w:cs="Roboto"/>
                <w:color w:val="111111"/>
              </w:rPr>
              <w:t>15880.1</w:t>
            </w:r>
          </w:p>
        </w:tc>
        <w:tc>
          <w:tcPr>
            <w:tcW w:w="1082" w:type="dxa"/>
            <w:shd w:val="clear" w:color="auto" w:fill="FFFFFF"/>
            <w:tcMar>
              <w:top w:w="0" w:type="dxa"/>
              <w:left w:w="0" w:type="dxa"/>
              <w:bottom w:w="0" w:type="dxa"/>
              <w:right w:w="0" w:type="dxa"/>
            </w:tcMar>
            <w:vAlign w:val="center"/>
          </w:tcPr>
          <w:p w14:paraId="67A2ECE7" w14:textId="77777777" w:rsidR="00536E34" w:rsidRDefault="00536E34" w:rsidP="00536E34">
            <w:pPr>
              <w:spacing w:before="40" w:after="40"/>
              <w:ind w:left="40" w:right="40"/>
              <w:jc w:val="right"/>
            </w:pPr>
            <w:r>
              <w:rPr>
                <w:rFonts w:ascii="Roboto" w:eastAsia="Roboto" w:hAnsi="Roboto" w:cs="Roboto"/>
                <w:color w:val="111111"/>
              </w:rPr>
              <w:t>15903.9</w:t>
            </w:r>
          </w:p>
        </w:tc>
        <w:tc>
          <w:tcPr>
            <w:tcW w:w="827" w:type="dxa"/>
            <w:shd w:val="clear" w:color="auto" w:fill="FFFFFF"/>
            <w:tcMar>
              <w:top w:w="0" w:type="dxa"/>
              <w:left w:w="0" w:type="dxa"/>
              <w:bottom w:w="0" w:type="dxa"/>
              <w:right w:w="0" w:type="dxa"/>
            </w:tcMar>
            <w:vAlign w:val="center"/>
          </w:tcPr>
          <w:p w14:paraId="706739C0" w14:textId="77777777" w:rsidR="00536E34" w:rsidRDefault="00536E34" w:rsidP="00536E34">
            <w:pPr>
              <w:spacing w:before="40" w:after="40"/>
              <w:ind w:left="40" w:right="40"/>
              <w:jc w:val="right"/>
            </w:pPr>
            <w:r>
              <w:rPr>
                <w:rFonts w:ascii="Roboto" w:eastAsia="Roboto" w:hAnsi="Roboto" w:cs="Roboto"/>
                <w:color w:val="111111"/>
              </w:rPr>
              <w:t>0.3</w:t>
            </w:r>
          </w:p>
        </w:tc>
        <w:tc>
          <w:tcPr>
            <w:tcW w:w="827" w:type="dxa"/>
            <w:shd w:val="clear" w:color="auto" w:fill="FFFFFF"/>
            <w:tcMar>
              <w:top w:w="0" w:type="dxa"/>
              <w:left w:w="0" w:type="dxa"/>
              <w:bottom w:w="0" w:type="dxa"/>
              <w:right w:w="0" w:type="dxa"/>
            </w:tcMar>
            <w:vAlign w:val="center"/>
          </w:tcPr>
          <w:p w14:paraId="431F60CD" w14:textId="77777777" w:rsidR="00536E34" w:rsidRDefault="00536E34" w:rsidP="00536E34">
            <w:pPr>
              <w:spacing w:before="40" w:after="40"/>
              <w:ind w:left="40" w:right="40"/>
              <w:jc w:val="right"/>
            </w:pPr>
            <w:r>
              <w:rPr>
                <w:rFonts w:ascii="Roboto" w:eastAsia="Roboto" w:hAnsi="Roboto" w:cs="Roboto"/>
                <w:color w:val="111111"/>
              </w:rPr>
              <w:t>0.3</w:t>
            </w:r>
          </w:p>
        </w:tc>
      </w:tr>
      <w:tr w:rsidR="00536E34" w14:paraId="6586C185" w14:textId="77777777" w:rsidTr="00536E34">
        <w:trPr>
          <w:cantSplit/>
          <w:jc w:val="center"/>
        </w:trPr>
        <w:tc>
          <w:tcPr>
            <w:tcW w:w="1138" w:type="dxa"/>
            <w:vMerge/>
            <w:shd w:val="clear" w:color="auto" w:fill="EFEFEF"/>
            <w:tcMar>
              <w:top w:w="0" w:type="dxa"/>
              <w:left w:w="0" w:type="dxa"/>
              <w:bottom w:w="0" w:type="dxa"/>
              <w:right w:w="0" w:type="dxa"/>
            </w:tcMar>
            <w:vAlign w:val="center"/>
          </w:tcPr>
          <w:p w14:paraId="71659E59"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6278BF61" w14:textId="77777777" w:rsidR="00536E34" w:rsidRDefault="00536E34" w:rsidP="00536E34">
            <w:pPr>
              <w:spacing w:before="40" w:after="40"/>
              <w:ind w:left="40" w:right="40"/>
            </w:pPr>
            <w:r>
              <w:rPr>
                <w:rFonts w:ascii="Roboto" w:eastAsia="Roboto" w:hAnsi="Roboto" w:cs="Roboto"/>
                <w:color w:val="111111"/>
              </w:rPr>
              <w:t>trend.st7</w:t>
            </w:r>
          </w:p>
        </w:tc>
        <w:tc>
          <w:tcPr>
            <w:tcW w:w="1082" w:type="dxa"/>
            <w:shd w:val="clear" w:color="auto" w:fill="EFEFEF"/>
            <w:tcMar>
              <w:top w:w="0" w:type="dxa"/>
              <w:left w:w="0" w:type="dxa"/>
              <w:bottom w:w="0" w:type="dxa"/>
              <w:right w:w="0" w:type="dxa"/>
            </w:tcMar>
            <w:vAlign w:val="center"/>
          </w:tcPr>
          <w:p w14:paraId="4D52E09A" w14:textId="77777777" w:rsidR="00536E34" w:rsidRDefault="00536E34" w:rsidP="00536E34">
            <w:pPr>
              <w:spacing w:before="40" w:after="40"/>
              <w:ind w:left="40" w:right="40"/>
              <w:jc w:val="right"/>
            </w:pPr>
            <w:r>
              <w:rPr>
                <w:rFonts w:ascii="Roboto" w:eastAsia="Roboto" w:hAnsi="Roboto" w:cs="Roboto"/>
                <w:color w:val="111111"/>
              </w:rPr>
              <w:t>15879.8</w:t>
            </w:r>
          </w:p>
        </w:tc>
        <w:tc>
          <w:tcPr>
            <w:tcW w:w="1082" w:type="dxa"/>
            <w:shd w:val="clear" w:color="auto" w:fill="EFEFEF"/>
            <w:tcMar>
              <w:top w:w="0" w:type="dxa"/>
              <w:left w:w="0" w:type="dxa"/>
              <w:bottom w:w="0" w:type="dxa"/>
              <w:right w:w="0" w:type="dxa"/>
            </w:tcMar>
            <w:vAlign w:val="center"/>
          </w:tcPr>
          <w:p w14:paraId="7F7F5127" w14:textId="77777777" w:rsidR="00536E34" w:rsidRDefault="00536E34" w:rsidP="00536E34">
            <w:pPr>
              <w:spacing w:before="40" w:after="40"/>
              <w:ind w:left="40" w:right="40"/>
              <w:jc w:val="right"/>
            </w:pPr>
            <w:r>
              <w:rPr>
                <w:rFonts w:ascii="Roboto" w:eastAsia="Roboto" w:hAnsi="Roboto" w:cs="Roboto"/>
                <w:color w:val="111111"/>
              </w:rPr>
              <w:t>15903.6</w:t>
            </w:r>
          </w:p>
        </w:tc>
        <w:tc>
          <w:tcPr>
            <w:tcW w:w="827" w:type="dxa"/>
            <w:shd w:val="clear" w:color="auto" w:fill="EFEFEF"/>
            <w:tcMar>
              <w:top w:w="0" w:type="dxa"/>
              <w:left w:w="0" w:type="dxa"/>
              <w:bottom w:w="0" w:type="dxa"/>
              <w:right w:w="0" w:type="dxa"/>
            </w:tcMar>
            <w:vAlign w:val="center"/>
          </w:tcPr>
          <w:p w14:paraId="525943DF" w14:textId="77777777" w:rsidR="00536E34" w:rsidRDefault="00536E34" w:rsidP="00536E34">
            <w:pPr>
              <w:spacing w:before="40" w:after="40"/>
              <w:ind w:left="40" w:right="40"/>
              <w:jc w:val="right"/>
            </w:pPr>
            <w:r>
              <w:rPr>
                <w:rFonts w:ascii="Roboto" w:eastAsia="Roboto" w:hAnsi="Roboto" w:cs="Roboto"/>
                <w:color w:val="111111"/>
              </w:rPr>
              <w:t>0.0</w:t>
            </w:r>
          </w:p>
        </w:tc>
        <w:tc>
          <w:tcPr>
            <w:tcW w:w="827" w:type="dxa"/>
            <w:shd w:val="clear" w:color="auto" w:fill="EFEFEF"/>
            <w:tcMar>
              <w:top w:w="0" w:type="dxa"/>
              <w:left w:w="0" w:type="dxa"/>
              <w:bottom w:w="0" w:type="dxa"/>
              <w:right w:w="0" w:type="dxa"/>
            </w:tcMar>
            <w:vAlign w:val="center"/>
          </w:tcPr>
          <w:p w14:paraId="458DA1D8" w14:textId="77777777" w:rsidR="00536E34" w:rsidRDefault="00536E34" w:rsidP="00536E34">
            <w:pPr>
              <w:spacing w:before="40" w:after="40"/>
              <w:ind w:left="40" w:right="40"/>
              <w:jc w:val="right"/>
            </w:pPr>
            <w:r>
              <w:rPr>
                <w:rFonts w:ascii="Roboto" w:eastAsia="Roboto" w:hAnsi="Roboto" w:cs="Roboto"/>
                <w:color w:val="111111"/>
              </w:rPr>
              <w:t>0.0</w:t>
            </w:r>
          </w:p>
        </w:tc>
      </w:tr>
      <w:tr w:rsidR="00536E34" w14:paraId="596B885A" w14:textId="77777777" w:rsidTr="00536E34">
        <w:trPr>
          <w:cantSplit/>
          <w:jc w:val="center"/>
        </w:trPr>
        <w:tc>
          <w:tcPr>
            <w:tcW w:w="1138" w:type="dxa"/>
            <w:vMerge/>
            <w:shd w:val="clear" w:color="auto" w:fill="FFFFFF"/>
            <w:tcMar>
              <w:top w:w="0" w:type="dxa"/>
              <w:left w:w="0" w:type="dxa"/>
              <w:bottom w:w="0" w:type="dxa"/>
              <w:right w:w="0" w:type="dxa"/>
            </w:tcMar>
            <w:vAlign w:val="center"/>
          </w:tcPr>
          <w:p w14:paraId="7DBAF44A"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083AA715" w14:textId="77777777" w:rsidR="00536E34" w:rsidRDefault="00536E34" w:rsidP="00536E34">
            <w:pPr>
              <w:spacing w:before="40" w:after="40"/>
              <w:ind w:left="40" w:right="40"/>
            </w:pPr>
            <w:r>
              <w:rPr>
                <w:rFonts w:ascii="Roboto" w:eastAsia="Roboto" w:hAnsi="Roboto" w:cs="Roboto"/>
                <w:color w:val="111111"/>
              </w:rPr>
              <w:t>trend.st8</w:t>
            </w:r>
          </w:p>
        </w:tc>
        <w:tc>
          <w:tcPr>
            <w:tcW w:w="1082" w:type="dxa"/>
            <w:shd w:val="clear" w:color="auto" w:fill="FFFFFF"/>
            <w:tcMar>
              <w:top w:w="0" w:type="dxa"/>
              <w:left w:w="0" w:type="dxa"/>
              <w:bottom w:w="0" w:type="dxa"/>
              <w:right w:w="0" w:type="dxa"/>
            </w:tcMar>
            <w:vAlign w:val="center"/>
          </w:tcPr>
          <w:p w14:paraId="4D288F32" w14:textId="77777777" w:rsidR="00536E34" w:rsidRDefault="00536E34" w:rsidP="00536E34">
            <w:pPr>
              <w:spacing w:before="40" w:after="40"/>
              <w:ind w:left="40" w:right="40"/>
              <w:jc w:val="right"/>
            </w:pPr>
            <w:r>
              <w:rPr>
                <w:rFonts w:ascii="Roboto" w:eastAsia="Roboto" w:hAnsi="Roboto" w:cs="Roboto"/>
                <w:color w:val="111111"/>
              </w:rPr>
              <w:t>15883.4</w:t>
            </w:r>
          </w:p>
        </w:tc>
        <w:tc>
          <w:tcPr>
            <w:tcW w:w="1082" w:type="dxa"/>
            <w:shd w:val="clear" w:color="auto" w:fill="FFFFFF"/>
            <w:tcMar>
              <w:top w:w="0" w:type="dxa"/>
              <w:left w:w="0" w:type="dxa"/>
              <w:bottom w:w="0" w:type="dxa"/>
              <w:right w:w="0" w:type="dxa"/>
            </w:tcMar>
            <w:vAlign w:val="center"/>
          </w:tcPr>
          <w:p w14:paraId="280A3E58" w14:textId="77777777" w:rsidR="00536E34" w:rsidRDefault="00536E34" w:rsidP="00536E34">
            <w:pPr>
              <w:spacing w:before="40" w:after="40"/>
              <w:ind w:left="40" w:right="40"/>
              <w:jc w:val="right"/>
            </w:pPr>
            <w:r>
              <w:rPr>
                <w:rFonts w:ascii="Roboto" w:eastAsia="Roboto" w:hAnsi="Roboto" w:cs="Roboto"/>
                <w:color w:val="111111"/>
              </w:rPr>
              <w:t>15907.2</w:t>
            </w:r>
          </w:p>
        </w:tc>
        <w:tc>
          <w:tcPr>
            <w:tcW w:w="827" w:type="dxa"/>
            <w:shd w:val="clear" w:color="auto" w:fill="FFFFFF"/>
            <w:tcMar>
              <w:top w:w="0" w:type="dxa"/>
              <w:left w:w="0" w:type="dxa"/>
              <w:bottom w:w="0" w:type="dxa"/>
              <w:right w:w="0" w:type="dxa"/>
            </w:tcMar>
            <w:vAlign w:val="center"/>
          </w:tcPr>
          <w:p w14:paraId="2C066CE5" w14:textId="77777777" w:rsidR="00536E34" w:rsidRDefault="00536E34" w:rsidP="00536E34">
            <w:pPr>
              <w:spacing w:before="40" w:after="40"/>
              <w:ind w:left="40" w:right="40"/>
              <w:jc w:val="right"/>
            </w:pPr>
            <w:r>
              <w:rPr>
                <w:rFonts w:ascii="Roboto" w:eastAsia="Roboto" w:hAnsi="Roboto" w:cs="Roboto"/>
                <w:color w:val="111111"/>
              </w:rPr>
              <w:t>3.6</w:t>
            </w:r>
          </w:p>
        </w:tc>
        <w:tc>
          <w:tcPr>
            <w:tcW w:w="827" w:type="dxa"/>
            <w:shd w:val="clear" w:color="auto" w:fill="FFFFFF"/>
            <w:tcMar>
              <w:top w:w="0" w:type="dxa"/>
              <w:left w:w="0" w:type="dxa"/>
              <w:bottom w:w="0" w:type="dxa"/>
              <w:right w:w="0" w:type="dxa"/>
            </w:tcMar>
            <w:vAlign w:val="center"/>
          </w:tcPr>
          <w:p w14:paraId="0D8C4624" w14:textId="77777777" w:rsidR="00536E34" w:rsidRDefault="00536E34" w:rsidP="00536E34">
            <w:pPr>
              <w:spacing w:before="40" w:after="40"/>
              <w:ind w:left="40" w:right="40"/>
              <w:jc w:val="right"/>
            </w:pPr>
            <w:r>
              <w:rPr>
                <w:rFonts w:ascii="Roboto" w:eastAsia="Roboto" w:hAnsi="Roboto" w:cs="Roboto"/>
                <w:color w:val="111111"/>
              </w:rPr>
              <w:t>3.6</w:t>
            </w:r>
          </w:p>
        </w:tc>
      </w:tr>
      <w:tr w:rsidR="00536E34" w14:paraId="5B0988F8" w14:textId="77777777" w:rsidTr="00536E34">
        <w:trPr>
          <w:cantSplit/>
          <w:jc w:val="center"/>
        </w:trPr>
        <w:tc>
          <w:tcPr>
            <w:tcW w:w="1138" w:type="dxa"/>
            <w:vMerge/>
            <w:shd w:val="clear" w:color="auto" w:fill="EFEFEF"/>
            <w:tcMar>
              <w:top w:w="0" w:type="dxa"/>
              <w:left w:w="0" w:type="dxa"/>
              <w:bottom w:w="0" w:type="dxa"/>
              <w:right w:w="0" w:type="dxa"/>
            </w:tcMar>
            <w:vAlign w:val="center"/>
          </w:tcPr>
          <w:p w14:paraId="0D5AC428"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6E23F5BD" w14:textId="77777777" w:rsidR="00536E34" w:rsidRDefault="00536E34" w:rsidP="00536E34">
            <w:pPr>
              <w:spacing w:before="40" w:after="40"/>
              <w:ind w:left="40" w:right="40"/>
            </w:pPr>
            <w:r>
              <w:rPr>
                <w:rFonts w:ascii="Roboto" w:eastAsia="Roboto" w:hAnsi="Roboto" w:cs="Roboto"/>
                <w:color w:val="111111"/>
              </w:rPr>
              <w:t>trend.st9</w:t>
            </w:r>
          </w:p>
        </w:tc>
        <w:tc>
          <w:tcPr>
            <w:tcW w:w="1082" w:type="dxa"/>
            <w:shd w:val="clear" w:color="auto" w:fill="EFEFEF"/>
            <w:tcMar>
              <w:top w:w="0" w:type="dxa"/>
              <w:left w:w="0" w:type="dxa"/>
              <w:bottom w:w="0" w:type="dxa"/>
              <w:right w:w="0" w:type="dxa"/>
            </w:tcMar>
            <w:vAlign w:val="center"/>
          </w:tcPr>
          <w:p w14:paraId="7497513D" w14:textId="77777777" w:rsidR="00536E34" w:rsidRDefault="00536E34" w:rsidP="00536E34">
            <w:pPr>
              <w:spacing w:before="40" w:after="40"/>
              <w:ind w:left="40" w:right="40"/>
              <w:jc w:val="right"/>
            </w:pPr>
            <w:r>
              <w:rPr>
                <w:rFonts w:ascii="Roboto" w:eastAsia="Roboto" w:hAnsi="Roboto" w:cs="Roboto"/>
                <w:color w:val="111111"/>
              </w:rPr>
              <w:t>15907.1</w:t>
            </w:r>
          </w:p>
        </w:tc>
        <w:tc>
          <w:tcPr>
            <w:tcW w:w="1082" w:type="dxa"/>
            <w:shd w:val="clear" w:color="auto" w:fill="EFEFEF"/>
            <w:tcMar>
              <w:top w:w="0" w:type="dxa"/>
              <w:left w:w="0" w:type="dxa"/>
              <w:bottom w:w="0" w:type="dxa"/>
              <w:right w:w="0" w:type="dxa"/>
            </w:tcMar>
            <w:vAlign w:val="center"/>
          </w:tcPr>
          <w:p w14:paraId="6C147B7B" w14:textId="77777777" w:rsidR="00536E34" w:rsidRDefault="00536E34" w:rsidP="00536E34">
            <w:pPr>
              <w:spacing w:before="40" w:after="40"/>
              <w:ind w:left="40" w:right="40"/>
              <w:jc w:val="right"/>
            </w:pPr>
            <w:r>
              <w:rPr>
                <w:rFonts w:ascii="Roboto" w:eastAsia="Roboto" w:hAnsi="Roboto" w:cs="Roboto"/>
                <w:color w:val="111111"/>
              </w:rPr>
              <w:t>15931.0</w:t>
            </w:r>
          </w:p>
        </w:tc>
        <w:tc>
          <w:tcPr>
            <w:tcW w:w="827" w:type="dxa"/>
            <w:shd w:val="clear" w:color="auto" w:fill="EFEFEF"/>
            <w:tcMar>
              <w:top w:w="0" w:type="dxa"/>
              <w:left w:w="0" w:type="dxa"/>
              <w:bottom w:w="0" w:type="dxa"/>
              <w:right w:w="0" w:type="dxa"/>
            </w:tcMar>
            <w:vAlign w:val="center"/>
          </w:tcPr>
          <w:p w14:paraId="68D2144B" w14:textId="77777777" w:rsidR="00536E34" w:rsidRDefault="00536E34" w:rsidP="00536E34">
            <w:pPr>
              <w:spacing w:before="40" w:after="40"/>
              <w:ind w:left="40" w:right="40"/>
              <w:jc w:val="right"/>
            </w:pPr>
            <w:r>
              <w:rPr>
                <w:rFonts w:ascii="Roboto" w:eastAsia="Roboto" w:hAnsi="Roboto" w:cs="Roboto"/>
                <w:color w:val="111111"/>
              </w:rPr>
              <w:t>27.3</w:t>
            </w:r>
          </w:p>
        </w:tc>
        <w:tc>
          <w:tcPr>
            <w:tcW w:w="827" w:type="dxa"/>
            <w:shd w:val="clear" w:color="auto" w:fill="EFEFEF"/>
            <w:tcMar>
              <w:top w:w="0" w:type="dxa"/>
              <w:left w:w="0" w:type="dxa"/>
              <w:bottom w:w="0" w:type="dxa"/>
              <w:right w:w="0" w:type="dxa"/>
            </w:tcMar>
            <w:vAlign w:val="center"/>
          </w:tcPr>
          <w:p w14:paraId="5E616FC4" w14:textId="77777777" w:rsidR="00536E34" w:rsidRDefault="00536E34" w:rsidP="00536E34">
            <w:pPr>
              <w:spacing w:before="40" w:after="40"/>
              <w:ind w:left="40" w:right="40"/>
              <w:jc w:val="right"/>
            </w:pPr>
            <w:r>
              <w:rPr>
                <w:rFonts w:ascii="Roboto" w:eastAsia="Roboto" w:hAnsi="Roboto" w:cs="Roboto"/>
                <w:color w:val="111111"/>
              </w:rPr>
              <w:t>27.4</w:t>
            </w:r>
          </w:p>
        </w:tc>
      </w:tr>
      <w:tr w:rsidR="00536E34" w14:paraId="637A313E" w14:textId="77777777" w:rsidTr="00536E34">
        <w:trPr>
          <w:cantSplit/>
          <w:jc w:val="center"/>
        </w:trPr>
        <w:tc>
          <w:tcPr>
            <w:tcW w:w="1138" w:type="dxa"/>
            <w:vMerge/>
            <w:tcBorders>
              <w:bottom w:val="single" w:sz="8" w:space="0" w:color="000000"/>
            </w:tcBorders>
            <w:shd w:val="clear" w:color="auto" w:fill="FFFFFF"/>
            <w:tcMar>
              <w:top w:w="0" w:type="dxa"/>
              <w:left w:w="0" w:type="dxa"/>
              <w:bottom w:w="0" w:type="dxa"/>
              <w:right w:w="0" w:type="dxa"/>
            </w:tcMar>
            <w:vAlign w:val="center"/>
          </w:tcPr>
          <w:p w14:paraId="17D878F9" w14:textId="77777777" w:rsidR="00536E34" w:rsidRDefault="00536E34" w:rsidP="00536E34">
            <w:pPr>
              <w:spacing w:before="40" w:after="40"/>
              <w:ind w:left="40" w:right="40"/>
            </w:pPr>
          </w:p>
        </w:tc>
        <w:tc>
          <w:tcPr>
            <w:tcW w:w="1280" w:type="dxa"/>
            <w:tcBorders>
              <w:bottom w:val="single" w:sz="8" w:space="0" w:color="000000"/>
            </w:tcBorders>
            <w:shd w:val="clear" w:color="auto" w:fill="FFFFFF"/>
            <w:tcMar>
              <w:top w:w="0" w:type="dxa"/>
              <w:left w:w="0" w:type="dxa"/>
              <w:bottom w:w="0" w:type="dxa"/>
              <w:right w:w="0" w:type="dxa"/>
            </w:tcMar>
            <w:vAlign w:val="center"/>
          </w:tcPr>
          <w:p w14:paraId="66A5AAFE" w14:textId="77777777" w:rsidR="00536E34" w:rsidRDefault="00536E34" w:rsidP="00536E34">
            <w:pPr>
              <w:spacing w:before="40" w:after="40"/>
              <w:ind w:left="40" w:right="40"/>
            </w:pPr>
            <w:r>
              <w:rPr>
                <w:rFonts w:ascii="Roboto" w:eastAsia="Roboto" w:hAnsi="Roboto" w:cs="Roboto"/>
                <w:color w:val="111111"/>
              </w:rPr>
              <w:t>trend.st10</w:t>
            </w:r>
          </w:p>
        </w:tc>
        <w:tc>
          <w:tcPr>
            <w:tcW w:w="1082" w:type="dxa"/>
            <w:tcBorders>
              <w:bottom w:val="single" w:sz="8" w:space="0" w:color="000000"/>
            </w:tcBorders>
            <w:shd w:val="clear" w:color="auto" w:fill="FFFFFF"/>
            <w:tcMar>
              <w:top w:w="0" w:type="dxa"/>
              <w:left w:w="0" w:type="dxa"/>
              <w:bottom w:w="0" w:type="dxa"/>
              <w:right w:w="0" w:type="dxa"/>
            </w:tcMar>
            <w:vAlign w:val="center"/>
          </w:tcPr>
          <w:p w14:paraId="7C9DB780" w14:textId="77777777" w:rsidR="00536E34" w:rsidRDefault="00536E34" w:rsidP="00536E34">
            <w:pPr>
              <w:spacing w:before="40" w:after="40"/>
              <w:ind w:left="40" w:right="40"/>
              <w:jc w:val="right"/>
            </w:pPr>
            <w:r>
              <w:rPr>
                <w:rFonts w:ascii="Roboto" w:eastAsia="Roboto" w:hAnsi="Roboto" w:cs="Roboto"/>
                <w:color w:val="111111"/>
              </w:rPr>
              <w:t>15909.6</w:t>
            </w:r>
          </w:p>
        </w:tc>
        <w:tc>
          <w:tcPr>
            <w:tcW w:w="1082" w:type="dxa"/>
            <w:tcBorders>
              <w:bottom w:val="single" w:sz="8" w:space="0" w:color="000000"/>
            </w:tcBorders>
            <w:shd w:val="clear" w:color="auto" w:fill="FFFFFF"/>
            <w:tcMar>
              <w:top w:w="0" w:type="dxa"/>
              <w:left w:w="0" w:type="dxa"/>
              <w:bottom w:w="0" w:type="dxa"/>
              <w:right w:w="0" w:type="dxa"/>
            </w:tcMar>
            <w:vAlign w:val="center"/>
          </w:tcPr>
          <w:p w14:paraId="4995928D" w14:textId="77777777" w:rsidR="00536E34" w:rsidRDefault="00536E34" w:rsidP="00536E34">
            <w:pPr>
              <w:spacing w:before="40" w:after="40"/>
              <w:ind w:left="40" w:right="40"/>
              <w:jc w:val="right"/>
            </w:pPr>
            <w:r>
              <w:rPr>
                <w:rFonts w:ascii="Roboto" w:eastAsia="Roboto" w:hAnsi="Roboto" w:cs="Roboto"/>
                <w:color w:val="111111"/>
              </w:rPr>
              <w:t>15933.4</w:t>
            </w:r>
          </w:p>
        </w:tc>
        <w:tc>
          <w:tcPr>
            <w:tcW w:w="827" w:type="dxa"/>
            <w:tcBorders>
              <w:bottom w:val="single" w:sz="8" w:space="0" w:color="000000"/>
            </w:tcBorders>
            <w:shd w:val="clear" w:color="auto" w:fill="FFFFFF"/>
            <w:tcMar>
              <w:top w:w="0" w:type="dxa"/>
              <w:left w:w="0" w:type="dxa"/>
              <w:bottom w:w="0" w:type="dxa"/>
              <w:right w:w="0" w:type="dxa"/>
            </w:tcMar>
            <w:vAlign w:val="center"/>
          </w:tcPr>
          <w:p w14:paraId="0A23F82D" w14:textId="77777777" w:rsidR="00536E34" w:rsidRDefault="00536E34" w:rsidP="00536E34">
            <w:pPr>
              <w:spacing w:before="40" w:after="40"/>
              <w:ind w:left="40" w:right="40"/>
              <w:jc w:val="right"/>
            </w:pPr>
            <w:r>
              <w:rPr>
                <w:rFonts w:ascii="Roboto" w:eastAsia="Roboto" w:hAnsi="Roboto" w:cs="Roboto"/>
                <w:color w:val="111111"/>
              </w:rPr>
              <w:t>29.8</w:t>
            </w:r>
          </w:p>
        </w:tc>
        <w:tc>
          <w:tcPr>
            <w:tcW w:w="827" w:type="dxa"/>
            <w:tcBorders>
              <w:bottom w:val="single" w:sz="8" w:space="0" w:color="000000"/>
            </w:tcBorders>
            <w:shd w:val="clear" w:color="auto" w:fill="FFFFFF"/>
            <w:tcMar>
              <w:top w:w="0" w:type="dxa"/>
              <w:left w:w="0" w:type="dxa"/>
              <w:bottom w:w="0" w:type="dxa"/>
              <w:right w:w="0" w:type="dxa"/>
            </w:tcMar>
            <w:vAlign w:val="center"/>
          </w:tcPr>
          <w:p w14:paraId="20F49EBB" w14:textId="77777777" w:rsidR="00536E34" w:rsidRDefault="00536E34" w:rsidP="00536E34">
            <w:pPr>
              <w:spacing w:before="40" w:after="40"/>
              <w:ind w:left="40" w:right="40"/>
              <w:jc w:val="right"/>
            </w:pPr>
            <w:r>
              <w:rPr>
                <w:rFonts w:ascii="Roboto" w:eastAsia="Roboto" w:hAnsi="Roboto" w:cs="Roboto"/>
                <w:color w:val="111111"/>
              </w:rPr>
              <w:t>29.8</w:t>
            </w:r>
          </w:p>
        </w:tc>
      </w:tr>
      <w:tr w:rsidR="00536E34" w14:paraId="00B8EBCC" w14:textId="77777777" w:rsidTr="00536E34">
        <w:trPr>
          <w:cantSplit/>
          <w:jc w:val="center"/>
        </w:trPr>
        <w:tc>
          <w:tcPr>
            <w:tcW w:w="1138" w:type="dxa"/>
            <w:vMerge w:val="restart"/>
            <w:tcBorders>
              <w:top w:val="single" w:sz="8" w:space="0" w:color="000000"/>
            </w:tcBorders>
            <w:shd w:val="clear" w:color="auto" w:fill="auto"/>
            <w:tcMar>
              <w:top w:w="0" w:type="dxa"/>
              <w:left w:w="0" w:type="dxa"/>
              <w:bottom w:w="0" w:type="dxa"/>
              <w:right w:w="0" w:type="dxa"/>
            </w:tcMar>
            <w:vAlign w:val="center"/>
          </w:tcPr>
          <w:p w14:paraId="61BFF209" w14:textId="77777777" w:rsidR="00536E34" w:rsidRDefault="00536E34" w:rsidP="00536E34">
            <w:pPr>
              <w:spacing w:before="40" w:after="40"/>
              <w:ind w:left="40" w:right="40"/>
            </w:pPr>
            <w:r>
              <w:rPr>
                <w:rFonts w:ascii="Roboto" w:eastAsia="Roboto" w:hAnsi="Roboto" w:cs="Roboto"/>
                <w:color w:val="111111"/>
              </w:rPr>
              <w:t>Cooling</w:t>
            </w:r>
          </w:p>
        </w:tc>
        <w:tc>
          <w:tcPr>
            <w:tcW w:w="1280" w:type="dxa"/>
            <w:tcBorders>
              <w:top w:val="single" w:sz="8" w:space="0" w:color="000000"/>
            </w:tcBorders>
            <w:shd w:val="clear" w:color="auto" w:fill="EFEFEF"/>
            <w:tcMar>
              <w:top w:w="0" w:type="dxa"/>
              <w:left w:w="0" w:type="dxa"/>
              <w:bottom w:w="0" w:type="dxa"/>
              <w:right w:w="0" w:type="dxa"/>
            </w:tcMar>
            <w:vAlign w:val="center"/>
          </w:tcPr>
          <w:p w14:paraId="1BB52D4C" w14:textId="77777777" w:rsidR="00536E34" w:rsidRDefault="00536E34" w:rsidP="00536E34">
            <w:pPr>
              <w:spacing w:before="40" w:after="40"/>
              <w:ind w:left="40" w:right="40"/>
            </w:pPr>
            <w:r>
              <w:rPr>
                <w:rFonts w:ascii="Roboto" w:eastAsia="Roboto" w:hAnsi="Roboto" w:cs="Roboto"/>
                <w:color w:val="111111"/>
              </w:rPr>
              <w:t>trend.st1</w:t>
            </w:r>
          </w:p>
        </w:tc>
        <w:tc>
          <w:tcPr>
            <w:tcW w:w="1082" w:type="dxa"/>
            <w:tcBorders>
              <w:top w:val="single" w:sz="8" w:space="0" w:color="000000"/>
            </w:tcBorders>
            <w:shd w:val="clear" w:color="auto" w:fill="EFEFEF"/>
            <w:tcMar>
              <w:top w:w="0" w:type="dxa"/>
              <w:left w:w="0" w:type="dxa"/>
              <w:bottom w:w="0" w:type="dxa"/>
              <w:right w:w="0" w:type="dxa"/>
            </w:tcMar>
            <w:vAlign w:val="center"/>
          </w:tcPr>
          <w:p w14:paraId="109770EA" w14:textId="77777777" w:rsidR="00536E34" w:rsidRDefault="00536E34" w:rsidP="00536E34">
            <w:pPr>
              <w:spacing w:before="40" w:after="40"/>
              <w:ind w:left="40" w:right="40"/>
              <w:jc w:val="right"/>
            </w:pPr>
            <w:r>
              <w:rPr>
                <w:rFonts w:ascii="Roboto" w:eastAsia="Roboto" w:hAnsi="Roboto" w:cs="Roboto"/>
                <w:color w:val="111111"/>
              </w:rPr>
              <w:t>18159.7</w:t>
            </w:r>
          </w:p>
        </w:tc>
        <w:tc>
          <w:tcPr>
            <w:tcW w:w="1082" w:type="dxa"/>
            <w:tcBorders>
              <w:top w:val="single" w:sz="8" w:space="0" w:color="000000"/>
            </w:tcBorders>
            <w:shd w:val="clear" w:color="auto" w:fill="EFEFEF"/>
            <w:tcMar>
              <w:top w:w="0" w:type="dxa"/>
              <w:left w:w="0" w:type="dxa"/>
              <w:bottom w:w="0" w:type="dxa"/>
              <w:right w:w="0" w:type="dxa"/>
            </w:tcMar>
            <w:vAlign w:val="center"/>
          </w:tcPr>
          <w:p w14:paraId="1CD36C3E" w14:textId="77777777" w:rsidR="00536E34" w:rsidRDefault="00536E34" w:rsidP="00536E34">
            <w:pPr>
              <w:spacing w:before="40" w:after="40"/>
              <w:ind w:left="40" w:right="40"/>
              <w:jc w:val="right"/>
            </w:pPr>
            <w:r>
              <w:rPr>
                <w:rFonts w:ascii="Roboto" w:eastAsia="Roboto" w:hAnsi="Roboto" w:cs="Roboto"/>
                <w:color w:val="111111"/>
              </w:rPr>
              <w:t>18183.8</w:t>
            </w:r>
          </w:p>
        </w:tc>
        <w:tc>
          <w:tcPr>
            <w:tcW w:w="827" w:type="dxa"/>
            <w:tcBorders>
              <w:top w:val="single" w:sz="8" w:space="0" w:color="000000"/>
            </w:tcBorders>
            <w:shd w:val="clear" w:color="auto" w:fill="EFEFEF"/>
            <w:tcMar>
              <w:top w:w="0" w:type="dxa"/>
              <w:left w:w="0" w:type="dxa"/>
              <w:bottom w:w="0" w:type="dxa"/>
              <w:right w:w="0" w:type="dxa"/>
            </w:tcMar>
            <w:vAlign w:val="center"/>
          </w:tcPr>
          <w:p w14:paraId="75EC58F1" w14:textId="77777777" w:rsidR="00536E34" w:rsidRDefault="00536E34" w:rsidP="00536E34">
            <w:pPr>
              <w:spacing w:before="40" w:after="40"/>
              <w:ind w:left="40" w:right="40"/>
              <w:jc w:val="right"/>
            </w:pPr>
            <w:r>
              <w:rPr>
                <w:rFonts w:ascii="Roboto" w:eastAsia="Roboto" w:hAnsi="Roboto" w:cs="Roboto"/>
                <w:color w:val="111111"/>
              </w:rPr>
              <w:t>140.3</w:t>
            </w:r>
          </w:p>
        </w:tc>
        <w:tc>
          <w:tcPr>
            <w:tcW w:w="827" w:type="dxa"/>
            <w:tcBorders>
              <w:top w:val="single" w:sz="8" w:space="0" w:color="000000"/>
            </w:tcBorders>
            <w:shd w:val="clear" w:color="auto" w:fill="EFEFEF"/>
            <w:tcMar>
              <w:top w:w="0" w:type="dxa"/>
              <w:left w:w="0" w:type="dxa"/>
              <w:bottom w:w="0" w:type="dxa"/>
              <w:right w:w="0" w:type="dxa"/>
            </w:tcMar>
            <w:vAlign w:val="center"/>
          </w:tcPr>
          <w:p w14:paraId="071D0E44" w14:textId="77777777" w:rsidR="00536E34" w:rsidRDefault="00536E34" w:rsidP="00536E34">
            <w:pPr>
              <w:spacing w:before="40" w:after="40"/>
              <w:ind w:left="40" w:right="40"/>
              <w:jc w:val="right"/>
            </w:pPr>
            <w:r>
              <w:rPr>
                <w:rFonts w:ascii="Roboto" w:eastAsia="Roboto" w:hAnsi="Roboto" w:cs="Roboto"/>
                <w:color w:val="111111"/>
              </w:rPr>
              <w:t>140.3</w:t>
            </w:r>
          </w:p>
        </w:tc>
      </w:tr>
      <w:tr w:rsidR="00536E34" w14:paraId="1DAFEB67" w14:textId="77777777" w:rsidTr="00536E34">
        <w:trPr>
          <w:cantSplit/>
          <w:jc w:val="center"/>
        </w:trPr>
        <w:tc>
          <w:tcPr>
            <w:tcW w:w="1138" w:type="dxa"/>
            <w:vMerge/>
            <w:shd w:val="clear" w:color="auto" w:fill="auto"/>
            <w:tcMar>
              <w:top w:w="0" w:type="dxa"/>
              <w:left w:w="0" w:type="dxa"/>
              <w:bottom w:w="0" w:type="dxa"/>
              <w:right w:w="0" w:type="dxa"/>
            </w:tcMar>
            <w:vAlign w:val="center"/>
          </w:tcPr>
          <w:p w14:paraId="513AA136"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514785FC" w14:textId="77777777" w:rsidR="00536E34" w:rsidRDefault="00536E34" w:rsidP="00536E34">
            <w:pPr>
              <w:spacing w:before="40" w:after="40"/>
              <w:ind w:left="40" w:right="40"/>
            </w:pPr>
            <w:r>
              <w:rPr>
                <w:rFonts w:ascii="Roboto" w:eastAsia="Roboto" w:hAnsi="Roboto" w:cs="Roboto"/>
                <w:color w:val="111111"/>
              </w:rPr>
              <w:t>trend.st2</w:t>
            </w:r>
          </w:p>
        </w:tc>
        <w:tc>
          <w:tcPr>
            <w:tcW w:w="1082" w:type="dxa"/>
            <w:shd w:val="clear" w:color="auto" w:fill="FFFFFF"/>
            <w:tcMar>
              <w:top w:w="0" w:type="dxa"/>
              <w:left w:w="0" w:type="dxa"/>
              <w:bottom w:w="0" w:type="dxa"/>
              <w:right w:w="0" w:type="dxa"/>
            </w:tcMar>
            <w:vAlign w:val="center"/>
          </w:tcPr>
          <w:p w14:paraId="3FEBF308" w14:textId="77777777" w:rsidR="00536E34" w:rsidRDefault="00536E34" w:rsidP="00536E34">
            <w:pPr>
              <w:spacing w:before="40" w:after="40"/>
              <w:ind w:left="40" w:right="40"/>
              <w:jc w:val="right"/>
            </w:pPr>
            <w:r>
              <w:rPr>
                <w:rFonts w:ascii="Roboto" w:eastAsia="Roboto" w:hAnsi="Roboto" w:cs="Roboto"/>
                <w:color w:val="111111"/>
              </w:rPr>
              <w:t>18159.1</w:t>
            </w:r>
          </w:p>
        </w:tc>
        <w:tc>
          <w:tcPr>
            <w:tcW w:w="1082" w:type="dxa"/>
            <w:shd w:val="clear" w:color="auto" w:fill="FFFFFF"/>
            <w:tcMar>
              <w:top w:w="0" w:type="dxa"/>
              <w:left w:w="0" w:type="dxa"/>
              <w:bottom w:w="0" w:type="dxa"/>
              <w:right w:w="0" w:type="dxa"/>
            </w:tcMar>
            <w:vAlign w:val="center"/>
          </w:tcPr>
          <w:p w14:paraId="59D7559E" w14:textId="77777777" w:rsidR="00536E34" w:rsidRDefault="00536E34" w:rsidP="00536E34">
            <w:pPr>
              <w:spacing w:before="40" w:after="40"/>
              <w:ind w:left="40" w:right="40"/>
              <w:jc w:val="right"/>
            </w:pPr>
            <w:r>
              <w:rPr>
                <w:rFonts w:ascii="Roboto" w:eastAsia="Roboto" w:hAnsi="Roboto" w:cs="Roboto"/>
                <w:color w:val="111111"/>
              </w:rPr>
              <w:t>18183.2</w:t>
            </w:r>
          </w:p>
        </w:tc>
        <w:tc>
          <w:tcPr>
            <w:tcW w:w="827" w:type="dxa"/>
            <w:shd w:val="clear" w:color="auto" w:fill="FFFFFF"/>
            <w:tcMar>
              <w:top w:w="0" w:type="dxa"/>
              <w:left w:w="0" w:type="dxa"/>
              <w:bottom w:w="0" w:type="dxa"/>
              <w:right w:w="0" w:type="dxa"/>
            </w:tcMar>
            <w:vAlign w:val="center"/>
          </w:tcPr>
          <w:p w14:paraId="34FC74D4" w14:textId="77777777" w:rsidR="00536E34" w:rsidRDefault="00536E34" w:rsidP="00536E34">
            <w:pPr>
              <w:spacing w:before="40" w:after="40"/>
              <w:ind w:left="40" w:right="40"/>
              <w:jc w:val="right"/>
            </w:pPr>
            <w:r>
              <w:rPr>
                <w:rFonts w:ascii="Roboto" w:eastAsia="Roboto" w:hAnsi="Roboto" w:cs="Roboto"/>
                <w:color w:val="111111"/>
              </w:rPr>
              <w:t>139.7</w:t>
            </w:r>
          </w:p>
        </w:tc>
        <w:tc>
          <w:tcPr>
            <w:tcW w:w="827" w:type="dxa"/>
            <w:shd w:val="clear" w:color="auto" w:fill="FFFFFF"/>
            <w:tcMar>
              <w:top w:w="0" w:type="dxa"/>
              <w:left w:w="0" w:type="dxa"/>
              <w:bottom w:w="0" w:type="dxa"/>
              <w:right w:w="0" w:type="dxa"/>
            </w:tcMar>
            <w:vAlign w:val="center"/>
          </w:tcPr>
          <w:p w14:paraId="541AA81B" w14:textId="77777777" w:rsidR="00536E34" w:rsidRDefault="00536E34" w:rsidP="00536E34">
            <w:pPr>
              <w:spacing w:before="40" w:after="40"/>
              <w:ind w:left="40" w:right="40"/>
              <w:jc w:val="right"/>
            </w:pPr>
            <w:r>
              <w:rPr>
                <w:rFonts w:ascii="Roboto" w:eastAsia="Roboto" w:hAnsi="Roboto" w:cs="Roboto"/>
                <w:color w:val="111111"/>
              </w:rPr>
              <w:t>139.7</w:t>
            </w:r>
          </w:p>
        </w:tc>
      </w:tr>
      <w:tr w:rsidR="00536E34" w14:paraId="6B222963" w14:textId="77777777" w:rsidTr="00536E34">
        <w:trPr>
          <w:cantSplit/>
          <w:jc w:val="center"/>
        </w:trPr>
        <w:tc>
          <w:tcPr>
            <w:tcW w:w="1138" w:type="dxa"/>
            <w:vMerge/>
            <w:shd w:val="clear" w:color="auto" w:fill="auto"/>
            <w:tcMar>
              <w:top w:w="0" w:type="dxa"/>
              <w:left w:w="0" w:type="dxa"/>
              <w:bottom w:w="0" w:type="dxa"/>
              <w:right w:w="0" w:type="dxa"/>
            </w:tcMar>
            <w:vAlign w:val="center"/>
          </w:tcPr>
          <w:p w14:paraId="00E68EDC"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2803497E" w14:textId="77777777" w:rsidR="00536E34" w:rsidRDefault="00536E34" w:rsidP="00536E34">
            <w:pPr>
              <w:spacing w:before="40" w:after="40"/>
              <w:ind w:left="40" w:right="40"/>
            </w:pPr>
            <w:r>
              <w:rPr>
                <w:rFonts w:ascii="Roboto" w:eastAsia="Roboto" w:hAnsi="Roboto" w:cs="Roboto"/>
                <w:color w:val="111111"/>
              </w:rPr>
              <w:t>trend.st3</w:t>
            </w:r>
          </w:p>
        </w:tc>
        <w:tc>
          <w:tcPr>
            <w:tcW w:w="1082" w:type="dxa"/>
            <w:shd w:val="clear" w:color="auto" w:fill="EFEFEF"/>
            <w:tcMar>
              <w:top w:w="0" w:type="dxa"/>
              <w:left w:w="0" w:type="dxa"/>
              <w:bottom w:w="0" w:type="dxa"/>
              <w:right w:w="0" w:type="dxa"/>
            </w:tcMar>
            <w:vAlign w:val="center"/>
          </w:tcPr>
          <w:p w14:paraId="212729C3" w14:textId="77777777" w:rsidR="00536E34" w:rsidRDefault="00536E34" w:rsidP="00536E34">
            <w:pPr>
              <w:spacing w:before="40" w:after="40"/>
              <w:ind w:left="40" w:right="40"/>
              <w:jc w:val="right"/>
            </w:pPr>
            <w:r>
              <w:rPr>
                <w:rFonts w:ascii="Roboto" w:eastAsia="Roboto" w:hAnsi="Roboto" w:cs="Roboto"/>
                <w:color w:val="111111"/>
              </w:rPr>
              <w:t>18123.4</w:t>
            </w:r>
          </w:p>
        </w:tc>
        <w:tc>
          <w:tcPr>
            <w:tcW w:w="1082" w:type="dxa"/>
            <w:shd w:val="clear" w:color="auto" w:fill="EFEFEF"/>
            <w:tcMar>
              <w:top w:w="0" w:type="dxa"/>
              <w:left w:w="0" w:type="dxa"/>
              <w:bottom w:w="0" w:type="dxa"/>
              <w:right w:w="0" w:type="dxa"/>
            </w:tcMar>
            <w:vAlign w:val="center"/>
          </w:tcPr>
          <w:p w14:paraId="7679EBA6" w14:textId="77777777" w:rsidR="00536E34" w:rsidRDefault="00536E34" w:rsidP="00536E34">
            <w:pPr>
              <w:spacing w:before="40" w:after="40"/>
              <w:ind w:left="40" w:right="40"/>
              <w:jc w:val="right"/>
            </w:pPr>
            <w:r>
              <w:rPr>
                <w:rFonts w:ascii="Roboto" w:eastAsia="Roboto" w:hAnsi="Roboto" w:cs="Roboto"/>
                <w:color w:val="111111"/>
              </w:rPr>
              <w:t>18147.6</w:t>
            </w:r>
          </w:p>
        </w:tc>
        <w:tc>
          <w:tcPr>
            <w:tcW w:w="827" w:type="dxa"/>
            <w:shd w:val="clear" w:color="auto" w:fill="EFEFEF"/>
            <w:tcMar>
              <w:top w:w="0" w:type="dxa"/>
              <w:left w:w="0" w:type="dxa"/>
              <w:bottom w:w="0" w:type="dxa"/>
              <w:right w:w="0" w:type="dxa"/>
            </w:tcMar>
            <w:vAlign w:val="center"/>
          </w:tcPr>
          <w:p w14:paraId="3E5244A4" w14:textId="77777777" w:rsidR="00536E34" w:rsidRDefault="00536E34" w:rsidP="00536E34">
            <w:pPr>
              <w:spacing w:before="40" w:after="40"/>
              <w:ind w:left="40" w:right="40"/>
              <w:jc w:val="right"/>
            </w:pPr>
            <w:r>
              <w:rPr>
                <w:rFonts w:ascii="Roboto" w:eastAsia="Roboto" w:hAnsi="Roboto" w:cs="Roboto"/>
                <w:color w:val="111111"/>
              </w:rPr>
              <w:t>104.0</w:t>
            </w:r>
          </w:p>
        </w:tc>
        <w:tc>
          <w:tcPr>
            <w:tcW w:w="827" w:type="dxa"/>
            <w:shd w:val="clear" w:color="auto" w:fill="EFEFEF"/>
            <w:tcMar>
              <w:top w:w="0" w:type="dxa"/>
              <w:left w:w="0" w:type="dxa"/>
              <w:bottom w:w="0" w:type="dxa"/>
              <w:right w:w="0" w:type="dxa"/>
            </w:tcMar>
            <w:vAlign w:val="center"/>
          </w:tcPr>
          <w:p w14:paraId="75201713" w14:textId="77777777" w:rsidR="00536E34" w:rsidRDefault="00536E34" w:rsidP="00536E34">
            <w:pPr>
              <w:spacing w:before="40" w:after="40"/>
              <w:ind w:left="40" w:right="40"/>
              <w:jc w:val="right"/>
            </w:pPr>
            <w:r>
              <w:rPr>
                <w:rFonts w:ascii="Roboto" w:eastAsia="Roboto" w:hAnsi="Roboto" w:cs="Roboto"/>
                <w:color w:val="111111"/>
              </w:rPr>
              <w:t>104.1</w:t>
            </w:r>
          </w:p>
        </w:tc>
      </w:tr>
      <w:tr w:rsidR="00536E34" w14:paraId="1D9FFEB6" w14:textId="77777777" w:rsidTr="00536E34">
        <w:trPr>
          <w:cantSplit/>
          <w:jc w:val="center"/>
        </w:trPr>
        <w:tc>
          <w:tcPr>
            <w:tcW w:w="1138" w:type="dxa"/>
            <w:vMerge/>
            <w:shd w:val="clear" w:color="auto" w:fill="auto"/>
            <w:tcMar>
              <w:top w:w="0" w:type="dxa"/>
              <w:left w:w="0" w:type="dxa"/>
              <w:bottom w:w="0" w:type="dxa"/>
              <w:right w:w="0" w:type="dxa"/>
            </w:tcMar>
            <w:vAlign w:val="center"/>
          </w:tcPr>
          <w:p w14:paraId="189AB3FA"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01F73ECA" w14:textId="77777777" w:rsidR="00536E34" w:rsidRDefault="00536E34" w:rsidP="00536E34">
            <w:pPr>
              <w:spacing w:before="40" w:after="40"/>
              <w:ind w:left="40" w:right="40"/>
            </w:pPr>
            <w:r>
              <w:rPr>
                <w:rFonts w:ascii="Roboto" w:eastAsia="Roboto" w:hAnsi="Roboto" w:cs="Roboto"/>
                <w:color w:val="111111"/>
              </w:rPr>
              <w:t>trend.st4</w:t>
            </w:r>
          </w:p>
        </w:tc>
        <w:tc>
          <w:tcPr>
            <w:tcW w:w="1082" w:type="dxa"/>
            <w:shd w:val="clear" w:color="auto" w:fill="FFFFFF"/>
            <w:tcMar>
              <w:top w:w="0" w:type="dxa"/>
              <w:left w:w="0" w:type="dxa"/>
              <w:bottom w:w="0" w:type="dxa"/>
              <w:right w:w="0" w:type="dxa"/>
            </w:tcMar>
            <w:vAlign w:val="center"/>
          </w:tcPr>
          <w:p w14:paraId="05306B02" w14:textId="77777777" w:rsidR="00536E34" w:rsidRDefault="00536E34" w:rsidP="00536E34">
            <w:pPr>
              <w:spacing w:before="40" w:after="40"/>
              <w:ind w:left="40" w:right="40"/>
              <w:jc w:val="right"/>
            </w:pPr>
            <w:r>
              <w:rPr>
                <w:rFonts w:ascii="Roboto" w:eastAsia="Roboto" w:hAnsi="Roboto" w:cs="Roboto"/>
                <w:color w:val="111111"/>
              </w:rPr>
              <w:t>18024.9</w:t>
            </w:r>
          </w:p>
        </w:tc>
        <w:tc>
          <w:tcPr>
            <w:tcW w:w="1082" w:type="dxa"/>
            <w:shd w:val="clear" w:color="auto" w:fill="FFFFFF"/>
            <w:tcMar>
              <w:top w:w="0" w:type="dxa"/>
              <w:left w:w="0" w:type="dxa"/>
              <w:bottom w:w="0" w:type="dxa"/>
              <w:right w:w="0" w:type="dxa"/>
            </w:tcMar>
            <w:vAlign w:val="center"/>
          </w:tcPr>
          <w:p w14:paraId="2D85D1DE" w14:textId="77777777" w:rsidR="00536E34" w:rsidRDefault="00536E34" w:rsidP="00536E34">
            <w:pPr>
              <w:spacing w:before="40" w:after="40"/>
              <w:ind w:left="40" w:right="40"/>
              <w:jc w:val="right"/>
            </w:pPr>
            <w:r>
              <w:rPr>
                <w:rFonts w:ascii="Roboto" w:eastAsia="Roboto" w:hAnsi="Roboto" w:cs="Roboto"/>
                <w:color w:val="111111"/>
              </w:rPr>
              <w:t>18049.0</w:t>
            </w:r>
          </w:p>
        </w:tc>
        <w:tc>
          <w:tcPr>
            <w:tcW w:w="827" w:type="dxa"/>
            <w:shd w:val="clear" w:color="auto" w:fill="FFFFFF"/>
            <w:tcMar>
              <w:top w:w="0" w:type="dxa"/>
              <w:left w:w="0" w:type="dxa"/>
              <w:bottom w:w="0" w:type="dxa"/>
              <w:right w:w="0" w:type="dxa"/>
            </w:tcMar>
            <w:vAlign w:val="center"/>
          </w:tcPr>
          <w:p w14:paraId="01D10D95" w14:textId="77777777" w:rsidR="00536E34" w:rsidRDefault="00536E34" w:rsidP="00536E34">
            <w:pPr>
              <w:spacing w:before="40" w:after="40"/>
              <w:ind w:left="40" w:right="40"/>
              <w:jc w:val="right"/>
            </w:pPr>
            <w:r>
              <w:rPr>
                <w:rFonts w:ascii="Roboto" w:eastAsia="Roboto" w:hAnsi="Roboto" w:cs="Roboto"/>
                <w:color w:val="111111"/>
              </w:rPr>
              <w:t>5.5</w:t>
            </w:r>
          </w:p>
        </w:tc>
        <w:tc>
          <w:tcPr>
            <w:tcW w:w="827" w:type="dxa"/>
            <w:shd w:val="clear" w:color="auto" w:fill="FFFFFF"/>
            <w:tcMar>
              <w:top w:w="0" w:type="dxa"/>
              <w:left w:w="0" w:type="dxa"/>
              <w:bottom w:w="0" w:type="dxa"/>
              <w:right w:w="0" w:type="dxa"/>
            </w:tcMar>
            <w:vAlign w:val="center"/>
          </w:tcPr>
          <w:p w14:paraId="4C02AC7C" w14:textId="77777777" w:rsidR="00536E34" w:rsidRDefault="00536E34" w:rsidP="00536E34">
            <w:pPr>
              <w:spacing w:before="40" w:after="40"/>
              <w:ind w:left="40" w:right="40"/>
              <w:jc w:val="right"/>
            </w:pPr>
            <w:r>
              <w:rPr>
                <w:rFonts w:ascii="Roboto" w:eastAsia="Roboto" w:hAnsi="Roboto" w:cs="Roboto"/>
                <w:color w:val="111111"/>
              </w:rPr>
              <w:t>5.5</w:t>
            </w:r>
          </w:p>
        </w:tc>
      </w:tr>
      <w:tr w:rsidR="00536E34" w14:paraId="1814B888" w14:textId="77777777" w:rsidTr="00536E34">
        <w:trPr>
          <w:cantSplit/>
          <w:jc w:val="center"/>
        </w:trPr>
        <w:tc>
          <w:tcPr>
            <w:tcW w:w="1138" w:type="dxa"/>
            <w:vMerge/>
            <w:shd w:val="clear" w:color="auto" w:fill="auto"/>
            <w:tcMar>
              <w:top w:w="0" w:type="dxa"/>
              <w:left w:w="0" w:type="dxa"/>
              <w:bottom w:w="0" w:type="dxa"/>
              <w:right w:w="0" w:type="dxa"/>
            </w:tcMar>
            <w:vAlign w:val="center"/>
          </w:tcPr>
          <w:p w14:paraId="1DFB3CE6"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4A5C008C" w14:textId="77777777" w:rsidR="00536E34" w:rsidRDefault="00536E34" w:rsidP="00536E34">
            <w:pPr>
              <w:spacing w:before="40" w:after="40"/>
              <w:ind w:left="40" w:right="40"/>
            </w:pPr>
            <w:r>
              <w:rPr>
                <w:rFonts w:ascii="Roboto" w:eastAsia="Roboto" w:hAnsi="Roboto" w:cs="Roboto"/>
                <w:color w:val="111111"/>
              </w:rPr>
              <w:t>trend.st5</w:t>
            </w:r>
          </w:p>
        </w:tc>
        <w:tc>
          <w:tcPr>
            <w:tcW w:w="1082" w:type="dxa"/>
            <w:shd w:val="clear" w:color="auto" w:fill="EFEFEF"/>
            <w:tcMar>
              <w:top w:w="0" w:type="dxa"/>
              <w:left w:w="0" w:type="dxa"/>
              <w:bottom w:w="0" w:type="dxa"/>
              <w:right w:w="0" w:type="dxa"/>
            </w:tcMar>
            <w:vAlign w:val="center"/>
          </w:tcPr>
          <w:p w14:paraId="468DCF27" w14:textId="77777777" w:rsidR="00536E34" w:rsidRDefault="00536E34" w:rsidP="00536E34">
            <w:pPr>
              <w:spacing w:before="40" w:after="40"/>
              <w:ind w:left="40" w:right="40"/>
              <w:jc w:val="right"/>
            </w:pPr>
            <w:r>
              <w:rPr>
                <w:rFonts w:ascii="Roboto" w:eastAsia="Roboto" w:hAnsi="Roboto" w:cs="Roboto"/>
                <w:color w:val="111111"/>
              </w:rPr>
              <w:t>18028.7</w:t>
            </w:r>
          </w:p>
        </w:tc>
        <w:tc>
          <w:tcPr>
            <w:tcW w:w="1082" w:type="dxa"/>
            <w:shd w:val="clear" w:color="auto" w:fill="EFEFEF"/>
            <w:tcMar>
              <w:top w:w="0" w:type="dxa"/>
              <w:left w:w="0" w:type="dxa"/>
              <w:bottom w:w="0" w:type="dxa"/>
              <w:right w:w="0" w:type="dxa"/>
            </w:tcMar>
            <w:vAlign w:val="center"/>
          </w:tcPr>
          <w:p w14:paraId="4950F245" w14:textId="77777777" w:rsidR="00536E34" w:rsidRDefault="00536E34" w:rsidP="00536E34">
            <w:pPr>
              <w:spacing w:before="40" w:after="40"/>
              <w:ind w:left="40" w:right="40"/>
              <w:jc w:val="right"/>
            </w:pPr>
            <w:r>
              <w:rPr>
                <w:rFonts w:ascii="Roboto" w:eastAsia="Roboto" w:hAnsi="Roboto" w:cs="Roboto"/>
                <w:color w:val="111111"/>
              </w:rPr>
              <w:t>18052.8</w:t>
            </w:r>
          </w:p>
        </w:tc>
        <w:tc>
          <w:tcPr>
            <w:tcW w:w="827" w:type="dxa"/>
            <w:shd w:val="clear" w:color="auto" w:fill="EFEFEF"/>
            <w:tcMar>
              <w:top w:w="0" w:type="dxa"/>
              <w:left w:w="0" w:type="dxa"/>
              <w:bottom w:w="0" w:type="dxa"/>
              <w:right w:w="0" w:type="dxa"/>
            </w:tcMar>
            <w:vAlign w:val="center"/>
          </w:tcPr>
          <w:p w14:paraId="416B1882" w14:textId="77777777" w:rsidR="00536E34" w:rsidRDefault="00536E34" w:rsidP="00536E34">
            <w:pPr>
              <w:spacing w:before="40" w:after="40"/>
              <w:ind w:left="40" w:right="40"/>
              <w:jc w:val="right"/>
            </w:pPr>
            <w:r>
              <w:rPr>
                <w:rFonts w:ascii="Roboto" w:eastAsia="Roboto" w:hAnsi="Roboto" w:cs="Roboto"/>
                <w:color w:val="111111"/>
              </w:rPr>
              <w:t>9.3</w:t>
            </w:r>
          </w:p>
        </w:tc>
        <w:tc>
          <w:tcPr>
            <w:tcW w:w="827" w:type="dxa"/>
            <w:shd w:val="clear" w:color="auto" w:fill="EFEFEF"/>
            <w:tcMar>
              <w:top w:w="0" w:type="dxa"/>
              <w:left w:w="0" w:type="dxa"/>
              <w:bottom w:w="0" w:type="dxa"/>
              <w:right w:w="0" w:type="dxa"/>
            </w:tcMar>
            <w:vAlign w:val="center"/>
          </w:tcPr>
          <w:p w14:paraId="44980C17" w14:textId="77777777" w:rsidR="00536E34" w:rsidRDefault="00536E34" w:rsidP="00536E34">
            <w:pPr>
              <w:spacing w:before="40" w:after="40"/>
              <w:ind w:left="40" w:right="40"/>
              <w:jc w:val="right"/>
            </w:pPr>
            <w:r>
              <w:rPr>
                <w:rFonts w:ascii="Roboto" w:eastAsia="Roboto" w:hAnsi="Roboto" w:cs="Roboto"/>
                <w:color w:val="111111"/>
              </w:rPr>
              <w:t>9.3</w:t>
            </w:r>
          </w:p>
        </w:tc>
      </w:tr>
      <w:tr w:rsidR="00536E34" w14:paraId="4083801D" w14:textId="77777777" w:rsidTr="00536E34">
        <w:trPr>
          <w:cantSplit/>
          <w:jc w:val="center"/>
        </w:trPr>
        <w:tc>
          <w:tcPr>
            <w:tcW w:w="1138" w:type="dxa"/>
            <w:vMerge/>
            <w:shd w:val="clear" w:color="auto" w:fill="auto"/>
            <w:tcMar>
              <w:top w:w="0" w:type="dxa"/>
              <w:left w:w="0" w:type="dxa"/>
              <w:bottom w:w="0" w:type="dxa"/>
              <w:right w:w="0" w:type="dxa"/>
            </w:tcMar>
            <w:vAlign w:val="center"/>
          </w:tcPr>
          <w:p w14:paraId="6DF7FBA4"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5D7DB24B" w14:textId="77777777" w:rsidR="00536E34" w:rsidRDefault="00536E34" w:rsidP="00536E34">
            <w:pPr>
              <w:spacing w:before="40" w:after="40"/>
              <w:ind w:left="40" w:right="40"/>
            </w:pPr>
            <w:r>
              <w:rPr>
                <w:rFonts w:ascii="Roboto" w:eastAsia="Roboto" w:hAnsi="Roboto" w:cs="Roboto"/>
                <w:color w:val="111111"/>
              </w:rPr>
              <w:t>trend.st6</w:t>
            </w:r>
          </w:p>
        </w:tc>
        <w:tc>
          <w:tcPr>
            <w:tcW w:w="1082" w:type="dxa"/>
            <w:shd w:val="clear" w:color="auto" w:fill="FFFFFF"/>
            <w:tcMar>
              <w:top w:w="0" w:type="dxa"/>
              <w:left w:w="0" w:type="dxa"/>
              <w:bottom w:w="0" w:type="dxa"/>
              <w:right w:w="0" w:type="dxa"/>
            </w:tcMar>
            <w:vAlign w:val="center"/>
          </w:tcPr>
          <w:p w14:paraId="3A2DE0DB" w14:textId="77777777" w:rsidR="00536E34" w:rsidRDefault="00536E34" w:rsidP="00536E34">
            <w:pPr>
              <w:spacing w:before="40" w:after="40"/>
              <w:ind w:left="40" w:right="40"/>
              <w:jc w:val="right"/>
            </w:pPr>
            <w:r>
              <w:rPr>
                <w:rFonts w:ascii="Roboto" w:eastAsia="Roboto" w:hAnsi="Roboto" w:cs="Roboto"/>
                <w:color w:val="111111"/>
              </w:rPr>
              <w:t>18019.4</w:t>
            </w:r>
          </w:p>
        </w:tc>
        <w:tc>
          <w:tcPr>
            <w:tcW w:w="1082" w:type="dxa"/>
            <w:shd w:val="clear" w:color="auto" w:fill="FFFFFF"/>
            <w:tcMar>
              <w:top w:w="0" w:type="dxa"/>
              <w:left w:w="0" w:type="dxa"/>
              <w:bottom w:w="0" w:type="dxa"/>
              <w:right w:w="0" w:type="dxa"/>
            </w:tcMar>
            <w:vAlign w:val="center"/>
          </w:tcPr>
          <w:p w14:paraId="0D1803D5" w14:textId="77777777" w:rsidR="00536E34" w:rsidRDefault="00536E34" w:rsidP="00536E34">
            <w:pPr>
              <w:spacing w:before="40" w:after="40"/>
              <w:ind w:left="40" w:right="40"/>
              <w:jc w:val="right"/>
            </w:pPr>
            <w:r>
              <w:rPr>
                <w:rFonts w:ascii="Roboto" w:eastAsia="Roboto" w:hAnsi="Roboto" w:cs="Roboto"/>
                <w:color w:val="111111"/>
              </w:rPr>
              <w:t>18043.5</w:t>
            </w:r>
          </w:p>
        </w:tc>
        <w:tc>
          <w:tcPr>
            <w:tcW w:w="827" w:type="dxa"/>
            <w:shd w:val="clear" w:color="auto" w:fill="FFFFFF"/>
            <w:tcMar>
              <w:top w:w="0" w:type="dxa"/>
              <w:left w:w="0" w:type="dxa"/>
              <w:bottom w:w="0" w:type="dxa"/>
              <w:right w:w="0" w:type="dxa"/>
            </w:tcMar>
            <w:vAlign w:val="center"/>
          </w:tcPr>
          <w:p w14:paraId="6D57C6C9" w14:textId="77777777" w:rsidR="00536E34" w:rsidRDefault="00536E34" w:rsidP="00536E34">
            <w:pPr>
              <w:spacing w:before="40" w:after="40"/>
              <w:ind w:left="40" w:right="40"/>
              <w:jc w:val="right"/>
            </w:pPr>
            <w:r>
              <w:rPr>
                <w:rFonts w:ascii="Roboto" w:eastAsia="Roboto" w:hAnsi="Roboto" w:cs="Roboto"/>
                <w:color w:val="111111"/>
              </w:rPr>
              <w:t>0.0</w:t>
            </w:r>
          </w:p>
        </w:tc>
        <w:tc>
          <w:tcPr>
            <w:tcW w:w="827" w:type="dxa"/>
            <w:shd w:val="clear" w:color="auto" w:fill="FFFFFF"/>
            <w:tcMar>
              <w:top w:w="0" w:type="dxa"/>
              <w:left w:w="0" w:type="dxa"/>
              <w:bottom w:w="0" w:type="dxa"/>
              <w:right w:w="0" w:type="dxa"/>
            </w:tcMar>
            <w:vAlign w:val="center"/>
          </w:tcPr>
          <w:p w14:paraId="5B720700" w14:textId="77777777" w:rsidR="00536E34" w:rsidRDefault="00536E34" w:rsidP="00536E34">
            <w:pPr>
              <w:spacing w:before="40" w:after="40"/>
              <w:ind w:left="40" w:right="40"/>
              <w:jc w:val="right"/>
            </w:pPr>
            <w:r>
              <w:rPr>
                <w:rFonts w:ascii="Roboto" w:eastAsia="Roboto" w:hAnsi="Roboto" w:cs="Roboto"/>
                <w:color w:val="111111"/>
              </w:rPr>
              <w:t>0.0</w:t>
            </w:r>
          </w:p>
        </w:tc>
      </w:tr>
      <w:tr w:rsidR="00536E34" w14:paraId="459FAC0D" w14:textId="77777777" w:rsidTr="00536E34">
        <w:trPr>
          <w:cantSplit/>
          <w:jc w:val="center"/>
        </w:trPr>
        <w:tc>
          <w:tcPr>
            <w:tcW w:w="1138" w:type="dxa"/>
            <w:vMerge/>
            <w:shd w:val="clear" w:color="auto" w:fill="auto"/>
            <w:tcMar>
              <w:top w:w="0" w:type="dxa"/>
              <w:left w:w="0" w:type="dxa"/>
              <w:bottom w:w="0" w:type="dxa"/>
              <w:right w:w="0" w:type="dxa"/>
            </w:tcMar>
            <w:vAlign w:val="center"/>
          </w:tcPr>
          <w:p w14:paraId="0FD6AEB5"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39F904E2" w14:textId="77777777" w:rsidR="00536E34" w:rsidRDefault="00536E34" w:rsidP="00536E34">
            <w:pPr>
              <w:spacing w:before="40" w:after="40"/>
              <w:ind w:left="40" w:right="40"/>
            </w:pPr>
            <w:r>
              <w:rPr>
                <w:rFonts w:ascii="Roboto" w:eastAsia="Roboto" w:hAnsi="Roboto" w:cs="Roboto"/>
                <w:color w:val="111111"/>
              </w:rPr>
              <w:t>trend.st7</w:t>
            </w:r>
          </w:p>
        </w:tc>
        <w:tc>
          <w:tcPr>
            <w:tcW w:w="1082" w:type="dxa"/>
            <w:shd w:val="clear" w:color="auto" w:fill="EFEFEF"/>
            <w:tcMar>
              <w:top w:w="0" w:type="dxa"/>
              <w:left w:w="0" w:type="dxa"/>
              <w:bottom w:w="0" w:type="dxa"/>
              <w:right w:w="0" w:type="dxa"/>
            </w:tcMar>
            <w:vAlign w:val="center"/>
          </w:tcPr>
          <w:p w14:paraId="213D359C" w14:textId="77777777" w:rsidR="00536E34" w:rsidRDefault="00536E34" w:rsidP="00536E34">
            <w:pPr>
              <w:spacing w:before="40" w:after="40"/>
              <w:ind w:left="40" w:right="40"/>
              <w:jc w:val="right"/>
            </w:pPr>
            <w:r>
              <w:rPr>
                <w:rFonts w:ascii="Roboto" w:eastAsia="Roboto" w:hAnsi="Roboto" w:cs="Roboto"/>
                <w:color w:val="111111"/>
              </w:rPr>
              <w:t>18048.1</w:t>
            </w:r>
          </w:p>
        </w:tc>
        <w:tc>
          <w:tcPr>
            <w:tcW w:w="1082" w:type="dxa"/>
            <w:shd w:val="clear" w:color="auto" w:fill="EFEFEF"/>
            <w:tcMar>
              <w:top w:w="0" w:type="dxa"/>
              <w:left w:w="0" w:type="dxa"/>
              <w:bottom w:w="0" w:type="dxa"/>
              <w:right w:w="0" w:type="dxa"/>
            </w:tcMar>
            <w:vAlign w:val="center"/>
          </w:tcPr>
          <w:p w14:paraId="443E5D8A" w14:textId="77777777" w:rsidR="00536E34" w:rsidRDefault="00536E34" w:rsidP="00536E34">
            <w:pPr>
              <w:spacing w:before="40" w:after="40"/>
              <w:ind w:left="40" w:right="40"/>
              <w:jc w:val="right"/>
            </w:pPr>
            <w:r>
              <w:rPr>
                <w:rFonts w:ascii="Roboto" w:eastAsia="Roboto" w:hAnsi="Roboto" w:cs="Roboto"/>
                <w:color w:val="111111"/>
              </w:rPr>
              <w:t>18072.2</w:t>
            </w:r>
          </w:p>
        </w:tc>
        <w:tc>
          <w:tcPr>
            <w:tcW w:w="827" w:type="dxa"/>
            <w:shd w:val="clear" w:color="auto" w:fill="EFEFEF"/>
            <w:tcMar>
              <w:top w:w="0" w:type="dxa"/>
              <w:left w:w="0" w:type="dxa"/>
              <w:bottom w:w="0" w:type="dxa"/>
              <w:right w:w="0" w:type="dxa"/>
            </w:tcMar>
            <w:vAlign w:val="center"/>
          </w:tcPr>
          <w:p w14:paraId="279755FE" w14:textId="77777777" w:rsidR="00536E34" w:rsidRDefault="00536E34" w:rsidP="00536E34">
            <w:pPr>
              <w:spacing w:before="40" w:after="40"/>
              <w:ind w:left="40" w:right="40"/>
              <w:jc w:val="right"/>
            </w:pPr>
            <w:r>
              <w:rPr>
                <w:rFonts w:ascii="Roboto" w:eastAsia="Roboto" w:hAnsi="Roboto" w:cs="Roboto"/>
                <w:color w:val="111111"/>
              </w:rPr>
              <w:t>28.7</w:t>
            </w:r>
          </w:p>
        </w:tc>
        <w:tc>
          <w:tcPr>
            <w:tcW w:w="827" w:type="dxa"/>
            <w:shd w:val="clear" w:color="auto" w:fill="EFEFEF"/>
            <w:tcMar>
              <w:top w:w="0" w:type="dxa"/>
              <w:left w:w="0" w:type="dxa"/>
              <w:bottom w:w="0" w:type="dxa"/>
              <w:right w:w="0" w:type="dxa"/>
            </w:tcMar>
            <w:vAlign w:val="center"/>
          </w:tcPr>
          <w:p w14:paraId="73CAC976" w14:textId="77777777" w:rsidR="00536E34" w:rsidRDefault="00536E34" w:rsidP="00536E34">
            <w:pPr>
              <w:spacing w:before="40" w:after="40"/>
              <w:ind w:left="40" w:right="40"/>
              <w:jc w:val="right"/>
            </w:pPr>
            <w:r>
              <w:rPr>
                <w:rFonts w:ascii="Roboto" w:eastAsia="Roboto" w:hAnsi="Roboto" w:cs="Roboto"/>
                <w:color w:val="111111"/>
              </w:rPr>
              <w:t>28.7</w:t>
            </w:r>
          </w:p>
        </w:tc>
      </w:tr>
      <w:tr w:rsidR="00536E34" w14:paraId="640E3A1C" w14:textId="77777777" w:rsidTr="00536E34">
        <w:trPr>
          <w:cantSplit/>
          <w:jc w:val="center"/>
        </w:trPr>
        <w:tc>
          <w:tcPr>
            <w:tcW w:w="1138" w:type="dxa"/>
            <w:vMerge/>
            <w:shd w:val="clear" w:color="auto" w:fill="auto"/>
            <w:tcMar>
              <w:top w:w="0" w:type="dxa"/>
              <w:left w:w="0" w:type="dxa"/>
              <w:bottom w:w="0" w:type="dxa"/>
              <w:right w:w="0" w:type="dxa"/>
            </w:tcMar>
            <w:vAlign w:val="center"/>
          </w:tcPr>
          <w:p w14:paraId="1998560D"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0429F6B6" w14:textId="77777777" w:rsidR="00536E34" w:rsidRDefault="00536E34" w:rsidP="00536E34">
            <w:pPr>
              <w:spacing w:before="40" w:after="40"/>
              <w:ind w:left="40" w:right="40"/>
            </w:pPr>
            <w:r>
              <w:rPr>
                <w:rFonts w:ascii="Roboto" w:eastAsia="Roboto" w:hAnsi="Roboto" w:cs="Roboto"/>
                <w:color w:val="111111"/>
              </w:rPr>
              <w:t>trend.st8</w:t>
            </w:r>
          </w:p>
        </w:tc>
        <w:tc>
          <w:tcPr>
            <w:tcW w:w="1082" w:type="dxa"/>
            <w:shd w:val="clear" w:color="auto" w:fill="FFFFFF"/>
            <w:tcMar>
              <w:top w:w="0" w:type="dxa"/>
              <w:left w:w="0" w:type="dxa"/>
              <w:bottom w:w="0" w:type="dxa"/>
              <w:right w:w="0" w:type="dxa"/>
            </w:tcMar>
            <w:vAlign w:val="center"/>
          </w:tcPr>
          <w:p w14:paraId="58EA4A41" w14:textId="77777777" w:rsidR="00536E34" w:rsidRDefault="00536E34" w:rsidP="00536E34">
            <w:pPr>
              <w:spacing w:before="40" w:after="40"/>
              <w:ind w:left="40" w:right="40"/>
              <w:jc w:val="right"/>
            </w:pPr>
            <w:r>
              <w:rPr>
                <w:rFonts w:ascii="Roboto" w:eastAsia="Roboto" w:hAnsi="Roboto" w:cs="Roboto"/>
                <w:color w:val="111111"/>
              </w:rPr>
              <w:t>18067.8</w:t>
            </w:r>
          </w:p>
        </w:tc>
        <w:tc>
          <w:tcPr>
            <w:tcW w:w="1082" w:type="dxa"/>
            <w:shd w:val="clear" w:color="auto" w:fill="FFFFFF"/>
            <w:tcMar>
              <w:top w:w="0" w:type="dxa"/>
              <w:left w:w="0" w:type="dxa"/>
              <w:bottom w:w="0" w:type="dxa"/>
              <w:right w:w="0" w:type="dxa"/>
            </w:tcMar>
            <w:vAlign w:val="center"/>
          </w:tcPr>
          <w:p w14:paraId="2F2F8AE9" w14:textId="77777777" w:rsidR="00536E34" w:rsidRDefault="00536E34" w:rsidP="00536E34">
            <w:pPr>
              <w:spacing w:before="40" w:after="40"/>
              <w:ind w:left="40" w:right="40"/>
              <w:jc w:val="right"/>
            </w:pPr>
            <w:r>
              <w:rPr>
                <w:rFonts w:ascii="Roboto" w:eastAsia="Roboto" w:hAnsi="Roboto" w:cs="Roboto"/>
                <w:color w:val="111111"/>
              </w:rPr>
              <w:t>18091.9</w:t>
            </w:r>
          </w:p>
        </w:tc>
        <w:tc>
          <w:tcPr>
            <w:tcW w:w="827" w:type="dxa"/>
            <w:shd w:val="clear" w:color="auto" w:fill="FFFFFF"/>
            <w:tcMar>
              <w:top w:w="0" w:type="dxa"/>
              <w:left w:w="0" w:type="dxa"/>
              <w:bottom w:w="0" w:type="dxa"/>
              <w:right w:w="0" w:type="dxa"/>
            </w:tcMar>
            <w:vAlign w:val="center"/>
          </w:tcPr>
          <w:p w14:paraId="4DF0EAAE" w14:textId="77777777" w:rsidR="00536E34" w:rsidRDefault="00536E34" w:rsidP="00536E34">
            <w:pPr>
              <w:spacing w:before="40" w:after="40"/>
              <w:ind w:left="40" w:right="40"/>
              <w:jc w:val="right"/>
            </w:pPr>
            <w:r>
              <w:rPr>
                <w:rFonts w:ascii="Roboto" w:eastAsia="Roboto" w:hAnsi="Roboto" w:cs="Roboto"/>
                <w:color w:val="111111"/>
              </w:rPr>
              <w:t>48.4</w:t>
            </w:r>
          </w:p>
        </w:tc>
        <w:tc>
          <w:tcPr>
            <w:tcW w:w="827" w:type="dxa"/>
            <w:shd w:val="clear" w:color="auto" w:fill="FFFFFF"/>
            <w:tcMar>
              <w:top w:w="0" w:type="dxa"/>
              <w:left w:w="0" w:type="dxa"/>
              <w:bottom w:w="0" w:type="dxa"/>
              <w:right w:w="0" w:type="dxa"/>
            </w:tcMar>
            <w:vAlign w:val="center"/>
          </w:tcPr>
          <w:p w14:paraId="2E67ED7A" w14:textId="77777777" w:rsidR="00536E34" w:rsidRDefault="00536E34" w:rsidP="00536E34">
            <w:pPr>
              <w:spacing w:before="40" w:after="40"/>
              <w:ind w:left="40" w:right="40"/>
              <w:jc w:val="right"/>
            </w:pPr>
            <w:r>
              <w:rPr>
                <w:rFonts w:ascii="Roboto" w:eastAsia="Roboto" w:hAnsi="Roboto" w:cs="Roboto"/>
                <w:color w:val="111111"/>
              </w:rPr>
              <w:t>48.4</w:t>
            </w:r>
          </w:p>
        </w:tc>
      </w:tr>
      <w:tr w:rsidR="00536E34" w14:paraId="7E0139D8" w14:textId="77777777" w:rsidTr="00536E34">
        <w:trPr>
          <w:cantSplit/>
          <w:jc w:val="center"/>
        </w:trPr>
        <w:tc>
          <w:tcPr>
            <w:tcW w:w="1138" w:type="dxa"/>
            <w:vMerge/>
            <w:shd w:val="clear" w:color="auto" w:fill="auto"/>
            <w:tcMar>
              <w:top w:w="0" w:type="dxa"/>
              <w:left w:w="0" w:type="dxa"/>
              <w:bottom w:w="0" w:type="dxa"/>
              <w:right w:w="0" w:type="dxa"/>
            </w:tcMar>
            <w:vAlign w:val="center"/>
          </w:tcPr>
          <w:p w14:paraId="10D82761" w14:textId="77777777" w:rsidR="00536E34" w:rsidRDefault="00536E34" w:rsidP="00536E34">
            <w:pPr>
              <w:spacing w:before="40" w:after="40"/>
              <w:ind w:left="40" w:right="40"/>
            </w:pPr>
          </w:p>
        </w:tc>
        <w:tc>
          <w:tcPr>
            <w:tcW w:w="1280" w:type="dxa"/>
            <w:shd w:val="clear" w:color="auto" w:fill="EFEFEF"/>
            <w:tcMar>
              <w:top w:w="0" w:type="dxa"/>
              <w:left w:w="0" w:type="dxa"/>
              <w:bottom w:w="0" w:type="dxa"/>
              <w:right w:w="0" w:type="dxa"/>
            </w:tcMar>
            <w:vAlign w:val="center"/>
          </w:tcPr>
          <w:p w14:paraId="4F6B7A98" w14:textId="77777777" w:rsidR="00536E34" w:rsidRDefault="00536E34" w:rsidP="00536E34">
            <w:pPr>
              <w:spacing w:before="40" w:after="40"/>
              <w:ind w:left="40" w:right="40"/>
            </w:pPr>
            <w:r>
              <w:rPr>
                <w:rFonts w:ascii="Roboto" w:eastAsia="Roboto" w:hAnsi="Roboto" w:cs="Roboto"/>
                <w:color w:val="111111"/>
              </w:rPr>
              <w:t>trend.st9</w:t>
            </w:r>
          </w:p>
        </w:tc>
        <w:tc>
          <w:tcPr>
            <w:tcW w:w="1082" w:type="dxa"/>
            <w:shd w:val="clear" w:color="auto" w:fill="EFEFEF"/>
            <w:tcMar>
              <w:top w:w="0" w:type="dxa"/>
              <w:left w:w="0" w:type="dxa"/>
              <w:bottom w:w="0" w:type="dxa"/>
              <w:right w:w="0" w:type="dxa"/>
            </w:tcMar>
            <w:vAlign w:val="center"/>
          </w:tcPr>
          <w:p w14:paraId="694B088F" w14:textId="77777777" w:rsidR="00536E34" w:rsidRDefault="00536E34" w:rsidP="00536E34">
            <w:pPr>
              <w:spacing w:before="40" w:after="40"/>
              <w:ind w:left="40" w:right="40"/>
              <w:jc w:val="right"/>
            </w:pPr>
            <w:r>
              <w:rPr>
                <w:rFonts w:ascii="Roboto" w:eastAsia="Roboto" w:hAnsi="Roboto" w:cs="Roboto"/>
                <w:color w:val="111111"/>
              </w:rPr>
              <w:t>18076.8</w:t>
            </w:r>
          </w:p>
        </w:tc>
        <w:tc>
          <w:tcPr>
            <w:tcW w:w="1082" w:type="dxa"/>
            <w:shd w:val="clear" w:color="auto" w:fill="EFEFEF"/>
            <w:tcMar>
              <w:top w:w="0" w:type="dxa"/>
              <w:left w:w="0" w:type="dxa"/>
              <w:bottom w:w="0" w:type="dxa"/>
              <w:right w:w="0" w:type="dxa"/>
            </w:tcMar>
            <w:vAlign w:val="center"/>
          </w:tcPr>
          <w:p w14:paraId="7E945300" w14:textId="77777777" w:rsidR="00536E34" w:rsidRDefault="00536E34" w:rsidP="00536E34">
            <w:pPr>
              <w:spacing w:before="40" w:after="40"/>
              <w:ind w:left="40" w:right="40"/>
              <w:jc w:val="right"/>
            </w:pPr>
            <w:r>
              <w:rPr>
                <w:rFonts w:ascii="Roboto" w:eastAsia="Roboto" w:hAnsi="Roboto" w:cs="Roboto"/>
                <w:color w:val="111111"/>
              </w:rPr>
              <w:t>18100.9</w:t>
            </w:r>
          </w:p>
        </w:tc>
        <w:tc>
          <w:tcPr>
            <w:tcW w:w="827" w:type="dxa"/>
            <w:shd w:val="clear" w:color="auto" w:fill="EFEFEF"/>
            <w:tcMar>
              <w:top w:w="0" w:type="dxa"/>
              <w:left w:w="0" w:type="dxa"/>
              <w:bottom w:w="0" w:type="dxa"/>
              <w:right w:w="0" w:type="dxa"/>
            </w:tcMar>
            <w:vAlign w:val="center"/>
          </w:tcPr>
          <w:p w14:paraId="1B412D46" w14:textId="77777777" w:rsidR="00536E34" w:rsidRDefault="00536E34" w:rsidP="00536E34">
            <w:pPr>
              <w:spacing w:before="40" w:after="40"/>
              <w:ind w:left="40" w:right="40"/>
              <w:jc w:val="right"/>
            </w:pPr>
            <w:r>
              <w:rPr>
                <w:rFonts w:ascii="Roboto" w:eastAsia="Roboto" w:hAnsi="Roboto" w:cs="Roboto"/>
                <w:color w:val="111111"/>
              </w:rPr>
              <w:t>57.4</w:t>
            </w:r>
          </w:p>
        </w:tc>
        <w:tc>
          <w:tcPr>
            <w:tcW w:w="827" w:type="dxa"/>
            <w:shd w:val="clear" w:color="auto" w:fill="EFEFEF"/>
            <w:tcMar>
              <w:top w:w="0" w:type="dxa"/>
              <w:left w:w="0" w:type="dxa"/>
              <w:bottom w:w="0" w:type="dxa"/>
              <w:right w:w="0" w:type="dxa"/>
            </w:tcMar>
            <w:vAlign w:val="center"/>
          </w:tcPr>
          <w:p w14:paraId="2E729D17" w14:textId="77777777" w:rsidR="00536E34" w:rsidRDefault="00536E34" w:rsidP="00536E34">
            <w:pPr>
              <w:spacing w:before="40" w:after="40"/>
              <w:ind w:left="40" w:right="40"/>
              <w:jc w:val="right"/>
            </w:pPr>
            <w:r>
              <w:rPr>
                <w:rFonts w:ascii="Roboto" w:eastAsia="Roboto" w:hAnsi="Roboto" w:cs="Roboto"/>
                <w:color w:val="111111"/>
              </w:rPr>
              <w:t>57.4</w:t>
            </w:r>
          </w:p>
        </w:tc>
      </w:tr>
      <w:tr w:rsidR="00536E34" w14:paraId="77690E38" w14:textId="77777777" w:rsidTr="00536E34">
        <w:trPr>
          <w:cantSplit/>
          <w:jc w:val="center"/>
        </w:trPr>
        <w:tc>
          <w:tcPr>
            <w:tcW w:w="1138" w:type="dxa"/>
            <w:vMerge/>
            <w:shd w:val="clear" w:color="auto" w:fill="auto"/>
            <w:tcMar>
              <w:top w:w="0" w:type="dxa"/>
              <w:left w:w="0" w:type="dxa"/>
              <w:bottom w:w="0" w:type="dxa"/>
              <w:right w:w="0" w:type="dxa"/>
            </w:tcMar>
            <w:vAlign w:val="center"/>
          </w:tcPr>
          <w:p w14:paraId="1015000B" w14:textId="77777777" w:rsidR="00536E34" w:rsidRDefault="00536E34" w:rsidP="00536E34">
            <w:pPr>
              <w:spacing w:before="40" w:after="40"/>
              <w:ind w:left="40" w:right="40"/>
            </w:pPr>
          </w:p>
        </w:tc>
        <w:tc>
          <w:tcPr>
            <w:tcW w:w="1280" w:type="dxa"/>
            <w:shd w:val="clear" w:color="auto" w:fill="FFFFFF"/>
            <w:tcMar>
              <w:top w:w="0" w:type="dxa"/>
              <w:left w:w="0" w:type="dxa"/>
              <w:bottom w:w="0" w:type="dxa"/>
              <w:right w:w="0" w:type="dxa"/>
            </w:tcMar>
            <w:vAlign w:val="center"/>
          </w:tcPr>
          <w:p w14:paraId="10AF611E" w14:textId="77777777" w:rsidR="00536E34" w:rsidRDefault="00536E34" w:rsidP="00536E34">
            <w:pPr>
              <w:spacing w:before="40" w:after="40"/>
              <w:ind w:left="40" w:right="40"/>
            </w:pPr>
            <w:r>
              <w:rPr>
                <w:rFonts w:ascii="Roboto" w:eastAsia="Roboto" w:hAnsi="Roboto" w:cs="Roboto"/>
                <w:color w:val="111111"/>
              </w:rPr>
              <w:t>trend.st10</w:t>
            </w:r>
          </w:p>
        </w:tc>
        <w:tc>
          <w:tcPr>
            <w:tcW w:w="1082" w:type="dxa"/>
            <w:shd w:val="clear" w:color="auto" w:fill="FFFFFF"/>
            <w:tcMar>
              <w:top w:w="0" w:type="dxa"/>
              <w:left w:w="0" w:type="dxa"/>
              <w:bottom w:w="0" w:type="dxa"/>
              <w:right w:w="0" w:type="dxa"/>
            </w:tcMar>
            <w:vAlign w:val="center"/>
          </w:tcPr>
          <w:p w14:paraId="332D7B70" w14:textId="77777777" w:rsidR="00536E34" w:rsidRDefault="00536E34" w:rsidP="00536E34">
            <w:pPr>
              <w:spacing w:before="40" w:after="40"/>
              <w:ind w:left="40" w:right="40"/>
              <w:jc w:val="right"/>
            </w:pPr>
            <w:r>
              <w:rPr>
                <w:rFonts w:ascii="Roboto" w:eastAsia="Roboto" w:hAnsi="Roboto" w:cs="Roboto"/>
                <w:color w:val="111111"/>
              </w:rPr>
              <w:t>18082.5</w:t>
            </w:r>
          </w:p>
        </w:tc>
        <w:tc>
          <w:tcPr>
            <w:tcW w:w="1082" w:type="dxa"/>
            <w:shd w:val="clear" w:color="auto" w:fill="FFFFFF"/>
            <w:tcMar>
              <w:top w:w="0" w:type="dxa"/>
              <w:left w:w="0" w:type="dxa"/>
              <w:bottom w:w="0" w:type="dxa"/>
              <w:right w:w="0" w:type="dxa"/>
            </w:tcMar>
            <w:vAlign w:val="center"/>
          </w:tcPr>
          <w:p w14:paraId="72E552B9" w14:textId="77777777" w:rsidR="00536E34" w:rsidRDefault="00536E34" w:rsidP="00536E34">
            <w:pPr>
              <w:spacing w:before="40" w:after="40"/>
              <w:ind w:left="40" w:right="40"/>
              <w:jc w:val="right"/>
            </w:pPr>
            <w:r>
              <w:rPr>
                <w:rFonts w:ascii="Roboto" w:eastAsia="Roboto" w:hAnsi="Roboto" w:cs="Roboto"/>
                <w:color w:val="111111"/>
              </w:rPr>
              <w:t>18106.7</w:t>
            </w:r>
          </w:p>
        </w:tc>
        <w:tc>
          <w:tcPr>
            <w:tcW w:w="827" w:type="dxa"/>
            <w:shd w:val="clear" w:color="auto" w:fill="FFFFFF"/>
            <w:tcMar>
              <w:top w:w="0" w:type="dxa"/>
              <w:left w:w="0" w:type="dxa"/>
              <w:bottom w:w="0" w:type="dxa"/>
              <w:right w:w="0" w:type="dxa"/>
            </w:tcMar>
            <w:vAlign w:val="center"/>
          </w:tcPr>
          <w:p w14:paraId="62A377A5" w14:textId="77777777" w:rsidR="00536E34" w:rsidRDefault="00536E34" w:rsidP="00536E34">
            <w:pPr>
              <w:spacing w:before="40" w:after="40"/>
              <w:ind w:left="40" w:right="40"/>
              <w:jc w:val="right"/>
            </w:pPr>
            <w:r>
              <w:rPr>
                <w:rFonts w:ascii="Roboto" w:eastAsia="Roboto" w:hAnsi="Roboto" w:cs="Roboto"/>
                <w:color w:val="111111"/>
              </w:rPr>
              <w:t>63.1</w:t>
            </w:r>
          </w:p>
        </w:tc>
        <w:tc>
          <w:tcPr>
            <w:tcW w:w="827" w:type="dxa"/>
            <w:shd w:val="clear" w:color="auto" w:fill="FFFFFF"/>
            <w:tcMar>
              <w:top w:w="0" w:type="dxa"/>
              <w:left w:w="0" w:type="dxa"/>
              <w:bottom w:w="0" w:type="dxa"/>
              <w:right w:w="0" w:type="dxa"/>
            </w:tcMar>
            <w:vAlign w:val="center"/>
          </w:tcPr>
          <w:p w14:paraId="3431D945" w14:textId="77777777" w:rsidR="00536E34" w:rsidRDefault="00536E34" w:rsidP="00536E34">
            <w:pPr>
              <w:spacing w:before="40" w:after="40"/>
              <w:ind w:left="40" w:right="40"/>
              <w:jc w:val="right"/>
            </w:pPr>
            <w:r>
              <w:rPr>
                <w:rFonts w:ascii="Roboto" w:eastAsia="Roboto" w:hAnsi="Roboto" w:cs="Roboto"/>
                <w:color w:val="111111"/>
              </w:rPr>
              <w:t>63.2</w:t>
            </w:r>
          </w:p>
        </w:tc>
      </w:tr>
    </w:tbl>
    <w:p w14:paraId="365EEAA1" w14:textId="506125C6" w:rsidR="00536E34" w:rsidRDefault="00536E34" w:rsidP="00C02B7B"/>
    <w:p w14:paraId="39F30501" w14:textId="3B13DCAB" w:rsidR="00536E34" w:rsidRDefault="00536E34" w:rsidP="00C02B7B"/>
    <w:p w14:paraId="040555C8" w14:textId="77777777" w:rsidR="00536E34" w:rsidRDefault="00536E34" w:rsidP="00C02B7B"/>
    <w:p w14:paraId="46CCCED5" w14:textId="52A607CA" w:rsidR="00536E34" w:rsidRDefault="00536E34" w:rsidP="00536E34">
      <w:pPr>
        <w:pStyle w:val="Beschriftung"/>
        <w:keepNext/>
      </w:pPr>
      <w:bookmarkStart w:id="125" w:name="_Ref39831973"/>
      <w:r>
        <w:lastRenderedPageBreak/>
        <w:t xml:space="preserve">Table S </w:t>
      </w:r>
      <w:r>
        <w:fldChar w:fldCharType="begin"/>
      </w:r>
      <w:r>
        <w:instrText xml:space="preserve"> SEQ Table_S \* ARABIC </w:instrText>
      </w:r>
      <w:r>
        <w:fldChar w:fldCharType="separate"/>
      </w:r>
      <w:r w:rsidR="006361CE">
        <w:rPr>
          <w:noProof/>
        </w:rPr>
        <w:t>5</w:t>
      </w:r>
      <w:r>
        <w:fldChar w:fldCharType="end"/>
      </w:r>
      <w:bookmarkEnd w:id="125"/>
      <w:r>
        <w:t xml:space="preserve"> | </w:t>
      </w:r>
      <w:proofErr w:type="spellStart"/>
      <w:r w:rsidR="00E36528">
        <w:t>Generalised</w:t>
      </w:r>
      <w:proofErr w:type="spellEnd"/>
      <w:r w:rsidR="00E36528">
        <w:t xml:space="preserve"> mixed effect model summaries for the final </w:t>
      </w:r>
      <w:proofErr w:type="spellStart"/>
      <w:r w:rsidR="00E36528">
        <w:t>palaeoclimate</w:t>
      </w:r>
      <w:proofErr w:type="spellEnd"/>
      <w:r w:rsidR="00E36528">
        <w:t xml:space="preserve"> interaction model based on short-term warming and cooling. Both models were selected from a pool of models with differing long-term temperature trends based on model performance. </w:t>
      </w:r>
    </w:p>
    <w:tbl>
      <w:tblPr>
        <w:tblW w:w="0" w:type="auto"/>
        <w:jc w:val="center"/>
        <w:tblLayout w:type="fixed"/>
        <w:tblLook w:val="04A0" w:firstRow="1" w:lastRow="0" w:firstColumn="1" w:lastColumn="0" w:noHBand="0" w:noVBand="1"/>
      </w:tblPr>
      <w:tblGrid>
        <w:gridCol w:w="1138"/>
        <w:gridCol w:w="2151"/>
        <w:gridCol w:w="1122"/>
        <w:gridCol w:w="1123"/>
        <w:gridCol w:w="1048"/>
        <w:gridCol w:w="974"/>
        <w:gridCol w:w="849"/>
      </w:tblGrid>
      <w:tr w:rsidR="00536E34" w14:paraId="1405115B" w14:textId="77777777" w:rsidTr="00536E34">
        <w:trPr>
          <w:cantSplit/>
          <w:tblHeader/>
          <w:jc w:val="center"/>
        </w:trPr>
        <w:tc>
          <w:tcPr>
            <w:tcW w:w="1138" w:type="dxa"/>
            <w:shd w:val="clear" w:color="auto" w:fill="CFCFCF"/>
            <w:tcMar>
              <w:top w:w="0" w:type="dxa"/>
              <w:left w:w="0" w:type="dxa"/>
              <w:bottom w:w="0" w:type="dxa"/>
              <w:right w:w="0" w:type="dxa"/>
            </w:tcMar>
            <w:vAlign w:val="center"/>
          </w:tcPr>
          <w:p w14:paraId="731DA671" w14:textId="77777777" w:rsidR="00536E34" w:rsidRDefault="00536E34" w:rsidP="00536E34">
            <w:pPr>
              <w:spacing w:before="40" w:after="40"/>
              <w:ind w:left="40" w:right="40"/>
            </w:pPr>
            <w:r>
              <w:rPr>
                <w:rFonts w:ascii="Roboto" w:eastAsia="Roboto" w:hAnsi="Roboto" w:cs="Roboto"/>
                <w:b/>
                <w:color w:val="111111"/>
              </w:rPr>
              <w:t>Model</w:t>
            </w:r>
          </w:p>
        </w:tc>
        <w:tc>
          <w:tcPr>
            <w:tcW w:w="2151" w:type="dxa"/>
            <w:shd w:val="clear" w:color="auto" w:fill="CFCFCF"/>
            <w:tcMar>
              <w:top w:w="0" w:type="dxa"/>
              <w:left w:w="0" w:type="dxa"/>
              <w:bottom w:w="0" w:type="dxa"/>
              <w:right w:w="0" w:type="dxa"/>
            </w:tcMar>
            <w:vAlign w:val="center"/>
          </w:tcPr>
          <w:p w14:paraId="53874412" w14:textId="77777777" w:rsidR="00536E34" w:rsidRDefault="00536E34" w:rsidP="00536E34">
            <w:pPr>
              <w:spacing w:before="40" w:after="40"/>
              <w:ind w:left="40" w:right="40"/>
            </w:pPr>
            <w:r>
              <w:rPr>
                <w:rFonts w:ascii="Roboto" w:eastAsia="Roboto" w:hAnsi="Roboto" w:cs="Roboto"/>
                <w:b/>
                <w:color w:val="111111"/>
              </w:rPr>
              <w:t>Term</w:t>
            </w:r>
          </w:p>
        </w:tc>
        <w:tc>
          <w:tcPr>
            <w:tcW w:w="1122" w:type="dxa"/>
            <w:shd w:val="clear" w:color="auto" w:fill="CFCFCF"/>
            <w:tcMar>
              <w:top w:w="0" w:type="dxa"/>
              <w:left w:w="0" w:type="dxa"/>
              <w:bottom w:w="0" w:type="dxa"/>
              <w:right w:w="0" w:type="dxa"/>
            </w:tcMar>
            <w:vAlign w:val="center"/>
          </w:tcPr>
          <w:p w14:paraId="074B4CAC" w14:textId="77777777" w:rsidR="00536E34" w:rsidRDefault="00536E34" w:rsidP="00536E34">
            <w:pPr>
              <w:spacing w:before="40" w:after="40"/>
              <w:ind w:left="40" w:right="40"/>
              <w:jc w:val="right"/>
            </w:pPr>
            <w:r>
              <w:rPr>
                <w:rFonts w:ascii="Roboto" w:eastAsia="Roboto" w:hAnsi="Roboto" w:cs="Roboto"/>
                <w:b/>
                <w:color w:val="111111"/>
              </w:rPr>
              <w:t>Estimate</w:t>
            </w:r>
          </w:p>
        </w:tc>
        <w:tc>
          <w:tcPr>
            <w:tcW w:w="1123" w:type="dxa"/>
            <w:shd w:val="clear" w:color="auto" w:fill="CFCFCF"/>
            <w:tcMar>
              <w:top w:w="0" w:type="dxa"/>
              <w:left w:w="0" w:type="dxa"/>
              <w:bottom w:w="0" w:type="dxa"/>
              <w:right w:w="0" w:type="dxa"/>
            </w:tcMar>
            <w:vAlign w:val="center"/>
          </w:tcPr>
          <w:p w14:paraId="6EC905B3" w14:textId="77777777" w:rsidR="00536E34" w:rsidRDefault="00536E34" w:rsidP="00536E34">
            <w:pPr>
              <w:spacing w:before="40" w:after="40"/>
              <w:ind w:left="40" w:right="40"/>
              <w:jc w:val="right"/>
            </w:pPr>
            <w:proofErr w:type="spellStart"/>
            <w:r>
              <w:rPr>
                <w:rFonts w:ascii="Roboto" w:eastAsia="Roboto" w:hAnsi="Roboto" w:cs="Roboto"/>
                <w:b/>
                <w:color w:val="111111"/>
              </w:rPr>
              <w:t>Std.error</w:t>
            </w:r>
            <w:proofErr w:type="spellEnd"/>
          </w:p>
        </w:tc>
        <w:tc>
          <w:tcPr>
            <w:tcW w:w="1048" w:type="dxa"/>
            <w:shd w:val="clear" w:color="auto" w:fill="CFCFCF"/>
            <w:tcMar>
              <w:top w:w="0" w:type="dxa"/>
              <w:left w:w="0" w:type="dxa"/>
              <w:bottom w:w="0" w:type="dxa"/>
              <w:right w:w="0" w:type="dxa"/>
            </w:tcMar>
            <w:vAlign w:val="center"/>
          </w:tcPr>
          <w:p w14:paraId="30EC8C1B" w14:textId="77777777" w:rsidR="00536E34" w:rsidRDefault="00536E34" w:rsidP="00536E34">
            <w:pPr>
              <w:spacing w:before="40" w:after="40"/>
              <w:ind w:left="40" w:right="40"/>
              <w:jc w:val="right"/>
            </w:pPr>
            <w:r>
              <w:rPr>
                <w:rFonts w:ascii="Roboto" w:eastAsia="Roboto" w:hAnsi="Roboto" w:cs="Roboto"/>
                <w:b/>
                <w:color w:val="111111"/>
              </w:rPr>
              <w:t>Z value</w:t>
            </w:r>
          </w:p>
        </w:tc>
        <w:tc>
          <w:tcPr>
            <w:tcW w:w="974" w:type="dxa"/>
            <w:shd w:val="clear" w:color="auto" w:fill="CFCFCF"/>
            <w:tcMar>
              <w:top w:w="0" w:type="dxa"/>
              <w:left w:w="0" w:type="dxa"/>
              <w:bottom w:w="0" w:type="dxa"/>
              <w:right w:w="0" w:type="dxa"/>
            </w:tcMar>
            <w:vAlign w:val="center"/>
          </w:tcPr>
          <w:p w14:paraId="7DC7A6D2" w14:textId="77777777" w:rsidR="00536E34" w:rsidRDefault="00536E34" w:rsidP="00536E34">
            <w:pPr>
              <w:spacing w:before="40" w:after="40"/>
              <w:ind w:left="40" w:right="40"/>
            </w:pPr>
            <w:r>
              <w:rPr>
                <w:rFonts w:ascii="Roboto" w:eastAsia="Roboto" w:hAnsi="Roboto" w:cs="Roboto"/>
                <w:b/>
                <w:color w:val="111111"/>
              </w:rPr>
              <w:t>P value</w:t>
            </w:r>
          </w:p>
        </w:tc>
        <w:tc>
          <w:tcPr>
            <w:tcW w:w="849" w:type="dxa"/>
            <w:shd w:val="clear" w:color="auto" w:fill="CFCFCF"/>
            <w:tcMar>
              <w:top w:w="0" w:type="dxa"/>
              <w:left w:w="0" w:type="dxa"/>
              <w:bottom w:w="0" w:type="dxa"/>
              <w:right w:w="0" w:type="dxa"/>
            </w:tcMar>
            <w:vAlign w:val="center"/>
          </w:tcPr>
          <w:p w14:paraId="6F57BD46" w14:textId="77777777" w:rsidR="00536E34" w:rsidRDefault="00536E34" w:rsidP="00536E34">
            <w:pPr>
              <w:spacing w:before="40" w:after="40"/>
              <w:ind w:left="40" w:right="40"/>
            </w:pPr>
            <w:r>
              <w:rPr>
                <w:rFonts w:ascii="Roboto" w:eastAsia="Roboto" w:hAnsi="Roboto" w:cs="Roboto"/>
                <w:b/>
                <w:color w:val="111111"/>
              </w:rPr>
              <w:t>Group</w:t>
            </w:r>
          </w:p>
        </w:tc>
      </w:tr>
      <w:tr w:rsidR="00536E34" w14:paraId="2603FD1A" w14:textId="77777777" w:rsidTr="00536E34">
        <w:trPr>
          <w:cantSplit/>
          <w:jc w:val="center"/>
        </w:trPr>
        <w:tc>
          <w:tcPr>
            <w:tcW w:w="1138" w:type="dxa"/>
            <w:vMerge w:val="restart"/>
            <w:shd w:val="clear" w:color="auto" w:fill="EFEFEF"/>
            <w:tcMar>
              <w:top w:w="0" w:type="dxa"/>
              <w:left w:w="0" w:type="dxa"/>
              <w:bottom w:w="0" w:type="dxa"/>
              <w:right w:w="0" w:type="dxa"/>
            </w:tcMar>
            <w:vAlign w:val="center"/>
          </w:tcPr>
          <w:p w14:paraId="21778B54" w14:textId="77777777" w:rsidR="00536E34" w:rsidRDefault="00536E34" w:rsidP="00536E34">
            <w:pPr>
              <w:spacing w:before="40" w:after="40"/>
              <w:ind w:left="40" w:right="40"/>
            </w:pPr>
            <w:r>
              <w:rPr>
                <w:rFonts w:ascii="Roboto" w:eastAsia="Roboto" w:hAnsi="Roboto" w:cs="Roboto"/>
                <w:color w:val="111111"/>
              </w:rPr>
              <w:t>Warming</w:t>
            </w:r>
          </w:p>
        </w:tc>
        <w:tc>
          <w:tcPr>
            <w:tcW w:w="2151" w:type="dxa"/>
            <w:shd w:val="clear" w:color="auto" w:fill="EFEFEF"/>
            <w:tcMar>
              <w:top w:w="0" w:type="dxa"/>
              <w:left w:w="0" w:type="dxa"/>
              <w:bottom w:w="0" w:type="dxa"/>
              <w:right w:w="0" w:type="dxa"/>
            </w:tcMar>
            <w:vAlign w:val="center"/>
          </w:tcPr>
          <w:p w14:paraId="0228E2FF" w14:textId="77777777" w:rsidR="00536E34" w:rsidRDefault="00536E34" w:rsidP="00536E34">
            <w:pPr>
              <w:spacing w:before="40" w:after="40"/>
              <w:ind w:left="40" w:right="40"/>
            </w:pPr>
            <w:r>
              <w:rPr>
                <w:rFonts w:ascii="Roboto" w:eastAsia="Roboto" w:hAnsi="Roboto" w:cs="Roboto"/>
                <w:color w:val="111111"/>
              </w:rPr>
              <w:t>Intercept</w:t>
            </w:r>
          </w:p>
        </w:tc>
        <w:tc>
          <w:tcPr>
            <w:tcW w:w="1122" w:type="dxa"/>
            <w:shd w:val="clear" w:color="auto" w:fill="EFEFEF"/>
            <w:tcMar>
              <w:top w:w="0" w:type="dxa"/>
              <w:left w:w="0" w:type="dxa"/>
              <w:bottom w:w="0" w:type="dxa"/>
              <w:right w:w="0" w:type="dxa"/>
            </w:tcMar>
            <w:vAlign w:val="center"/>
          </w:tcPr>
          <w:p w14:paraId="7598FD11" w14:textId="77777777" w:rsidR="00536E34" w:rsidRDefault="00536E34" w:rsidP="00536E34">
            <w:pPr>
              <w:spacing w:before="40" w:after="40"/>
              <w:ind w:left="40" w:right="40"/>
              <w:jc w:val="right"/>
            </w:pPr>
            <w:r>
              <w:rPr>
                <w:rFonts w:ascii="Roboto" w:eastAsia="Roboto" w:hAnsi="Roboto" w:cs="Roboto"/>
                <w:color w:val="111111"/>
              </w:rPr>
              <w:t>-1.930</w:t>
            </w:r>
          </w:p>
        </w:tc>
        <w:tc>
          <w:tcPr>
            <w:tcW w:w="1123" w:type="dxa"/>
            <w:shd w:val="clear" w:color="auto" w:fill="EFEFEF"/>
            <w:tcMar>
              <w:top w:w="0" w:type="dxa"/>
              <w:left w:w="0" w:type="dxa"/>
              <w:bottom w:w="0" w:type="dxa"/>
              <w:right w:w="0" w:type="dxa"/>
            </w:tcMar>
            <w:vAlign w:val="center"/>
          </w:tcPr>
          <w:p w14:paraId="09316A5F" w14:textId="77777777" w:rsidR="00536E34" w:rsidRDefault="00536E34" w:rsidP="00536E34">
            <w:pPr>
              <w:spacing w:before="40" w:after="40"/>
              <w:ind w:left="40" w:right="40"/>
              <w:jc w:val="right"/>
            </w:pPr>
            <w:r>
              <w:rPr>
                <w:rFonts w:ascii="Roboto" w:eastAsia="Roboto" w:hAnsi="Roboto" w:cs="Roboto"/>
                <w:color w:val="111111"/>
              </w:rPr>
              <w:t>0.026</w:t>
            </w:r>
          </w:p>
        </w:tc>
        <w:tc>
          <w:tcPr>
            <w:tcW w:w="1048" w:type="dxa"/>
            <w:shd w:val="clear" w:color="auto" w:fill="EFEFEF"/>
            <w:tcMar>
              <w:top w:w="0" w:type="dxa"/>
              <w:left w:w="0" w:type="dxa"/>
              <w:bottom w:w="0" w:type="dxa"/>
              <w:right w:w="0" w:type="dxa"/>
            </w:tcMar>
            <w:vAlign w:val="center"/>
          </w:tcPr>
          <w:p w14:paraId="47CA6600" w14:textId="77777777" w:rsidR="00536E34" w:rsidRDefault="00536E34" w:rsidP="00536E34">
            <w:pPr>
              <w:spacing w:before="40" w:after="40"/>
              <w:ind w:left="40" w:right="40"/>
              <w:jc w:val="right"/>
            </w:pPr>
            <w:r>
              <w:rPr>
                <w:rFonts w:ascii="Roboto" w:eastAsia="Roboto" w:hAnsi="Roboto" w:cs="Roboto"/>
                <w:color w:val="111111"/>
              </w:rPr>
              <w:t>-74.396</w:t>
            </w:r>
          </w:p>
        </w:tc>
        <w:tc>
          <w:tcPr>
            <w:tcW w:w="974" w:type="dxa"/>
            <w:shd w:val="clear" w:color="auto" w:fill="EFEFEF"/>
            <w:tcMar>
              <w:top w:w="0" w:type="dxa"/>
              <w:left w:w="0" w:type="dxa"/>
              <w:bottom w:w="0" w:type="dxa"/>
              <w:right w:w="0" w:type="dxa"/>
            </w:tcMar>
            <w:vAlign w:val="center"/>
          </w:tcPr>
          <w:p w14:paraId="3AB7DD46" w14:textId="77777777" w:rsidR="00536E34" w:rsidRDefault="00536E34" w:rsidP="00536E34">
            <w:pPr>
              <w:spacing w:before="40" w:after="40"/>
              <w:ind w:left="40" w:right="40"/>
            </w:pPr>
            <w:r>
              <w:rPr>
                <w:rFonts w:ascii="Roboto" w:eastAsia="Roboto" w:hAnsi="Roboto" w:cs="Roboto"/>
                <w:color w:val="111111"/>
              </w:rPr>
              <w:t>***</w:t>
            </w:r>
          </w:p>
        </w:tc>
        <w:tc>
          <w:tcPr>
            <w:tcW w:w="849" w:type="dxa"/>
            <w:shd w:val="clear" w:color="auto" w:fill="EFEFEF"/>
            <w:tcMar>
              <w:top w:w="0" w:type="dxa"/>
              <w:left w:w="0" w:type="dxa"/>
              <w:bottom w:w="0" w:type="dxa"/>
              <w:right w:w="0" w:type="dxa"/>
            </w:tcMar>
            <w:vAlign w:val="center"/>
          </w:tcPr>
          <w:p w14:paraId="3AB0A703" w14:textId="77777777" w:rsidR="00536E34" w:rsidRDefault="00536E34" w:rsidP="00536E34">
            <w:pPr>
              <w:spacing w:before="40" w:after="40"/>
              <w:ind w:left="40" w:right="40"/>
            </w:pPr>
            <w:r>
              <w:rPr>
                <w:rFonts w:ascii="Roboto" w:eastAsia="Roboto" w:hAnsi="Roboto" w:cs="Roboto"/>
                <w:color w:val="111111"/>
              </w:rPr>
              <w:t>fixed</w:t>
            </w:r>
          </w:p>
        </w:tc>
      </w:tr>
      <w:tr w:rsidR="00536E34" w14:paraId="37679762" w14:textId="77777777" w:rsidTr="00536E34">
        <w:trPr>
          <w:cantSplit/>
          <w:jc w:val="center"/>
        </w:trPr>
        <w:tc>
          <w:tcPr>
            <w:tcW w:w="1138" w:type="dxa"/>
            <w:vMerge/>
            <w:shd w:val="clear" w:color="auto" w:fill="FFFFFF"/>
            <w:tcMar>
              <w:top w:w="0" w:type="dxa"/>
              <w:left w:w="0" w:type="dxa"/>
              <w:bottom w:w="0" w:type="dxa"/>
              <w:right w:w="0" w:type="dxa"/>
            </w:tcMar>
            <w:vAlign w:val="center"/>
          </w:tcPr>
          <w:p w14:paraId="02118E37" w14:textId="77777777" w:rsidR="00536E34" w:rsidRDefault="00536E34" w:rsidP="00536E34">
            <w:pPr>
              <w:spacing w:before="40" w:after="40"/>
              <w:ind w:left="40" w:right="40"/>
            </w:pPr>
          </w:p>
        </w:tc>
        <w:tc>
          <w:tcPr>
            <w:tcW w:w="2151" w:type="dxa"/>
            <w:shd w:val="clear" w:color="auto" w:fill="FFFFFF"/>
            <w:tcMar>
              <w:top w:w="0" w:type="dxa"/>
              <w:left w:w="0" w:type="dxa"/>
              <w:bottom w:w="0" w:type="dxa"/>
              <w:right w:w="0" w:type="dxa"/>
            </w:tcMar>
            <w:vAlign w:val="center"/>
          </w:tcPr>
          <w:p w14:paraId="76897732" w14:textId="77777777" w:rsidR="00536E34" w:rsidRDefault="00536E34" w:rsidP="00536E34">
            <w:pPr>
              <w:spacing w:before="40" w:after="40"/>
              <w:ind w:left="40" w:right="40"/>
            </w:pPr>
            <w:r>
              <w:rPr>
                <w:rFonts w:ascii="Roboto" w:eastAsia="Roboto" w:hAnsi="Roboto" w:cs="Roboto"/>
                <w:color w:val="111111"/>
              </w:rPr>
              <w:t>Warming:Trend.st7</w:t>
            </w:r>
          </w:p>
        </w:tc>
        <w:tc>
          <w:tcPr>
            <w:tcW w:w="1122" w:type="dxa"/>
            <w:shd w:val="clear" w:color="auto" w:fill="FFFFFF"/>
            <w:tcMar>
              <w:top w:w="0" w:type="dxa"/>
              <w:left w:w="0" w:type="dxa"/>
              <w:bottom w:w="0" w:type="dxa"/>
              <w:right w:w="0" w:type="dxa"/>
            </w:tcMar>
            <w:vAlign w:val="center"/>
          </w:tcPr>
          <w:p w14:paraId="12AEA13F" w14:textId="77777777" w:rsidR="00536E34" w:rsidRDefault="00536E34" w:rsidP="00536E34">
            <w:pPr>
              <w:spacing w:before="40" w:after="40"/>
              <w:ind w:left="40" w:right="40"/>
              <w:jc w:val="right"/>
            </w:pPr>
            <w:r>
              <w:rPr>
                <w:rFonts w:ascii="Roboto" w:eastAsia="Roboto" w:hAnsi="Roboto" w:cs="Roboto"/>
                <w:color w:val="111111"/>
              </w:rPr>
              <w:t>-0.604</w:t>
            </w:r>
          </w:p>
        </w:tc>
        <w:tc>
          <w:tcPr>
            <w:tcW w:w="1123" w:type="dxa"/>
            <w:shd w:val="clear" w:color="auto" w:fill="FFFFFF"/>
            <w:tcMar>
              <w:top w:w="0" w:type="dxa"/>
              <w:left w:w="0" w:type="dxa"/>
              <w:bottom w:w="0" w:type="dxa"/>
              <w:right w:w="0" w:type="dxa"/>
            </w:tcMar>
            <w:vAlign w:val="center"/>
          </w:tcPr>
          <w:p w14:paraId="506C9D77" w14:textId="77777777" w:rsidR="00536E34" w:rsidRDefault="00536E34" w:rsidP="00536E34">
            <w:pPr>
              <w:spacing w:before="40" w:after="40"/>
              <w:ind w:left="40" w:right="40"/>
              <w:jc w:val="right"/>
            </w:pPr>
            <w:r>
              <w:rPr>
                <w:rFonts w:ascii="Roboto" w:eastAsia="Roboto" w:hAnsi="Roboto" w:cs="Roboto"/>
                <w:color w:val="111111"/>
              </w:rPr>
              <w:t>0.108</w:t>
            </w:r>
          </w:p>
        </w:tc>
        <w:tc>
          <w:tcPr>
            <w:tcW w:w="1048" w:type="dxa"/>
            <w:shd w:val="clear" w:color="auto" w:fill="FFFFFF"/>
            <w:tcMar>
              <w:top w:w="0" w:type="dxa"/>
              <w:left w:w="0" w:type="dxa"/>
              <w:bottom w:w="0" w:type="dxa"/>
              <w:right w:w="0" w:type="dxa"/>
            </w:tcMar>
            <w:vAlign w:val="center"/>
          </w:tcPr>
          <w:p w14:paraId="71E1C52E" w14:textId="77777777" w:rsidR="00536E34" w:rsidRDefault="00536E34" w:rsidP="00536E34">
            <w:pPr>
              <w:spacing w:before="40" w:after="40"/>
              <w:ind w:left="40" w:right="40"/>
              <w:jc w:val="right"/>
            </w:pPr>
            <w:r>
              <w:rPr>
                <w:rFonts w:ascii="Roboto" w:eastAsia="Roboto" w:hAnsi="Roboto" w:cs="Roboto"/>
                <w:color w:val="111111"/>
              </w:rPr>
              <w:t>-5.592</w:t>
            </w:r>
          </w:p>
        </w:tc>
        <w:tc>
          <w:tcPr>
            <w:tcW w:w="974" w:type="dxa"/>
            <w:shd w:val="clear" w:color="auto" w:fill="FFFFFF"/>
            <w:tcMar>
              <w:top w:w="0" w:type="dxa"/>
              <w:left w:w="0" w:type="dxa"/>
              <w:bottom w:w="0" w:type="dxa"/>
              <w:right w:w="0" w:type="dxa"/>
            </w:tcMar>
            <w:vAlign w:val="center"/>
          </w:tcPr>
          <w:p w14:paraId="7D566593" w14:textId="77777777" w:rsidR="00536E34" w:rsidRDefault="00536E34" w:rsidP="00536E34">
            <w:pPr>
              <w:spacing w:before="40" w:after="40"/>
              <w:ind w:left="40" w:right="40"/>
            </w:pPr>
            <w:r>
              <w:rPr>
                <w:rFonts w:ascii="Roboto" w:eastAsia="Roboto" w:hAnsi="Roboto" w:cs="Roboto"/>
                <w:color w:val="111111"/>
              </w:rPr>
              <w:t>***</w:t>
            </w:r>
          </w:p>
        </w:tc>
        <w:tc>
          <w:tcPr>
            <w:tcW w:w="849" w:type="dxa"/>
            <w:shd w:val="clear" w:color="auto" w:fill="FFFFFF"/>
            <w:tcMar>
              <w:top w:w="0" w:type="dxa"/>
              <w:left w:w="0" w:type="dxa"/>
              <w:bottom w:w="0" w:type="dxa"/>
              <w:right w:w="0" w:type="dxa"/>
            </w:tcMar>
            <w:vAlign w:val="center"/>
          </w:tcPr>
          <w:p w14:paraId="7683BFF2" w14:textId="77777777" w:rsidR="00536E34" w:rsidRDefault="00536E34" w:rsidP="00536E34">
            <w:pPr>
              <w:spacing w:before="40" w:after="40"/>
              <w:ind w:left="40" w:right="40"/>
            </w:pPr>
            <w:r>
              <w:rPr>
                <w:rFonts w:ascii="Roboto" w:eastAsia="Roboto" w:hAnsi="Roboto" w:cs="Roboto"/>
                <w:color w:val="111111"/>
              </w:rPr>
              <w:t>fixed</w:t>
            </w:r>
          </w:p>
        </w:tc>
      </w:tr>
      <w:tr w:rsidR="00536E34" w14:paraId="458559AC" w14:textId="77777777" w:rsidTr="00536E34">
        <w:trPr>
          <w:cantSplit/>
          <w:jc w:val="center"/>
        </w:trPr>
        <w:tc>
          <w:tcPr>
            <w:tcW w:w="1138" w:type="dxa"/>
            <w:vMerge/>
            <w:tcBorders>
              <w:bottom w:val="single" w:sz="8" w:space="0" w:color="000000"/>
            </w:tcBorders>
            <w:shd w:val="clear" w:color="auto" w:fill="EFEFEF"/>
            <w:tcMar>
              <w:top w:w="0" w:type="dxa"/>
              <w:left w:w="0" w:type="dxa"/>
              <w:bottom w:w="0" w:type="dxa"/>
              <w:right w:w="0" w:type="dxa"/>
            </w:tcMar>
            <w:vAlign w:val="center"/>
          </w:tcPr>
          <w:p w14:paraId="1C2756CE" w14:textId="77777777" w:rsidR="00536E34" w:rsidRDefault="00536E34" w:rsidP="00536E34">
            <w:pPr>
              <w:spacing w:before="40" w:after="40"/>
              <w:ind w:left="40" w:right="40"/>
            </w:pPr>
          </w:p>
        </w:tc>
        <w:tc>
          <w:tcPr>
            <w:tcW w:w="2151" w:type="dxa"/>
            <w:tcBorders>
              <w:bottom w:val="single" w:sz="8" w:space="0" w:color="000000"/>
            </w:tcBorders>
            <w:shd w:val="clear" w:color="auto" w:fill="EFEFEF"/>
            <w:tcMar>
              <w:top w:w="0" w:type="dxa"/>
              <w:left w:w="0" w:type="dxa"/>
              <w:bottom w:w="0" w:type="dxa"/>
              <w:right w:w="0" w:type="dxa"/>
            </w:tcMar>
            <w:vAlign w:val="center"/>
          </w:tcPr>
          <w:p w14:paraId="2C39EC43" w14:textId="77777777" w:rsidR="00536E34" w:rsidRDefault="00536E34" w:rsidP="00536E34">
            <w:pPr>
              <w:spacing w:before="40" w:after="40"/>
              <w:ind w:left="40" w:right="40"/>
            </w:pPr>
            <w:r>
              <w:rPr>
                <w:rFonts w:ascii="Roboto" w:eastAsia="Roboto" w:hAnsi="Roboto" w:cs="Roboto"/>
                <w:color w:val="111111"/>
              </w:rPr>
              <w:t>Random effect</w:t>
            </w:r>
          </w:p>
        </w:tc>
        <w:tc>
          <w:tcPr>
            <w:tcW w:w="1122" w:type="dxa"/>
            <w:tcBorders>
              <w:bottom w:val="single" w:sz="8" w:space="0" w:color="000000"/>
            </w:tcBorders>
            <w:shd w:val="clear" w:color="auto" w:fill="EFEFEF"/>
            <w:tcMar>
              <w:top w:w="0" w:type="dxa"/>
              <w:left w:w="0" w:type="dxa"/>
              <w:bottom w:w="0" w:type="dxa"/>
              <w:right w:w="0" w:type="dxa"/>
            </w:tcMar>
            <w:vAlign w:val="center"/>
          </w:tcPr>
          <w:p w14:paraId="45298E7F" w14:textId="77777777" w:rsidR="00536E34" w:rsidRDefault="00536E34" w:rsidP="00536E34">
            <w:pPr>
              <w:spacing w:before="40" w:after="40"/>
              <w:ind w:left="40" w:right="40"/>
              <w:jc w:val="right"/>
            </w:pPr>
            <w:r>
              <w:rPr>
                <w:rFonts w:ascii="Roboto" w:eastAsia="Roboto" w:hAnsi="Roboto" w:cs="Roboto"/>
                <w:color w:val="111111"/>
              </w:rPr>
              <w:t>0.729</w:t>
            </w:r>
          </w:p>
        </w:tc>
        <w:tc>
          <w:tcPr>
            <w:tcW w:w="1123" w:type="dxa"/>
            <w:tcBorders>
              <w:bottom w:val="single" w:sz="8" w:space="0" w:color="000000"/>
            </w:tcBorders>
            <w:shd w:val="clear" w:color="auto" w:fill="EFEFEF"/>
            <w:tcMar>
              <w:top w:w="0" w:type="dxa"/>
              <w:left w:w="0" w:type="dxa"/>
              <w:bottom w:w="0" w:type="dxa"/>
              <w:right w:w="0" w:type="dxa"/>
            </w:tcMar>
            <w:vAlign w:val="center"/>
          </w:tcPr>
          <w:p w14:paraId="664C74E7" w14:textId="77777777" w:rsidR="00536E34" w:rsidRDefault="00536E34" w:rsidP="00536E34">
            <w:pPr>
              <w:spacing w:before="40" w:after="40"/>
              <w:ind w:left="40" w:right="40"/>
              <w:jc w:val="right"/>
            </w:pPr>
            <w:r>
              <w:rPr>
                <w:rFonts w:ascii="Roboto" w:eastAsia="Roboto" w:hAnsi="Roboto" w:cs="Roboto"/>
                <w:color w:val="111111"/>
              </w:rPr>
              <w:t>NA</w:t>
            </w:r>
          </w:p>
        </w:tc>
        <w:tc>
          <w:tcPr>
            <w:tcW w:w="1048" w:type="dxa"/>
            <w:tcBorders>
              <w:bottom w:val="single" w:sz="8" w:space="0" w:color="000000"/>
            </w:tcBorders>
            <w:shd w:val="clear" w:color="auto" w:fill="EFEFEF"/>
            <w:tcMar>
              <w:top w:w="0" w:type="dxa"/>
              <w:left w:w="0" w:type="dxa"/>
              <w:bottom w:w="0" w:type="dxa"/>
              <w:right w:w="0" w:type="dxa"/>
            </w:tcMar>
            <w:vAlign w:val="center"/>
          </w:tcPr>
          <w:p w14:paraId="1E2DA8CC" w14:textId="77777777" w:rsidR="00536E34" w:rsidRDefault="00536E34" w:rsidP="00536E34">
            <w:pPr>
              <w:spacing w:before="40" w:after="40"/>
              <w:ind w:left="40" w:right="40"/>
              <w:jc w:val="right"/>
            </w:pPr>
            <w:r>
              <w:rPr>
                <w:rFonts w:ascii="Roboto" w:eastAsia="Roboto" w:hAnsi="Roboto" w:cs="Roboto"/>
                <w:color w:val="111111"/>
              </w:rPr>
              <w:t>NA</w:t>
            </w:r>
          </w:p>
        </w:tc>
        <w:tc>
          <w:tcPr>
            <w:tcW w:w="974" w:type="dxa"/>
            <w:tcBorders>
              <w:bottom w:val="single" w:sz="8" w:space="0" w:color="000000"/>
            </w:tcBorders>
            <w:shd w:val="clear" w:color="auto" w:fill="EFEFEF"/>
            <w:tcMar>
              <w:top w:w="0" w:type="dxa"/>
              <w:left w:w="0" w:type="dxa"/>
              <w:bottom w:w="0" w:type="dxa"/>
              <w:right w:w="0" w:type="dxa"/>
            </w:tcMar>
            <w:vAlign w:val="center"/>
          </w:tcPr>
          <w:p w14:paraId="58B15CA5" w14:textId="77777777" w:rsidR="00536E34" w:rsidRDefault="00536E34" w:rsidP="00536E34">
            <w:pPr>
              <w:spacing w:before="40" w:after="40"/>
              <w:ind w:left="40" w:right="40"/>
            </w:pPr>
          </w:p>
        </w:tc>
        <w:tc>
          <w:tcPr>
            <w:tcW w:w="849" w:type="dxa"/>
            <w:tcBorders>
              <w:bottom w:val="single" w:sz="8" w:space="0" w:color="000000"/>
            </w:tcBorders>
            <w:shd w:val="clear" w:color="auto" w:fill="EFEFEF"/>
            <w:tcMar>
              <w:top w:w="0" w:type="dxa"/>
              <w:left w:w="0" w:type="dxa"/>
              <w:bottom w:w="0" w:type="dxa"/>
              <w:right w:w="0" w:type="dxa"/>
            </w:tcMar>
            <w:vAlign w:val="center"/>
          </w:tcPr>
          <w:p w14:paraId="273C0B2C" w14:textId="77777777" w:rsidR="00536E34" w:rsidRDefault="00536E34" w:rsidP="00536E34">
            <w:pPr>
              <w:spacing w:before="40" w:after="40"/>
              <w:ind w:left="40" w:right="40"/>
            </w:pPr>
            <w:r>
              <w:rPr>
                <w:rFonts w:ascii="Roboto" w:eastAsia="Roboto" w:hAnsi="Roboto" w:cs="Roboto"/>
                <w:color w:val="111111"/>
              </w:rPr>
              <w:t>genus</w:t>
            </w:r>
          </w:p>
        </w:tc>
      </w:tr>
      <w:tr w:rsidR="00536E34" w14:paraId="1C626199" w14:textId="77777777" w:rsidTr="00536E34">
        <w:trPr>
          <w:cantSplit/>
          <w:jc w:val="center"/>
        </w:trPr>
        <w:tc>
          <w:tcPr>
            <w:tcW w:w="1138" w:type="dxa"/>
            <w:vMerge w:val="restart"/>
            <w:tcBorders>
              <w:top w:val="single" w:sz="8" w:space="0" w:color="000000"/>
            </w:tcBorders>
            <w:shd w:val="clear" w:color="auto" w:fill="FFFFFF"/>
            <w:tcMar>
              <w:top w:w="0" w:type="dxa"/>
              <w:left w:w="0" w:type="dxa"/>
              <w:bottom w:w="0" w:type="dxa"/>
              <w:right w:w="0" w:type="dxa"/>
            </w:tcMar>
            <w:vAlign w:val="center"/>
          </w:tcPr>
          <w:p w14:paraId="27CDE84A" w14:textId="77777777" w:rsidR="00536E34" w:rsidRDefault="00536E34" w:rsidP="00536E34">
            <w:pPr>
              <w:spacing w:before="40" w:after="40"/>
              <w:ind w:left="40" w:right="40"/>
            </w:pPr>
            <w:r>
              <w:rPr>
                <w:rFonts w:ascii="Roboto" w:eastAsia="Roboto" w:hAnsi="Roboto" w:cs="Roboto"/>
                <w:color w:val="111111"/>
              </w:rPr>
              <w:t>Cooling</w:t>
            </w:r>
          </w:p>
        </w:tc>
        <w:tc>
          <w:tcPr>
            <w:tcW w:w="2151" w:type="dxa"/>
            <w:tcBorders>
              <w:top w:val="single" w:sz="8" w:space="0" w:color="000000"/>
            </w:tcBorders>
            <w:shd w:val="clear" w:color="auto" w:fill="FFFFFF"/>
            <w:tcMar>
              <w:top w:w="0" w:type="dxa"/>
              <w:left w:w="0" w:type="dxa"/>
              <w:bottom w:w="0" w:type="dxa"/>
              <w:right w:w="0" w:type="dxa"/>
            </w:tcMar>
            <w:vAlign w:val="center"/>
          </w:tcPr>
          <w:p w14:paraId="21551954" w14:textId="77777777" w:rsidR="00536E34" w:rsidRDefault="00536E34" w:rsidP="00536E34">
            <w:pPr>
              <w:spacing w:before="40" w:after="40"/>
              <w:ind w:left="40" w:right="40"/>
            </w:pPr>
            <w:r>
              <w:rPr>
                <w:rFonts w:ascii="Roboto" w:eastAsia="Roboto" w:hAnsi="Roboto" w:cs="Roboto"/>
                <w:color w:val="111111"/>
              </w:rPr>
              <w:t>Intercept</w:t>
            </w:r>
          </w:p>
        </w:tc>
        <w:tc>
          <w:tcPr>
            <w:tcW w:w="1122" w:type="dxa"/>
            <w:tcBorders>
              <w:top w:val="single" w:sz="8" w:space="0" w:color="000000"/>
            </w:tcBorders>
            <w:shd w:val="clear" w:color="auto" w:fill="FFFFFF"/>
            <w:tcMar>
              <w:top w:w="0" w:type="dxa"/>
              <w:left w:w="0" w:type="dxa"/>
              <w:bottom w:w="0" w:type="dxa"/>
              <w:right w:w="0" w:type="dxa"/>
            </w:tcMar>
            <w:vAlign w:val="center"/>
          </w:tcPr>
          <w:p w14:paraId="58B97911" w14:textId="77777777" w:rsidR="00536E34" w:rsidRDefault="00536E34" w:rsidP="00536E34">
            <w:pPr>
              <w:spacing w:before="40" w:after="40"/>
              <w:ind w:left="40" w:right="40"/>
              <w:jc w:val="right"/>
            </w:pPr>
            <w:r>
              <w:rPr>
                <w:rFonts w:ascii="Roboto" w:eastAsia="Roboto" w:hAnsi="Roboto" w:cs="Roboto"/>
                <w:color w:val="111111"/>
              </w:rPr>
              <w:t>-1.824</w:t>
            </w:r>
          </w:p>
        </w:tc>
        <w:tc>
          <w:tcPr>
            <w:tcW w:w="1123" w:type="dxa"/>
            <w:tcBorders>
              <w:top w:val="single" w:sz="8" w:space="0" w:color="000000"/>
            </w:tcBorders>
            <w:shd w:val="clear" w:color="auto" w:fill="FFFFFF"/>
            <w:tcMar>
              <w:top w:w="0" w:type="dxa"/>
              <w:left w:w="0" w:type="dxa"/>
              <w:bottom w:w="0" w:type="dxa"/>
              <w:right w:w="0" w:type="dxa"/>
            </w:tcMar>
            <w:vAlign w:val="center"/>
          </w:tcPr>
          <w:p w14:paraId="5E665AF0" w14:textId="77777777" w:rsidR="00536E34" w:rsidRDefault="00536E34" w:rsidP="00536E34">
            <w:pPr>
              <w:spacing w:before="40" w:after="40"/>
              <w:ind w:left="40" w:right="40"/>
              <w:jc w:val="right"/>
            </w:pPr>
            <w:r>
              <w:rPr>
                <w:rFonts w:ascii="Roboto" w:eastAsia="Roboto" w:hAnsi="Roboto" w:cs="Roboto"/>
                <w:color w:val="111111"/>
              </w:rPr>
              <w:t>0.021</w:t>
            </w:r>
          </w:p>
        </w:tc>
        <w:tc>
          <w:tcPr>
            <w:tcW w:w="1048" w:type="dxa"/>
            <w:tcBorders>
              <w:top w:val="single" w:sz="8" w:space="0" w:color="000000"/>
            </w:tcBorders>
            <w:shd w:val="clear" w:color="auto" w:fill="FFFFFF"/>
            <w:tcMar>
              <w:top w:w="0" w:type="dxa"/>
              <w:left w:w="0" w:type="dxa"/>
              <w:bottom w:w="0" w:type="dxa"/>
              <w:right w:w="0" w:type="dxa"/>
            </w:tcMar>
            <w:vAlign w:val="center"/>
          </w:tcPr>
          <w:p w14:paraId="17BB9A42" w14:textId="77777777" w:rsidR="00536E34" w:rsidRDefault="00536E34" w:rsidP="00536E34">
            <w:pPr>
              <w:spacing w:before="40" w:after="40"/>
              <w:ind w:left="40" w:right="40"/>
              <w:jc w:val="right"/>
            </w:pPr>
            <w:r>
              <w:rPr>
                <w:rFonts w:ascii="Roboto" w:eastAsia="Roboto" w:hAnsi="Roboto" w:cs="Roboto"/>
                <w:color w:val="111111"/>
              </w:rPr>
              <w:t>-86.255</w:t>
            </w:r>
          </w:p>
        </w:tc>
        <w:tc>
          <w:tcPr>
            <w:tcW w:w="974" w:type="dxa"/>
            <w:tcBorders>
              <w:top w:val="single" w:sz="8" w:space="0" w:color="000000"/>
            </w:tcBorders>
            <w:shd w:val="clear" w:color="auto" w:fill="FFFFFF"/>
            <w:tcMar>
              <w:top w:w="0" w:type="dxa"/>
              <w:left w:w="0" w:type="dxa"/>
              <w:bottom w:w="0" w:type="dxa"/>
              <w:right w:w="0" w:type="dxa"/>
            </w:tcMar>
            <w:vAlign w:val="center"/>
          </w:tcPr>
          <w:p w14:paraId="13198D20" w14:textId="77777777" w:rsidR="00536E34" w:rsidRDefault="00536E34" w:rsidP="00536E34">
            <w:pPr>
              <w:spacing w:before="40" w:after="40"/>
              <w:ind w:left="40" w:right="40"/>
            </w:pPr>
            <w:r>
              <w:rPr>
                <w:rFonts w:ascii="Roboto" w:eastAsia="Roboto" w:hAnsi="Roboto" w:cs="Roboto"/>
                <w:color w:val="111111"/>
              </w:rPr>
              <w:t>***</w:t>
            </w:r>
          </w:p>
        </w:tc>
        <w:tc>
          <w:tcPr>
            <w:tcW w:w="849" w:type="dxa"/>
            <w:tcBorders>
              <w:top w:val="single" w:sz="8" w:space="0" w:color="000000"/>
            </w:tcBorders>
            <w:shd w:val="clear" w:color="auto" w:fill="FFFFFF"/>
            <w:tcMar>
              <w:top w:w="0" w:type="dxa"/>
              <w:left w:w="0" w:type="dxa"/>
              <w:bottom w:w="0" w:type="dxa"/>
              <w:right w:w="0" w:type="dxa"/>
            </w:tcMar>
            <w:vAlign w:val="center"/>
          </w:tcPr>
          <w:p w14:paraId="5647D279" w14:textId="77777777" w:rsidR="00536E34" w:rsidRDefault="00536E34" w:rsidP="00536E34">
            <w:pPr>
              <w:spacing w:before="40" w:after="40"/>
              <w:ind w:left="40" w:right="40"/>
            </w:pPr>
            <w:r>
              <w:rPr>
                <w:rFonts w:ascii="Roboto" w:eastAsia="Roboto" w:hAnsi="Roboto" w:cs="Roboto"/>
                <w:color w:val="111111"/>
              </w:rPr>
              <w:t>fixed</w:t>
            </w:r>
          </w:p>
        </w:tc>
      </w:tr>
      <w:tr w:rsidR="00536E34" w14:paraId="7949D0CA" w14:textId="77777777" w:rsidTr="00536E34">
        <w:trPr>
          <w:cantSplit/>
          <w:jc w:val="center"/>
        </w:trPr>
        <w:tc>
          <w:tcPr>
            <w:tcW w:w="1138" w:type="dxa"/>
            <w:vMerge/>
            <w:shd w:val="clear" w:color="auto" w:fill="EFEFEF"/>
            <w:tcMar>
              <w:top w:w="0" w:type="dxa"/>
              <w:left w:w="0" w:type="dxa"/>
              <w:bottom w:w="0" w:type="dxa"/>
              <w:right w:w="0" w:type="dxa"/>
            </w:tcMar>
            <w:vAlign w:val="center"/>
          </w:tcPr>
          <w:p w14:paraId="0546E4CE" w14:textId="77777777" w:rsidR="00536E34" w:rsidRDefault="00536E34" w:rsidP="00536E34">
            <w:pPr>
              <w:spacing w:before="40" w:after="40"/>
              <w:ind w:left="40" w:right="40"/>
            </w:pPr>
          </w:p>
        </w:tc>
        <w:tc>
          <w:tcPr>
            <w:tcW w:w="2151" w:type="dxa"/>
            <w:shd w:val="clear" w:color="auto" w:fill="EFEFEF"/>
            <w:tcMar>
              <w:top w:w="0" w:type="dxa"/>
              <w:left w:w="0" w:type="dxa"/>
              <w:bottom w:w="0" w:type="dxa"/>
              <w:right w:w="0" w:type="dxa"/>
            </w:tcMar>
            <w:vAlign w:val="center"/>
          </w:tcPr>
          <w:p w14:paraId="0BC46B7C" w14:textId="77777777" w:rsidR="00536E34" w:rsidRDefault="00536E34" w:rsidP="00536E34">
            <w:pPr>
              <w:spacing w:before="40" w:after="40"/>
              <w:ind w:left="40" w:right="40"/>
            </w:pPr>
            <w:r>
              <w:rPr>
                <w:rFonts w:ascii="Roboto" w:eastAsia="Roboto" w:hAnsi="Roboto" w:cs="Roboto"/>
                <w:color w:val="111111"/>
              </w:rPr>
              <w:t>Cooling:Trend.st6</w:t>
            </w:r>
          </w:p>
        </w:tc>
        <w:tc>
          <w:tcPr>
            <w:tcW w:w="1122" w:type="dxa"/>
            <w:shd w:val="clear" w:color="auto" w:fill="EFEFEF"/>
            <w:tcMar>
              <w:top w:w="0" w:type="dxa"/>
              <w:left w:w="0" w:type="dxa"/>
              <w:bottom w:w="0" w:type="dxa"/>
              <w:right w:w="0" w:type="dxa"/>
            </w:tcMar>
            <w:vAlign w:val="center"/>
          </w:tcPr>
          <w:p w14:paraId="095C33D1" w14:textId="77777777" w:rsidR="00536E34" w:rsidRDefault="00536E34" w:rsidP="00536E34">
            <w:pPr>
              <w:spacing w:before="40" w:after="40"/>
              <w:ind w:left="40" w:right="40"/>
              <w:jc w:val="right"/>
            </w:pPr>
            <w:r>
              <w:rPr>
                <w:rFonts w:ascii="Roboto" w:eastAsia="Roboto" w:hAnsi="Roboto" w:cs="Roboto"/>
                <w:color w:val="111111"/>
              </w:rPr>
              <w:t>1.321</w:t>
            </w:r>
          </w:p>
        </w:tc>
        <w:tc>
          <w:tcPr>
            <w:tcW w:w="1123" w:type="dxa"/>
            <w:shd w:val="clear" w:color="auto" w:fill="EFEFEF"/>
            <w:tcMar>
              <w:top w:w="0" w:type="dxa"/>
              <w:left w:w="0" w:type="dxa"/>
              <w:bottom w:w="0" w:type="dxa"/>
              <w:right w:w="0" w:type="dxa"/>
            </w:tcMar>
            <w:vAlign w:val="center"/>
          </w:tcPr>
          <w:p w14:paraId="313C7C25" w14:textId="77777777" w:rsidR="00536E34" w:rsidRDefault="00536E34" w:rsidP="00536E34">
            <w:pPr>
              <w:spacing w:before="40" w:after="40"/>
              <w:ind w:left="40" w:right="40"/>
              <w:jc w:val="right"/>
            </w:pPr>
            <w:r>
              <w:rPr>
                <w:rFonts w:ascii="Roboto" w:eastAsia="Roboto" w:hAnsi="Roboto" w:cs="Roboto"/>
                <w:color w:val="111111"/>
              </w:rPr>
              <w:t>0.109</w:t>
            </w:r>
          </w:p>
        </w:tc>
        <w:tc>
          <w:tcPr>
            <w:tcW w:w="1048" w:type="dxa"/>
            <w:shd w:val="clear" w:color="auto" w:fill="EFEFEF"/>
            <w:tcMar>
              <w:top w:w="0" w:type="dxa"/>
              <w:left w:w="0" w:type="dxa"/>
              <w:bottom w:w="0" w:type="dxa"/>
              <w:right w:w="0" w:type="dxa"/>
            </w:tcMar>
            <w:vAlign w:val="center"/>
          </w:tcPr>
          <w:p w14:paraId="78735927" w14:textId="77777777" w:rsidR="00536E34" w:rsidRDefault="00536E34" w:rsidP="00536E34">
            <w:pPr>
              <w:spacing w:before="40" w:after="40"/>
              <w:ind w:left="40" w:right="40"/>
              <w:jc w:val="right"/>
            </w:pPr>
            <w:r>
              <w:rPr>
                <w:rFonts w:ascii="Roboto" w:eastAsia="Roboto" w:hAnsi="Roboto" w:cs="Roboto"/>
                <w:color w:val="111111"/>
              </w:rPr>
              <w:t>12.072</w:t>
            </w:r>
          </w:p>
        </w:tc>
        <w:tc>
          <w:tcPr>
            <w:tcW w:w="974" w:type="dxa"/>
            <w:shd w:val="clear" w:color="auto" w:fill="EFEFEF"/>
            <w:tcMar>
              <w:top w:w="0" w:type="dxa"/>
              <w:left w:w="0" w:type="dxa"/>
              <w:bottom w:w="0" w:type="dxa"/>
              <w:right w:w="0" w:type="dxa"/>
            </w:tcMar>
            <w:vAlign w:val="center"/>
          </w:tcPr>
          <w:p w14:paraId="7C301278" w14:textId="77777777" w:rsidR="00536E34" w:rsidRDefault="00536E34" w:rsidP="00536E34">
            <w:pPr>
              <w:spacing w:before="40" w:after="40"/>
              <w:ind w:left="40" w:right="40"/>
            </w:pPr>
            <w:r>
              <w:rPr>
                <w:rFonts w:ascii="Roboto" w:eastAsia="Roboto" w:hAnsi="Roboto" w:cs="Roboto"/>
                <w:color w:val="111111"/>
              </w:rPr>
              <w:t>***</w:t>
            </w:r>
          </w:p>
        </w:tc>
        <w:tc>
          <w:tcPr>
            <w:tcW w:w="849" w:type="dxa"/>
            <w:shd w:val="clear" w:color="auto" w:fill="EFEFEF"/>
            <w:tcMar>
              <w:top w:w="0" w:type="dxa"/>
              <w:left w:w="0" w:type="dxa"/>
              <w:bottom w:w="0" w:type="dxa"/>
              <w:right w:w="0" w:type="dxa"/>
            </w:tcMar>
            <w:vAlign w:val="center"/>
          </w:tcPr>
          <w:p w14:paraId="5B41759C" w14:textId="77777777" w:rsidR="00536E34" w:rsidRDefault="00536E34" w:rsidP="00536E34">
            <w:pPr>
              <w:spacing w:before="40" w:after="40"/>
              <w:ind w:left="40" w:right="40"/>
            </w:pPr>
            <w:r>
              <w:rPr>
                <w:rFonts w:ascii="Roboto" w:eastAsia="Roboto" w:hAnsi="Roboto" w:cs="Roboto"/>
                <w:color w:val="111111"/>
              </w:rPr>
              <w:t>fixed</w:t>
            </w:r>
          </w:p>
        </w:tc>
      </w:tr>
      <w:tr w:rsidR="00536E34" w14:paraId="781B74EA" w14:textId="77777777" w:rsidTr="00536E34">
        <w:trPr>
          <w:cantSplit/>
          <w:jc w:val="center"/>
        </w:trPr>
        <w:tc>
          <w:tcPr>
            <w:tcW w:w="1138" w:type="dxa"/>
            <w:vMerge/>
            <w:shd w:val="clear" w:color="auto" w:fill="FFFFFF"/>
            <w:tcMar>
              <w:top w:w="0" w:type="dxa"/>
              <w:left w:w="0" w:type="dxa"/>
              <w:bottom w:w="0" w:type="dxa"/>
              <w:right w:w="0" w:type="dxa"/>
            </w:tcMar>
            <w:vAlign w:val="center"/>
          </w:tcPr>
          <w:p w14:paraId="1FDBBD89" w14:textId="77777777" w:rsidR="00536E34" w:rsidRDefault="00536E34" w:rsidP="00536E34">
            <w:pPr>
              <w:spacing w:before="40" w:after="40"/>
              <w:ind w:left="40" w:right="40"/>
            </w:pPr>
          </w:p>
        </w:tc>
        <w:tc>
          <w:tcPr>
            <w:tcW w:w="2151" w:type="dxa"/>
            <w:shd w:val="clear" w:color="auto" w:fill="FFFFFF"/>
            <w:tcMar>
              <w:top w:w="0" w:type="dxa"/>
              <w:left w:w="0" w:type="dxa"/>
              <w:bottom w:w="0" w:type="dxa"/>
              <w:right w:w="0" w:type="dxa"/>
            </w:tcMar>
            <w:vAlign w:val="center"/>
          </w:tcPr>
          <w:p w14:paraId="4C02F6D4" w14:textId="77777777" w:rsidR="00536E34" w:rsidRDefault="00536E34" w:rsidP="00536E34">
            <w:pPr>
              <w:spacing w:before="40" w:after="40"/>
              <w:ind w:left="40" w:right="40"/>
            </w:pPr>
            <w:r>
              <w:rPr>
                <w:rFonts w:ascii="Roboto" w:eastAsia="Roboto" w:hAnsi="Roboto" w:cs="Roboto"/>
                <w:color w:val="111111"/>
              </w:rPr>
              <w:t>Random effect</w:t>
            </w:r>
          </w:p>
        </w:tc>
        <w:tc>
          <w:tcPr>
            <w:tcW w:w="1122" w:type="dxa"/>
            <w:shd w:val="clear" w:color="auto" w:fill="FFFFFF"/>
            <w:tcMar>
              <w:top w:w="0" w:type="dxa"/>
              <w:left w:w="0" w:type="dxa"/>
              <w:bottom w:w="0" w:type="dxa"/>
              <w:right w:w="0" w:type="dxa"/>
            </w:tcMar>
            <w:vAlign w:val="center"/>
          </w:tcPr>
          <w:p w14:paraId="28C3F67D" w14:textId="77777777" w:rsidR="00536E34" w:rsidRDefault="00536E34" w:rsidP="00536E34">
            <w:pPr>
              <w:spacing w:before="40" w:after="40"/>
              <w:ind w:left="40" w:right="40"/>
              <w:jc w:val="right"/>
            </w:pPr>
            <w:r>
              <w:rPr>
                <w:rFonts w:ascii="Roboto" w:eastAsia="Roboto" w:hAnsi="Roboto" w:cs="Roboto"/>
                <w:color w:val="111111"/>
              </w:rPr>
              <w:t>0.423</w:t>
            </w:r>
          </w:p>
        </w:tc>
        <w:tc>
          <w:tcPr>
            <w:tcW w:w="1123" w:type="dxa"/>
            <w:shd w:val="clear" w:color="auto" w:fill="FFFFFF"/>
            <w:tcMar>
              <w:top w:w="0" w:type="dxa"/>
              <w:left w:w="0" w:type="dxa"/>
              <w:bottom w:w="0" w:type="dxa"/>
              <w:right w:w="0" w:type="dxa"/>
            </w:tcMar>
            <w:vAlign w:val="center"/>
          </w:tcPr>
          <w:p w14:paraId="00D3DA3A" w14:textId="77777777" w:rsidR="00536E34" w:rsidRDefault="00536E34" w:rsidP="00536E34">
            <w:pPr>
              <w:spacing w:before="40" w:after="40"/>
              <w:ind w:left="40" w:right="40"/>
              <w:jc w:val="right"/>
            </w:pPr>
            <w:r>
              <w:rPr>
                <w:rFonts w:ascii="Roboto" w:eastAsia="Roboto" w:hAnsi="Roboto" w:cs="Roboto"/>
                <w:color w:val="111111"/>
              </w:rPr>
              <w:t>NA</w:t>
            </w:r>
          </w:p>
        </w:tc>
        <w:tc>
          <w:tcPr>
            <w:tcW w:w="1048" w:type="dxa"/>
            <w:shd w:val="clear" w:color="auto" w:fill="FFFFFF"/>
            <w:tcMar>
              <w:top w:w="0" w:type="dxa"/>
              <w:left w:w="0" w:type="dxa"/>
              <w:bottom w:w="0" w:type="dxa"/>
              <w:right w:w="0" w:type="dxa"/>
            </w:tcMar>
            <w:vAlign w:val="center"/>
          </w:tcPr>
          <w:p w14:paraId="5A679B1E" w14:textId="77777777" w:rsidR="00536E34" w:rsidRDefault="00536E34" w:rsidP="00536E34">
            <w:pPr>
              <w:spacing w:before="40" w:after="40"/>
              <w:ind w:left="40" w:right="40"/>
              <w:jc w:val="right"/>
            </w:pPr>
            <w:r>
              <w:rPr>
                <w:rFonts w:ascii="Roboto" w:eastAsia="Roboto" w:hAnsi="Roboto" w:cs="Roboto"/>
                <w:color w:val="111111"/>
              </w:rPr>
              <w:t>NA</w:t>
            </w:r>
          </w:p>
        </w:tc>
        <w:tc>
          <w:tcPr>
            <w:tcW w:w="974" w:type="dxa"/>
            <w:shd w:val="clear" w:color="auto" w:fill="FFFFFF"/>
            <w:tcMar>
              <w:top w:w="0" w:type="dxa"/>
              <w:left w:w="0" w:type="dxa"/>
              <w:bottom w:w="0" w:type="dxa"/>
              <w:right w:w="0" w:type="dxa"/>
            </w:tcMar>
            <w:vAlign w:val="center"/>
          </w:tcPr>
          <w:p w14:paraId="53B6A2A5" w14:textId="77777777" w:rsidR="00536E34" w:rsidRDefault="00536E34" w:rsidP="00536E34">
            <w:pPr>
              <w:spacing w:before="40" w:after="40"/>
              <w:ind w:left="40" w:right="40"/>
            </w:pPr>
          </w:p>
        </w:tc>
        <w:tc>
          <w:tcPr>
            <w:tcW w:w="849" w:type="dxa"/>
            <w:shd w:val="clear" w:color="auto" w:fill="FFFFFF"/>
            <w:tcMar>
              <w:top w:w="0" w:type="dxa"/>
              <w:left w:w="0" w:type="dxa"/>
              <w:bottom w:w="0" w:type="dxa"/>
              <w:right w:w="0" w:type="dxa"/>
            </w:tcMar>
            <w:vAlign w:val="center"/>
          </w:tcPr>
          <w:p w14:paraId="208A6398" w14:textId="77777777" w:rsidR="00536E34" w:rsidRDefault="00536E34" w:rsidP="00536E34">
            <w:pPr>
              <w:spacing w:before="40" w:after="40"/>
              <w:ind w:left="40" w:right="40"/>
            </w:pPr>
            <w:r>
              <w:rPr>
                <w:rFonts w:ascii="Roboto" w:eastAsia="Roboto" w:hAnsi="Roboto" w:cs="Roboto"/>
                <w:color w:val="111111"/>
              </w:rPr>
              <w:t>genus</w:t>
            </w:r>
          </w:p>
        </w:tc>
      </w:tr>
    </w:tbl>
    <w:p w14:paraId="066C2E3C" w14:textId="1DF2F920" w:rsidR="00E36528" w:rsidRDefault="00E36528" w:rsidP="00C02B7B"/>
    <w:p w14:paraId="0D4BEFE8" w14:textId="77777777" w:rsidR="006361CE" w:rsidRDefault="006361CE" w:rsidP="00C02B7B"/>
    <w:p w14:paraId="6497E070" w14:textId="1CC116B7" w:rsidR="00E36528" w:rsidRDefault="00E36528" w:rsidP="00E36528">
      <w:pPr>
        <w:pStyle w:val="Beschriftung"/>
      </w:pPr>
      <w:r>
        <w:t xml:space="preserve">Table S </w:t>
      </w:r>
      <w:r>
        <w:fldChar w:fldCharType="begin"/>
      </w:r>
      <w:r>
        <w:instrText xml:space="preserve"> SEQ Table_S \* ARABIC </w:instrText>
      </w:r>
      <w:r>
        <w:fldChar w:fldCharType="separate"/>
      </w:r>
      <w:r w:rsidR="006361CE">
        <w:rPr>
          <w:noProof/>
        </w:rPr>
        <w:t>6</w:t>
      </w:r>
      <w:r>
        <w:fldChar w:fldCharType="end"/>
      </w:r>
      <w:r>
        <w:t xml:space="preserve"> | Continuation of </w:t>
      </w:r>
      <w:r>
        <w:fldChar w:fldCharType="begin"/>
      </w:r>
      <w:r>
        <w:instrText xml:space="preserve"> REF _Ref39831973 \h </w:instrText>
      </w:r>
      <w:r>
        <w:fldChar w:fldCharType="separate"/>
      </w:r>
      <w:r>
        <w:t xml:space="preserve">Table S </w:t>
      </w:r>
      <w:r>
        <w:rPr>
          <w:noProof/>
        </w:rPr>
        <w:t>5</w:t>
      </w:r>
      <w:r>
        <w:fldChar w:fldCharType="end"/>
      </w:r>
      <w:r>
        <w:t xml:space="preserve">, showing model performance measures as well as </w:t>
      </w:r>
      <w:proofErr w:type="spellStart"/>
      <w:r>
        <w:t>overdisperison</w:t>
      </w:r>
      <w:proofErr w:type="spellEnd"/>
      <w:r>
        <w:t xml:space="preserve"> tests for each final GLMM. Significance estimates for </w:t>
      </w:r>
      <w:proofErr w:type="spellStart"/>
      <w:r>
        <w:t>beeing</w:t>
      </w:r>
      <w:proofErr w:type="spellEnd"/>
      <w:r>
        <w:t xml:space="preserve"> not </w:t>
      </w:r>
      <w:proofErr w:type="spellStart"/>
      <w:r>
        <w:t>overdispersed</w:t>
      </w:r>
      <w:proofErr w:type="spellEnd"/>
      <w:r>
        <w:t xml:space="preserve"> are indicated by stars. </w:t>
      </w:r>
    </w:p>
    <w:tbl>
      <w:tblPr>
        <w:tblW w:w="9087" w:type="dxa"/>
        <w:jc w:val="center"/>
        <w:tblLayout w:type="fixed"/>
        <w:tblLook w:val="04A0" w:firstRow="1" w:lastRow="0" w:firstColumn="1" w:lastColumn="0" w:noHBand="0" w:noVBand="1"/>
      </w:tblPr>
      <w:tblGrid>
        <w:gridCol w:w="1042"/>
        <w:gridCol w:w="804"/>
        <w:gridCol w:w="1077"/>
        <w:gridCol w:w="1107"/>
        <w:gridCol w:w="1107"/>
        <w:gridCol w:w="1107"/>
        <w:gridCol w:w="1248"/>
        <w:gridCol w:w="1595"/>
      </w:tblGrid>
      <w:tr w:rsidR="00E36528" w14:paraId="483B8CB5" w14:textId="77777777" w:rsidTr="00E36528">
        <w:trPr>
          <w:cantSplit/>
          <w:trHeight w:val="505"/>
          <w:tblHeader/>
          <w:jc w:val="center"/>
        </w:trPr>
        <w:tc>
          <w:tcPr>
            <w:tcW w:w="1042" w:type="dxa"/>
            <w:shd w:val="clear" w:color="auto" w:fill="CFCFCF"/>
            <w:tcMar>
              <w:top w:w="0" w:type="dxa"/>
              <w:left w:w="0" w:type="dxa"/>
              <w:bottom w:w="0" w:type="dxa"/>
              <w:right w:w="0" w:type="dxa"/>
            </w:tcMar>
            <w:vAlign w:val="center"/>
          </w:tcPr>
          <w:p w14:paraId="0C35962E" w14:textId="77777777" w:rsidR="00E36528" w:rsidRDefault="00E36528" w:rsidP="00C60272">
            <w:pPr>
              <w:spacing w:before="40" w:after="40"/>
              <w:ind w:left="40" w:right="40"/>
            </w:pPr>
            <w:r>
              <w:rPr>
                <w:rFonts w:ascii="Roboto" w:eastAsia="Roboto" w:hAnsi="Roboto" w:cs="Roboto"/>
                <w:b/>
                <w:color w:val="111111"/>
              </w:rPr>
              <w:t>Model</w:t>
            </w:r>
          </w:p>
        </w:tc>
        <w:tc>
          <w:tcPr>
            <w:tcW w:w="804" w:type="dxa"/>
            <w:shd w:val="clear" w:color="auto" w:fill="CFCFCF"/>
            <w:tcMar>
              <w:top w:w="0" w:type="dxa"/>
              <w:left w:w="0" w:type="dxa"/>
              <w:bottom w:w="0" w:type="dxa"/>
              <w:right w:w="0" w:type="dxa"/>
            </w:tcMar>
            <w:vAlign w:val="center"/>
          </w:tcPr>
          <w:p w14:paraId="7ECF0EEA" w14:textId="77777777" w:rsidR="00E36528" w:rsidRDefault="00E36528" w:rsidP="00C60272">
            <w:pPr>
              <w:spacing w:before="40" w:after="40"/>
              <w:ind w:left="40" w:right="40"/>
              <w:jc w:val="right"/>
            </w:pPr>
            <w:r>
              <w:rPr>
                <w:rFonts w:ascii="Roboto" w:eastAsia="Roboto" w:hAnsi="Roboto" w:cs="Roboto"/>
                <w:b/>
                <w:color w:val="111111"/>
              </w:rPr>
              <w:t>Sigma</w:t>
            </w:r>
          </w:p>
        </w:tc>
        <w:tc>
          <w:tcPr>
            <w:tcW w:w="1077" w:type="dxa"/>
            <w:shd w:val="clear" w:color="auto" w:fill="CFCFCF"/>
            <w:tcMar>
              <w:top w:w="0" w:type="dxa"/>
              <w:left w:w="0" w:type="dxa"/>
              <w:bottom w:w="0" w:type="dxa"/>
              <w:right w:w="0" w:type="dxa"/>
            </w:tcMar>
            <w:vAlign w:val="center"/>
          </w:tcPr>
          <w:p w14:paraId="687C2DA7" w14:textId="77777777" w:rsidR="00E36528" w:rsidRDefault="00E36528" w:rsidP="00C60272">
            <w:pPr>
              <w:spacing w:before="40" w:after="40"/>
              <w:ind w:left="40" w:right="40"/>
              <w:jc w:val="right"/>
            </w:pPr>
            <w:proofErr w:type="spellStart"/>
            <w:r>
              <w:rPr>
                <w:rFonts w:ascii="Roboto" w:eastAsia="Roboto" w:hAnsi="Roboto" w:cs="Roboto"/>
                <w:b/>
                <w:color w:val="111111"/>
              </w:rPr>
              <w:t>LogLik</w:t>
            </w:r>
            <w:proofErr w:type="spellEnd"/>
          </w:p>
        </w:tc>
        <w:tc>
          <w:tcPr>
            <w:tcW w:w="1107" w:type="dxa"/>
            <w:shd w:val="clear" w:color="auto" w:fill="CFCFCF"/>
            <w:tcMar>
              <w:top w:w="0" w:type="dxa"/>
              <w:left w:w="0" w:type="dxa"/>
              <w:bottom w:w="0" w:type="dxa"/>
              <w:right w:w="0" w:type="dxa"/>
            </w:tcMar>
            <w:vAlign w:val="center"/>
          </w:tcPr>
          <w:p w14:paraId="7EF0493D" w14:textId="77777777" w:rsidR="00E36528" w:rsidRDefault="00E36528" w:rsidP="00C60272">
            <w:pPr>
              <w:spacing w:before="40" w:after="40"/>
              <w:ind w:left="40" w:right="40"/>
              <w:jc w:val="right"/>
            </w:pPr>
            <w:r>
              <w:rPr>
                <w:rFonts w:ascii="Roboto" w:eastAsia="Roboto" w:hAnsi="Roboto" w:cs="Roboto"/>
                <w:b/>
                <w:color w:val="111111"/>
              </w:rPr>
              <w:t>AIC</w:t>
            </w:r>
          </w:p>
        </w:tc>
        <w:tc>
          <w:tcPr>
            <w:tcW w:w="1107" w:type="dxa"/>
            <w:shd w:val="clear" w:color="auto" w:fill="CFCFCF"/>
            <w:tcMar>
              <w:top w:w="0" w:type="dxa"/>
              <w:left w:w="0" w:type="dxa"/>
              <w:bottom w:w="0" w:type="dxa"/>
              <w:right w:w="0" w:type="dxa"/>
            </w:tcMar>
            <w:vAlign w:val="center"/>
          </w:tcPr>
          <w:p w14:paraId="6336A6BD" w14:textId="77777777" w:rsidR="00E36528" w:rsidRDefault="00E36528" w:rsidP="00C60272">
            <w:pPr>
              <w:spacing w:before="40" w:after="40"/>
              <w:ind w:left="40" w:right="40"/>
              <w:jc w:val="right"/>
            </w:pPr>
            <w:r>
              <w:rPr>
                <w:rFonts w:ascii="Roboto" w:eastAsia="Roboto" w:hAnsi="Roboto" w:cs="Roboto"/>
                <w:b/>
                <w:color w:val="111111"/>
              </w:rPr>
              <w:t>BIC</w:t>
            </w:r>
          </w:p>
        </w:tc>
        <w:tc>
          <w:tcPr>
            <w:tcW w:w="1107" w:type="dxa"/>
            <w:shd w:val="clear" w:color="auto" w:fill="CFCFCF"/>
            <w:tcMar>
              <w:top w:w="0" w:type="dxa"/>
              <w:left w:w="0" w:type="dxa"/>
              <w:bottom w:w="0" w:type="dxa"/>
              <w:right w:w="0" w:type="dxa"/>
            </w:tcMar>
            <w:vAlign w:val="center"/>
          </w:tcPr>
          <w:p w14:paraId="42A78AFC" w14:textId="77777777" w:rsidR="00E36528" w:rsidRDefault="00E36528" w:rsidP="00C60272">
            <w:pPr>
              <w:spacing w:before="40" w:after="40"/>
              <w:ind w:left="40" w:right="40"/>
              <w:jc w:val="right"/>
            </w:pPr>
            <w:r>
              <w:rPr>
                <w:rFonts w:ascii="Roboto" w:eastAsia="Roboto" w:hAnsi="Roboto" w:cs="Roboto"/>
                <w:b/>
                <w:color w:val="111111"/>
              </w:rPr>
              <w:t>Deviance</w:t>
            </w:r>
          </w:p>
        </w:tc>
        <w:tc>
          <w:tcPr>
            <w:tcW w:w="1248" w:type="dxa"/>
            <w:shd w:val="clear" w:color="auto" w:fill="CFCFCF"/>
            <w:tcMar>
              <w:top w:w="0" w:type="dxa"/>
              <w:left w:w="0" w:type="dxa"/>
              <w:bottom w:w="0" w:type="dxa"/>
              <w:right w:w="0" w:type="dxa"/>
            </w:tcMar>
            <w:vAlign w:val="center"/>
          </w:tcPr>
          <w:p w14:paraId="308BB5B9" w14:textId="77777777" w:rsidR="00E36528" w:rsidRDefault="00E36528" w:rsidP="00C60272">
            <w:pPr>
              <w:spacing w:before="40" w:after="40"/>
              <w:ind w:left="40" w:right="40"/>
              <w:jc w:val="right"/>
            </w:pPr>
            <w:r>
              <w:rPr>
                <w:rFonts w:ascii="Roboto" w:eastAsia="Roboto" w:hAnsi="Roboto" w:cs="Roboto"/>
                <w:b/>
                <w:color w:val="111111"/>
              </w:rPr>
              <w:t>DF residual</w:t>
            </w:r>
          </w:p>
        </w:tc>
        <w:tc>
          <w:tcPr>
            <w:tcW w:w="1595" w:type="dxa"/>
            <w:shd w:val="clear" w:color="auto" w:fill="CFCFCF"/>
            <w:tcMar>
              <w:top w:w="0" w:type="dxa"/>
              <w:left w:w="0" w:type="dxa"/>
              <w:bottom w:w="0" w:type="dxa"/>
              <w:right w:w="0" w:type="dxa"/>
            </w:tcMar>
            <w:vAlign w:val="center"/>
          </w:tcPr>
          <w:p w14:paraId="7AC73B51" w14:textId="77777777" w:rsidR="00E36528" w:rsidRDefault="00E36528" w:rsidP="00C60272">
            <w:pPr>
              <w:spacing w:before="40" w:after="40"/>
              <w:ind w:left="40" w:right="40"/>
            </w:pPr>
            <w:proofErr w:type="spellStart"/>
            <w:r>
              <w:rPr>
                <w:rFonts w:ascii="Roboto" w:eastAsia="Roboto" w:hAnsi="Roboto" w:cs="Roboto"/>
                <w:b/>
                <w:color w:val="111111"/>
              </w:rPr>
              <w:t>Overdispersion</w:t>
            </w:r>
            <w:proofErr w:type="spellEnd"/>
          </w:p>
        </w:tc>
      </w:tr>
      <w:tr w:rsidR="00E36528" w14:paraId="601B6BBB" w14:textId="77777777" w:rsidTr="00E36528">
        <w:trPr>
          <w:cantSplit/>
          <w:trHeight w:val="505"/>
          <w:jc w:val="center"/>
        </w:trPr>
        <w:tc>
          <w:tcPr>
            <w:tcW w:w="1042" w:type="dxa"/>
            <w:shd w:val="clear" w:color="auto" w:fill="EFEFEF"/>
            <w:tcMar>
              <w:top w:w="0" w:type="dxa"/>
              <w:left w:w="0" w:type="dxa"/>
              <w:bottom w:w="0" w:type="dxa"/>
              <w:right w:w="0" w:type="dxa"/>
            </w:tcMar>
            <w:vAlign w:val="center"/>
          </w:tcPr>
          <w:p w14:paraId="2F91E661" w14:textId="77777777" w:rsidR="00E36528" w:rsidRDefault="00E36528" w:rsidP="00C60272">
            <w:pPr>
              <w:spacing w:before="40" w:after="40"/>
              <w:ind w:left="40" w:right="40"/>
            </w:pPr>
            <w:r>
              <w:rPr>
                <w:rFonts w:ascii="Roboto" w:eastAsia="Roboto" w:hAnsi="Roboto" w:cs="Roboto"/>
                <w:color w:val="111111"/>
              </w:rPr>
              <w:t>Warming</w:t>
            </w:r>
          </w:p>
        </w:tc>
        <w:tc>
          <w:tcPr>
            <w:tcW w:w="804" w:type="dxa"/>
            <w:shd w:val="clear" w:color="auto" w:fill="EFEFEF"/>
            <w:tcMar>
              <w:top w:w="0" w:type="dxa"/>
              <w:left w:w="0" w:type="dxa"/>
              <w:bottom w:w="0" w:type="dxa"/>
              <w:right w:w="0" w:type="dxa"/>
            </w:tcMar>
            <w:vAlign w:val="center"/>
          </w:tcPr>
          <w:p w14:paraId="0B3FDCED" w14:textId="77777777" w:rsidR="00E36528" w:rsidRDefault="00E36528" w:rsidP="00C60272">
            <w:pPr>
              <w:spacing w:before="40" w:after="40"/>
              <w:ind w:left="40" w:right="40"/>
              <w:jc w:val="right"/>
            </w:pPr>
            <w:r>
              <w:rPr>
                <w:rFonts w:ascii="Roboto" w:eastAsia="Roboto" w:hAnsi="Roboto" w:cs="Roboto"/>
                <w:color w:val="111111"/>
              </w:rPr>
              <w:t>1</w:t>
            </w:r>
          </w:p>
        </w:tc>
        <w:tc>
          <w:tcPr>
            <w:tcW w:w="1077" w:type="dxa"/>
            <w:shd w:val="clear" w:color="auto" w:fill="EFEFEF"/>
            <w:tcMar>
              <w:top w:w="0" w:type="dxa"/>
              <w:left w:w="0" w:type="dxa"/>
              <w:bottom w:w="0" w:type="dxa"/>
              <w:right w:w="0" w:type="dxa"/>
            </w:tcMar>
            <w:vAlign w:val="center"/>
          </w:tcPr>
          <w:p w14:paraId="2C0B20BA" w14:textId="77777777" w:rsidR="00E36528" w:rsidRDefault="00E36528" w:rsidP="00C60272">
            <w:pPr>
              <w:spacing w:before="40" w:after="40"/>
              <w:ind w:left="40" w:right="40"/>
              <w:jc w:val="right"/>
            </w:pPr>
            <w:r>
              <w:rPr>
                <w:rFonts w:ascii="Roboto" w:eastAsia="Roboto" w:hAnsi="Roboto" w:cs="Roboto"/>
                <w:color w:val="111111"/>
              </w:rPr>
              <w:t>-7936.88</w:t>
            </w:r>
          </w:p>
        </w:tc>
        <w:tc>
          <w:tcPr>
            <w:tcW w:w="1107" w:type="dxa"/>
            <w:shd w:val="clear" w:color="auto" w:fill="EFEFEF"/>
            <w:tcMar>
              <w:top w:w="0" w:type="dxa"/>
              <w:left w:w="0" w:type="dxa"/>
              <w:bottom w:w="0" w:type="dxa"/>
              <w:right w:w="0" w:type="dxa"/>
            </w:tcMar>
            <w:vAlign w:val="center"/>
          </w:tcPr>
          <w:p w14:paraId="41F354FD" w14:textId="77777777" w:rsidR="00E36528" w:rsidRDefault="00E36528" w:rsidP="00C60272">
            <w:pPr>
              <w:spacing w:before="40" w:after="40"/>
              <w:ind w:left="40" w:right="40"/>
              <w:jc w:val="right"/>
            </w:pPr>
            <w:r>
              <w:rPr>
                <w:rFonts w:ascii="Roboto" w:eastAsia="Roboto" w:hAnsi="Roboto" w:cs="Roboto"/>
                <w:color w:val="111111"/>
              </w:rPr>
              <w:t>15879.77</w:t>
            </w:r>
          </w:p>
        </w:tc>
        <w:tc>
          <w:tcPr>
            <w:tcW w:w="1107" w:type="dxa"/>
            <w:shd w:val="clear" w:color="auto" w:fill="EFEFEF"/>
            <w:tcMar>
              <w:top w:w="0" w:type="dxa"/>
              <w:left w:w="0" w:type="dxa"/>
              <w:bottom w:w="0" w:type="dxa"/>
              <w:right w:w="0" w:type="dxa"/>
            </w:tcMar>
            <w:vAlign w:val="center"/>
          </w:tcPr>
          <w:p w14:paraId="2F104A73" w14:textId="77777777" w:rsidR="00E36528" w:rsidRDefault="00E36528" w:rsidP="00C60272">
            <w:pPr>
              <w:spacing w:before="40" w:after="40"/>
              <w:ind w:left="40" w:right="40"/>
              <w:jc w:val="right"/>
            </w:pPr>
            <w:r>
              <w:rPr>
                <w:rFonts w:ascii="Roboto" w:eastAsia="Roboto" w:hAnsi="Roboto" w:cs="Roboto"/>
                <w:color w:val="111111"/>
              </w:rPr>
              <w:t>15903.62</w:t>
            </w:r>
          </w:p>
        </w:tc>
        <w:tc>
          <w:tcPr>
            <w:tcW w:w="1107" w:type="dxa"/>
            <w:shd w:val="clear" w:color="auto" w:fill="EFEFEF"/>
            <w:tcMar>
              <w:top w:w="0" w:type="dxa"/>
              <w:left w:w="0" w:type="dxa"/>
              <w:bottom w:w="0" w:type="dxa"/>
              <w:right w:w="0" w:type="dxa"/>
            </w:tcMar>
            <w:vAlign w:val="center"/>
          </w:tcPr>
          <w:p w14:paraId="1F04DDC5" w14:textId="77777777" w:rsidR="00E36528" w:rsidRDefault="00E36528" w:rsidP="00C60272">
            <w:pPr>
              <w:spacing w:before="40" w:after="40"/>
              <w:ind w:left="40" w:right="40"/>
              <w:jc w:val="right"/>
            </w:pPr>
            <w:r>
              <w:rPr>
                <w:rFonts w:ascii="Roboto" w:eastAsia="Roboto" w:hAnsi="Roboto" w:cs="Roboto"/>
                <w:color w:val="111111"/>
              </w:rPr>
              <w:t>14052.15</w:t>
            </w:r>
          </w:p>
        </w:tc>
        <w:tc>
          <w:tcPr>
            <w:tcW w:w="1248" w:type="dxa"/>
            <w:shd w:val="clear" w:color="auto" w:fill="EFEFEF"/>
            <w:tcMar>
              <w:top w:w="0" w:type="dxa"/>
              <w:left w:w="0" w:type="dxa"/>
              <w:bottom w:w="0" w:type="dxa"/>
              <w:right w:w="0" w:type="dxa"/>
            </w:tcMar>
            <w:vAlign w:val="center"/>
          </w:tcPr>
          <w:p w14:paraId="18BC86B1" w14:textId="77777777" w:rsidR="00E36528" w:rsidRDefault="00E36528" w:rsidP="00C60272">
            <w:pPr>
              <w:spacing w:before="40" w:after="40"/>
              <w:ind w:left="40" w:right="40"/>
              <w:jc w:val="right"/>
            </w:pPr>
            <w:r>
              <w:rPr>
                <w:rFonts w:ascii="Roboto" w:eastAsia="Roboto" w:hAnsi="Roboto" w:cs="Roboto"/>
                <w:color w:val="111111"/>
              </w:rPr>
              <w:t>20919</w:t>
            </w:r>
          </w:p>
        </w:tc>
        <w:tc>
          <w:tcPr>
            <w:tcW w:w="1595" w:type="dxa"/>
            <w:shd w:val="clear" w:color="auto" w:fill="EFEFEF"/>
            <w:tcMar>
              <w:top w:w="0" w:type="dxa"/>
              <w:left w:w="0" w:type="dxa"/>
              <w:bottom w:w="0" w:type="dxa"/>
              <w:right w:w="0" w:type="dxa"/>
            </w:tcMar>
            <w:vAlign w:val="center"/>
          </w:tcPr>
          <w:p w14:paraId="1387E9A7" w14:textId="77777777" w:rsidR="00E36528" w:rsidRDefault="00E36528" w:rsidP="00C60272">
            <w:pPr>
              <w:spacing w:before="40" w:after="40"/>
              <w:ind w:left="40" w:right="40"/>
            </w:pPr>
            <w:r>
              <w:rPr>
                <w:rFonts w:ascii="Roboto" w:eastAsia="Roboto" w:hAnsi="Roboto" w:cs="Roboto"/>
                <w:color w:val="111111"/>
              </w:rPr>
              <w:t>no ***</w:t>
            </w:r>
          </w:p>
        </w:tc>
      </w:tr>
      <w:tr w:rsidR="00E36528" w14:paraId="138EF1B0" w14:textId="77777777" w:rsidTr="00E36528">
        <w:trPr>
          <w:cantSplit/>
          <w:trHeight w:val="505"/>
          <w:jc w:val="center"/>
        </w:trPr>
        <w:tc>
          <w:tcPr>
            <w:tcW w:w="1042" w:type="dxa"/>
            <w:shd w:val="clear" w:color="auto" w:fill="FFFFFF"/>
            <w:tcMar>
              <w:top w:w="0" w:type="dxa"/>
              <w:left w:w="0" w:type="dxa"/>
              <w:bottom w:w="0" w:type="dxa"/>
              <w:right w:w="0" w:type="dxa"/>
            </w:tcMar>
            <w:vAlign w:val="center"/>
          </w:tcPr>
          <w:p w14:paraId="1700CA64" w14:textId="77777777" w:rsidR="00E36528" w:rsidRDefault="00E36528" w:rsidP="00C60272">
            <w:pPr>
              <w:spacing w:before="40" w:after="40"/>
              <w:ind w:left="40" w:right="40"/>
            </w:pPr>
            <w:r>
              <w:rPr>
                <w:rFonts w:ascii="Roboto" w:eastAsia="Roboto" w:hAnsi="Roboto" w:cs="Roboto"/>
                <w:color w:val="111111"/>
              </w:rPr>
              <w:t>Cooling</w:t>
            </w:r>
          </w:p>
        </w:tc>
        <w:tc>
          <w:tcPr>
            <w:tcW w:w="804" w:type="dxa"/>
            <w:shd w:val="clear" w:color="auto" w:fill="FFFFFF"/>
            <w:tcMar>
              <w:top w:w="0" w:type="dxa"/>
              <w:left w:w="0" w:type="dxa"/>
              <w:bottom w:w="0" w:type="dxa"/>
              <w:right w:w="0" w:type="dxa"/>
            </w:tcMar>
            <w:vAlign w:val="center"/>
          </w:tcPr>
          <w:p w14:paraId="14610F8F" w14:textId="77777777" w:rsidR="00E36528" w:rsidRDefault="00E36528" w:rsidP="00C60272">
            <w:pPr>
              <w:spacing w:before="40" w:after="40"/>
              <w:ind w:left="40" w:right="40"/>
              <w:jc w:val="right"/>
            </w:pPr>
            <w:r>
              <w:rPr>
                <w:rFonts w:ascii="Roboto" w:eastAsia="Roboto" w:hAnsi="Roboto" w:cs="Roboto"/>
                <w:color w:val="111111"/>
              </w:rPr>
              <w:t>1</w:t>
            </w:r>
          </w:p>
        </w:tc>
        <w:tc>
          <w:tcPr>
            <w:tcW w:w="1077" w:type="dxa"/>
            <w:shd w:val="clear" w:color="auto" w:fill="FFFFFF"/>
            <w:tcMar>
              <w:top w:w="0" w:type="dxa"/>
              <w:left w:w="0" w:type="dxa"/>
              <w:bottom w:w="0" w:type="dxa"/>
              <w:right w:w="0" w:type="dxa"/>
            </w:tcMar>
            <w:vAlign w:val="center"/>
          </w:tcPr>
          <w:p w14:paraId="6A9EA163" w14:textId="77777777" w:rsidR="00E36528" w:rsidRDefault="00E36528" w:rsidP="00C60272">
            <w:pPr>
              <w:spacing w:before="40" w:after="40"/>
              <w:ind w:left="40" w:right="40"/>
              <w:jc w:val="right"/>
            </w:pPr>
            <w:r>
              <w:rPr>
                <w:rFonts w:ascii="Roboto" w:eastAsia="Roboto" w:hAnsi="Roboto" w:cs="Roboto"/>
                <w:color w:val="111111"/>
              </w:rPr>
              <w:t>-9006.70</w:t>
            </w:r>
          </w:p>
        </w:tc>
        <w:tc>
          <w:tcPr>
            <w:tcW w:w="1107" w:type="dxa"/>
            <w:shd w:val="clear" w:color="auto" w:fill="FFFFFF"/>
            <w:tcMar>
              <w:top w:w="0" w:type="dxa"/>
              <w:left w:w="0" w:type="dxa"/>
              <w:bottom w:w="0" w:type="dxa"/>
              <w:right w:w="0" w:type="dxa"/>
            </w:tcMar>
            <w:vAlign w:val="center"/>
          </w:tcPr>
          <w:p w14:paraId="62A234E5" w14:textId="77777777" w:rsidR="00E36528" w:rsidRDefault="00E36528" w:rsidP="00C60272">
            <w:pPr>
              <w:spacing w:before="40" w:after="40"/>
              <w:ind w:left="40" w:right="40"/>
              <w:jc w:val="right"/>
            </w:pPr>
            <w:r>
              <w:rPr>
                <w:rFonts w:ascii="Roboto" w:eastAsia="Roboto" w:hAnsi="Roboto" w:cs="Roboto"/>
                <w:color w:val="111111"/>
              </w:rPr>
              <w:t>18019.40</w:t>
            </w:r>
          </w:p>
        </w:tc>
        <w:tc>
          <w:tcPr>
            <w:tcW w:w="1107" w:type="dxa"/>
            <w:shd w:val="clear" w:color="auto" w:fill="FFFFFF"/>
            <w:tcMar>
              <w:top w:w="0" w:type="dxa"/>
              <w:left w:w="0" w:type="dxa"/>
              <w:bottom w:w="0" w:type="dxa"/>
              <w:right w:w="0" w:type="dxa"/>
            </w:tcMar>
            <w:vAlign w:val="center"/>
          </w:tcPr>
          <w:p w14:paraId="03D41E8B" w14:textId="77777777" w:rsidR="00E36528" w:rsidRDefault="00E36528" w:rsidP="00C60272">
            <w:pPr>
              <w:spacing w:before="40" w:after="40"/>
              <w:ind w:left="40" w:right="40"/>
              <w:jc w:val="right"/>
            </w:pPr>
            <w:r>
              <w:rPr>
                <w:rFonts w:ascii="Roboto" w:eastAsia="Roboto" w:hAnsi="Roboto" w:cs="Roboto"/>
                <w:color w:val="111111"/>
              </w:rPr>
              <w:t>18043.53</w:t>
            </w:r>
          </w:p>
        </w:tc>
        <w:tc>
          <w:tcPr>
            <w:tcW w:w="1107" w:type="dxa"/>
            <w:shd w:val="clear" w:color="auto" w:fill="FFFFFF"/>
            <w:tcMar>
              <w:top w:w="0" w:type="dxa"/>
              <w:left w:w="0" w:type="dxa"/>
              <w:bottom w:w="0" w:type="dxa"/>
              <w:right w:w="0" w:type="dxa"/>
            </w:tcMar>
            <w:vAlign w:val="center"/>
          </w:tcPr>
          <w:p w14:paraId="7BA47CCE" w14:textId="77777777" w:rsidR="00E36528" w:rsidRDefault="00E36528" w:rsidP="00C60272">
            <w:pPr>
              <w:spacing w:before="40" w:after="40"/>
              <w:ind w:left="40" w:right="40"/>
              <w:jc w:val="right"/>
            </w:pPr>
            <w:r>
              <w:rPr>
                <w:rFonts w:ascii="Roboto" w:eastAsia="Roboto" w:hAnsi="Roboto" w:cs="Roboto"/>
                <w:color w:val="111111"/>
              </w:rPr>
              <w:t>17190.21</w:t>
            </w:r>
          </w:p>
        </w:tc>
        <w:tc>
          <w:tcPr>
            <w:tcW w:w="1248" w:type="dxa"/>
            <w:shd w:val="clear" w:color="auto" w:fill="FFFFFF"/>
            <w:tcMar>
              <w:top w:w="0" w:type="dxa"/>
              <w:left w:w="0" w:type="dxa"/>
              <w:bottom w:w="0" w:type="dxa"/>
              <w:right w:w="0" w:type="dxa"/>
            </w:tcMar>
            <w:vAlign w:val="center"/>
          </w:tcPr>
          <w:p w14:paraId="7054E185" w14:textId="77777777" w:rsidR="00E36528" w:rsidRDefault="00E36528" w:rsidP="00C60272">
            <w:pPr>
              <w:spacing w:before="40" w:after="40"/>
              <w:ind w:left="40" w:right="40"/>
              <w:jc w:val="right"/>
            </w:pPr>
            <w:r>
              <w:rPr>
                <w:rFonts w:ascii="Roboto" w:eastAsia="Roboto" w:hAnsi="Roboto" w:cs="Roboto"/>
                <w:color w:val="111111"/>
              </w:rPr>
              <w:t>22981</w:t>
            </w:r>
          </w:p>
        </w:tc>
        <w:tc>
          <w:tcPr>
            <w:tcW w:w="1595" w:type="dxa"/>
            <w:shd w:val="clear" w:color="auto" w:fill="FFFFFF"/>
            <w:tcMar>
              <w:top w:w="0" w:type="dxa"/>
              <w:left w:w="0" w:type="dxa"/>
              <w:bottom w:w="0" w:type="dxa"/>
              <w:right w:w="0" w:type="dxa"/>
            </w:tcMar>
            <w:vAlign w:val="center"/>
          </w:tcPr>
          <w:p w14:paraId="035CA0BC" w14:textId="77777777" w:rsidR="00E36528" w:rsidRDefault="00E36528" w:rsidP="00C60272">
            <w:pPr>
              <w:spacing w:before="40" w:after="40"/>
              <w:ind w:left="40" w:right="40"/>
            </w:pPr>
            <w:r>
              <w:rPr>
                <w:rFonts w:ascii="Roboto" w:eastAsia="Roboto" w:hAnsi="Roboto" w:cs="Roboto"/>
                <w:color w:val="111111"/>
              </w:rPr>
              <w:t>no ***</w:t>
            </w:r>
          </w:p>
        </w:tc>
      </w:tr>
    </w:tbl>
    <w:p w14:paraId="3BEB7E86" w14:textId="633C4D31" w:rsidR="002319EE" w:rsidRDefault="002319EE" w:rsidP="00C02B7B"/>
    <w:p w14:paraId="1B6A4BE9" w14:textId="77777777" w:rsidR="00E36528" w:rsidRDefault="00E36528" w:rsidP="00C02B7B"/>
    <w:p w14:paraId="543FFBF3" w14:textId="35B1889F" w:rsidR="00E36528" w:rsidRDefault="00E36528" w:rsidP="00C02B7B"/>
    <w:p w14:paraId="5E174AD4" w14:textId="3F25C95D" w:rsidR="00E36528" w:rsidRDefault="00E36528" w:rsidP="00E36528">
      <w:pPr>
        <w:pStyle w:val="Beschriftung"/>
        <w:keepNext/>
      </w:pPr>
      <w:bookmarkStart w:id="126" w:name="_Ref39846102"/>
      <w:r>
        <w:t xml:space="preserve">Table S </w:t>
      </w:r>
      <w:r>
        <w:fldChar w:fldCharType="begin"/>
      </w:r>
      <w:r>
        <w:instrText xml:space="preserve"> SEQ Table_S \* ARABIC </w:instrText>
      </w:r>
      <w:r>
        <w:fldChar w:fldCharType="separate"/>
      </w:r>
      <w:r w:rsidR="006361CE">
        <w:rPr>
          <w:noProof/>
        </w:rPr>
        <w:t>7</w:t>
      </w:r>
      <w:r>
        <w:fldChar w:fldCharType="end"/>
      </w:r>
      <w:bookmarkEnd w:id="126"/>
      <w:r>
        <w:t xml:space="preserve"> | Distribution of origination probability after each </w:t>
      </w:r>
      <w:proofErr w:type="spellStart"/>
      <w:r>
        <w:t>palaeoclimate</w:t>
      </w:r>
      <w:proofErr w:type="spellEnd"/>
      <w:r>
        <w:t xml:space="preserve"> interaction for all studied fossil groups based on predictions of final GLMMs. </w:t>
      </w:r>
    </w:p>
    <w:tbl>
      <w:tblPr>
        <w:tblW w:w="0" w:type="auto"/>
        <w:jc w:val="center"/>
        <w:tblLayout w:type="fixed"/>
        <w:tblLook w:val="04A0" w:firstRow="1" w:lastRow="0" w:firstColumn="1" w:lastColumn="0" w:noHBand="0" w:noVBand="1"/>
      </w:tblPr>
      <w:tblGrid>
        <w:gridCol w:w="2784"/>
        <w:gridCol w:w="1690"/>
        <w:gridCol w:w="982"/>
        <w:gridCol w:w="1681"/>
      </w:tblGrid>
      <w:tr w:rsidR="00E36528" w14:paraId="1B25EBF0" w14:textId="77777777" w:rsidTr="00C60272">
        <w:trPr>
          <w:cantSplit/>
          <w:tblHeader/>
          <w:jc w:val="center"/>
        </w:trPr>
        <w:tc>
          <w:tcPr>
            <w:tcW w:w="2784" w:type="dxa"/>
            <w:shd w:val="clear" w:color="auto" w:fill="CFCFCF"/>
            <w:tcMar>
              <w:top w:w="0" w:type="dxa"/>
              <w:left w:w="0" w:type="dxa"/>
              <w:bottom w:w="0" w:type="dxa"/>
              <w:right w:w="0" w:type="dxa"/>
            </w:tcMar>
            <w:vAlign w:val="center"/>
          </w:tcPr>
          <w:p w14:paraId="54AC8B08" w14:textId="77777777" w:rsidR="00E36528" w:rsidRDefault="00E36528" w:rsidP="00C60272">
            <w:pPr>
              <w:spacing w:before="40" w:after="40"/>
              <w:ind w:left="40" w:right="40"/>
            </w:pPr>
            <w:proofErr w:type="spellStart"/>
            <w:r>
              <w:rPr>
                <w:rFonts w:ascii="Roboto" w:eastAsia="Roboto" w:hAnsi="Roboto" w:cs="Roboto"/>
                <w:b/>
                <w:color w:val="111111"/>
              </w:rPr>
              <w:t>Palaeoclimate</w:t>
            </w:r>
            <w:proofErr w:type="spellEnd"/>
            <w:r>
              <w:rPr>
                <w:rFonts w:ascii="Roboto" w:eastAsia="Roboto" w:hAnsi="Roboto" w:cs="Roboto"/>
                <w:b/>
                <w:color w:val="111111"/>
              </w:rPr>
              <w:t xml:space="preserve"> Interaction</w:t>
            </w:r>
          </w:p>
        </w:tc>
        <w:tc>
          <w:tcPr>
            <w:tcW w:w="1690" w:type="dxa"/>
            <w:shd w:val="clear" w:color="auto" w:fill="CFCFCF"/>
            <w:tcMar>
              <w:top w:w="0" w:type="dxa"/>
              <w:left w:w="0" w:type="dxa"/>
              <w:bottom w:w="0" w:type="dxa"/>
              <w:right w:w="0" w:type="dxa"/>
            </w:tcMar>
            <w:vAlign w:val="center"/>
          </w:tcPr>
          <w:p w14:paraId="7A5E96AE" w14:textId="77777777" w:rsidR="00E36528" w:rsidRDefault="00E36528" w:rsidP="00C60272">
            <w:pPr>
              <w:spacing w:before="40" w:after="40"/>
              <w:ind w:left="40" w:right="40"/>
              <w:jc w:val="right"/>
            </w:pPr>
            <w:r>
              <w:rPr>
                <w:rFonts w:ascii="Roboto" w:eastAsia="Roboto" w:hAnsi="Roboto" w:cs="Roboto"/>
                <w:b/>
                <w:color w:val="111111"/>
              </w:rPr>
              <w:t>Lower Quartile</w:t>
            </w:r>
          </w:p>
        </w:tc>
        <w:tc>
          <w:tcPr>
            <w:tcW w:w="982" w:type="dxa"/>
            <w:shd w:val="clear" w:color="auto" w:fill="CFCFCF"/>
            <w:tcMar>
              <w:top w:w="0" w:type="dxa"/>
              <w:left w:w="0" w:type="dxa"/>
              <w:bottom w:w="0" w:type="dxa"/>
              <w:right w:w="0" w:type="dxa"/>
            </w:tcMar>
            <w:vAlign w:val="center"/>
          </w:tcPr>
          <w:p w14:paraId="19C79D2E" w14:textId="77777777" w:rsidR="00E36528" w:rsidRDefault="00E36528" w:rsidP="00C60272">
            <w:pPr>
              <w:spacing w:before="40" w:after="40"/>
              <w:ind w:left="40" w:right="40"/>
              <w:jc w:val="right"/>
            </w:pPr>
            <w:r>
              <w:rPr>
                <w:rFonts w:ascii="Roboto" w:eastAsia="Roboto" w:hAnsi="Roboto" w:cs="Roboto"/>
                <w:b/>
                <w:color w:val="111111"/>
              </w:rPr>
              <w:t>Median</w:t>
            </w:r>
          </w:p>
        </w:tc>
        <w:tc>
          <w:tcPr>
            <w:tcW w:w="1681" w:type="dxa"/>
            <w:shd w:val="clear" w:color="auto" w:fill="CFCFCF"/>
            <w:tcMar>
              <w:top w:w="0" w:type="dxa"/>
              <w:left w:w="0" w:type="dxa"/>
              <w:bottom w:w="0" w:type="dxa"/>
              <w:right w:w="0" w:type="dxa"/>
            </w:tcMar>
            <w:vAlign w:val="center"/>
          </w:tcPr>
          <w:p w14:paraId="19E5ACE1" w14:textId="77777777" w:rsidR="00E36528" w:rsidRDefault="00E36528" w:rsidP="00C60272">
            <w:pPr>
              <w:spacing w:before="40" w:after="40"/>
              <w:ind w:left="40" w:right="40"/>
              <w:jc w:val="right"/>
            </w:pPr>
            <w:r>
              <w:rPr>
                <w:rFonts w:ascii="Roboto" w:eastAsia="Roboto" w:hAnsi="Roboto" w:cs="Roboto"/>
                <w:b/>
                <w:color w:val="111111"/>
              </w:rPr>
              <w:t>Upper Quartile</w:t>
            </w:r>
          </w:p>
        </w:tc>
      </w:tr>
      <w:tr w:rsidR="00E36528" w14:paraId="44CBDE2E" w14:textId="77777777" w:rsidTr="00C60272">
        <w:trPr>
          <w:cantSplit/>
          <w:jc w:val="center"/>
        </w:trPr>
        <w:tc>
          <w:tcPr>
            <w:tcW w:w="2784" w:type="dxa"/>
            <w:shd w:val="clear" w:color="auto" w:fill="EFEFEF"/>
            <w:tcMar>
              <w:top w:w="0" w:type="dxa"/>
              <w:left w:w="0" w:type="dxa"/>
              <w:bottom w:w="0" w:type="dxa"/>
              <w:right w:w="0" w:type="dxa"/>
            </w:tcMar>
            <w:vAlign w:val="center"/>
          </w:tcPr>
          <w:p w14:paraId="18D91282" w14:textId="77777777" w:rsidR="00E36528" w:rsidRDefault="00E36528" w:rsidP="00C60272">
            <w:pPr>
              <w:spacing w:before="40" w:after="40"/>
              <w:ind w:left="40" w:right="40"/>
            </w:pPr>
            <w:r>
              <w:rPr>
                <w:rFonts w:ascii="Roboto" w:eastAsia="Roboto" w:hAnsi="Roboto" w:cs="Roboto"/>
                <w:color w:val="111111"/>
              </w:rPr>
              <w:t>Cooling-Cooling</w:t>
            </w:r>
          </w:p>
        </w:tc>
        <w:tc>
          <w:tcPr>
            <w:tcW w:w="1690" w:type="dxa"/>
            <w:shd w:val="clear" w:color="auto" w:fill="EFEFEF"/>
            <w:tcMar>
              <w:top w:w="0" w:type="dxa"/>
              <w:left w:w="0" w:type="dxa"/>
              <w:bottom w:w="0" w:type="dxa"/>
              <w:right w:w="0" w:type="dxa"/>
            </w:tcMar>
            <w:vAlign w:val="center"/>
          </w:tcPr>
          <w:p w14:paraId="5AA7C12B" w14:textId="77777777" w:rsidR="00E36528" w:rsidRDefault="00E36528" w:rsidP="00C60272">
            <w:pPr>
              <w:spacing w:before="40" w:after="40"/>
              <w:ind w:left="40" w:right="40"/>
              <w:jc w:val="right"/>
            </w:pPr>
            <w:r>
              <w:rPr>
                <w:rFonts w:ascii="Roboto" w:eastAsia="Roboto" w:hAnsi="Roboto" w:cs="Roboto"/>
                <w:color w:val="111111"/>
              </w:rPr>
              <w:t>0.127</w:t>
            </w:r>
          </w:p>
        </w:tc>
        <w:tc>
          <w:tcPr>
            <w:tcW w:w="982" w:type="dxa"/>
            <w:shd w:val="clear" w:color="auto" w:fill="EFEFEF"/>
            <w:tcMar>
              <w:top w:w="0" w:type="dxa"/>
              <w:left w:w="0" w:type="dxa"/>
              <w:bottom w:w="0" w:type="dxa"/>
              <w:right w:w="0" w:type="dxa"/>
            </w:tcMar>
            <w:vAlign w:val="center"/>
          </w:tcPr>
          <w:p w14:paraId="70AA7472" w14:textId="77777777" w:rsidR="00E36528" w:rsidRDefault="00E36528" w:rsidP="00C60272">
            <w:pPr>
              <w:spacing w:before="40" w:after="40"/>
              <w:ind w:left="40" w:right="40"/>
              <w:jc w:val="right"/>
            </w:pPr>
            <w:r>
              <w:rPr>
                <w:rFonts w:ascii="Roboto" w:eastAsia="Roboto" w:hAnsi="Roboto" w:cs="Roboto"/>
                <w:color w:val="111111"/>
              </w:rPr>
              <w:t>0.145</w:t>
            </w:r>
          </w:p>
        </w:tc>
        <w:tc>
          <w:tcPr>
            <w:tcW w:w="1681" w:type="dxa"/>
            <w:shd w:val="clear" w:color="auto" w:fill="EFEFEF"/>
            <w:tcMar>
              <w:top w:w="0" w:type="dxa"/>
              <w:left w:w="0" w:type="dxa"/>
              <w:bottom w:w="0" w:type="dxa"/>
              <w:right w:w="0" w:type="dxa"/>
            </w:tcMar>
            <w:vAlign w:val="center"/>
          </w:tcPr>
          <w:p w14:paraId="564233D9" w14:textId="77777777" w:rsidR="00E36528" w:rsidRDefault="00E36528" w:rsidP="00C60272">
            <w:pPr>
              <w:spacing w:before="40" w:after="40"/>
              <w:ind w:left="40" w:right="40"/>
              <w:jc w:val="right"/>
            </w:pPr>
            <w:r>
              <w:rPr>
                <w:rFonts w:ascii="Roboto" w:eastAsia="Roboto" w:hAnsi="Roboto" w:cs="Roboto"/>
                <w:color w:val="111111"/>
              </w:rPr>
              <w:t>0.161</w:t>
            </w:r>
          </w:p>
        </w:tc>
      </w:tr>
      <w:tr w:rsidR="00E36528" w14:paraId="49BFC298" w14:textId="77777777" w:rsidTr="00C60272">
        <w:trPr>
          <w:cantSplit/>
          <w:jc w:val="center"/>
        </w:trPr>
        <w:tc>
          <w:tcPr>
            <w:tcW w:w="2784" w:type="dxa"/>
            <w:shd w:val="clear" w:color="auto" w:fill="FFFFFF"/>
            <w:tcMar>
              <w:top w:w="0" w:type="dxa"/>
              <w:left w:w="0" w:type="dxa"/>
              <w:bottom w:w="0" w:type="dxa"/>
              <w:right w:w="0" w:type="dxa"/>
            </w:tcMar>
            <w:vAlign w:val="center"/>
          </w:tcPr>
          <w:p w14:paraId="5C175616" w14:textId="77777777" w:rsidR="00E36528" w:rsidRDefault="00E36528" w:rsidP="00C60272">
            <w:pPr>
              <w:spacing w:before="40" w:after="40"/>
              <w:ind w:left="40" w:right="40"/>
            </w:pPr>
            <w:r>
              <w:rPr>
                <w:rFonts w:ascii="Roboto" w:eastAsia="Roboto" w:hAnsi="Roboto" w:cs="Roboto"/>
                <w:color w:val="111111"/>
              </w:rPr>
              <w:t>Cooling-Warming</w:t>
            </w:r>
          </w:p>
        </w:tc>
        <w:tc>
          <w:tcPr>
            <w:tcW w:w="1690" w:type="dxa"/>
            <w:shd w:val="clear" w:color="auto" w:fill="FFFFFF"/>
            <w:tcMar>
              <w:top w:w="0" w:type="dxa"/>
              <w:left w:w="0" w:type="dxa"/>
              <w:bottom w:w="0" w:type="dxa"/>
              <w:right w:w="0" w:type="dxa"/>
            </w:tcMar>
            <w:vAlign w:val="center"/>
          </w:tcPr>
          <w:p w14:paraId="064E7FDC" w14:textId="77777777" w:rsidR="00E36528" w:rsidRDefault="00E36528" w:rsidP="00C60272">
            <w:pPr>
              <w:spacing w:before="40" w:after="40"/>
              <w:ind w:left="40" w:right="40"/>
              <w:jc w:val="right"/>
            </w:pPr>
            <w:r>
              <w:rPr>
                <w:rFonts w:ascii="Roboto" w:eastAsia="Roboto" w:hAnsi="Roboto" w:cs="Roboto"/>
                <w:color w:val="111111"/>
              </w:rPr>
              <w:t>0.093</w:t>
            </w:r>
          </w:p>
        </w:tc>
        <w:tc>
          <w:tcPr>
            <w:tcW w:w="982" w:type="dxa"/>
            <w:shd w:val="clear" w:color="auto" w:fill="FFFFFF"/>
            <w:tcMar>
              <w:top w:w="0" w:type="dxa"/>
              <w:left w:w="0" w:type="dxa"/>
              <w:bottom w:w="0" w:type="dxa"/>
              <w:right w:w="0" w:type="dxa"/>
            </w:tcMar>
            <w:vAlign w:val="center"/>
          </w:tcPr>
          <w:p w14:paraId="0C8BC3B0" w14:textId="77777777" w:rsidR="00E36528" w:rsidRDefault="00E36528" w:rsidP="00C60272">
            <w:pPr>
              <w:spacing w:before="40" w:after="40"/>
              <w:ind w:left="40" w:right="40"/>
              <w:jc w:val="right"/>
            </w:pPr>
            <w:r>
              <w:rPr>
                <w:rFonts w:ascii="Roboto" w:eastAsia="Roboto" w:hAnsi="Roboto" w:cs="Roboto"/>
                <w:color w:val="111111"/>
              </w:rPr>
              <w:t>0.114</w:t>
            </w:r>
          </w:p>
        </w:tc>
        <w:tc>
          <w:tcPr>
            <w:tcW w:w="1681" w:type="dxa"/>
            <w:shd w:val="clear" w:color="auto" w:fill="FFFFFF"/>
            <w:tcMar>
              <w:top w:w="0" w:type="dxa"/>
              <w:left w:w="0" w:type="dxa"/>
              <w:bottom w:w="0" w:type="dxa"/>
              <w:right w:w="0" w:type="dxa"/>
            </w:tcMar>
            <w:vAlign w:val="center"/>
          </w:tcPr>
          <w:p w14:paraId="68DEE338" w14:textId="77777777" w:rsidR="00E36528" w:rsidRDefault="00E36528" w:rsidP="00C60272">
            <w:pPr>
              <w:spacing w:before="40" w:after="40"/>
              <w:ind w:left="40" w:right="40"/>
              <w:jc w:val="right"/>
            </w:pPr>
            <w:r>
              <w:rPr>
                <w:rFonts w:ascii="Roboto" w:eastAsia="Roboto" w:hAnsi="Roboto" w:cs="Roboto"/>
                <w:color w:val="111111"/>
              </w:rPr>
              <w:t>0.147</w:t>
            </w:r>
          </w:p>
        </w:tc>
      </w:tr>
      <w:tr w:rsidR="00E36528" w14:paraId="215ADDA4" w14:textId="77777777" w:rsidTr="00C60272">
        <w:trPr>
          <w:cantSplit/>
          <w:jc w:val="center"/>
        </w:trPr>
        <w:tc>
          <w:tcPr>
            <w:tcW w:w="2784" w:type="dxa"/>
            <w:shd w:val="clear" w:color="auto" w:fill="EFEFEF"/>
            <w:tcMar>
              <w:top w:w="0" w:type="dxa"/>
              <w:left w:w="0" w:type="dxa"/>
              <w:bottom w:w="0" w:type="dxa"/>
              <w:right w:w="0" w:type="dxa"/>
            </w:tcMar>
            <w:vAlign w:val="center"/>
          </w:tcPr>
          <w:p w14:paraId="5C992698" w14:textId="77777777" w:rsidR="00E36528" w:rsidRDefault="00E36528" w:rsidP="00C60272">
            <w:pPr>
              <w:spacing w:before="40" w:after="40"/>
              <w:ind w:left="40" w:right="40"/>
            </w:pPr>
            <w:r>
              <w:rPr>
                <w:rFonts w:ascii="Roboto" w:eastAsia="Roboto" w:hAnsi="Roboto" w:cs="Roboto"/>
                <w:color w:val="111111"/>
              </w:rPr>
              <w:t>Warming-Cooling</w:t>
            </w:r>
          </w:p>
        </w:tc>
        <w:tc>
          <w:tcPr>
            <w:tcW w:w="1690" w:type="dxa"/>
            <w:shd w:val="clear" w:color="auto" w:fill="EFEFEF"/>
            <w:tcMar>
              <w:top w:w="0" w:type="dxa"/>
              <w:left w:w="0" w:type="dxa"/>
              <w:bottom w:w="0" w:type="dxa"/>
              <w:right w:w="0" w:type="dxa"/>
            </w:tcMar>
            <w:vAlign w:val="center"/>
          </w:tcPr>
          <w:p w14:paraId="7A6A8C34" w14:textId="77777777" w:rsidR="00E36528" w:rsidRDefault="00E36528" w:rsidP="00C60272">
            <w:pPr>
              <w:spacing w:before="40" w:after="40"/>
              <w:ind w:left="40" w:right="40"/>
              <w:jc w:val="right"/>
            </w:pPr>
            <w:r>
              <w:rPr>
                <w:rFonts w:ascii="Roboto" w:eastAsia="Roboto" w:hAnsi="Roboto" w:cs="Roboto"/>
                <w:color w:val="111111"/>
              </w:rPr>
              <w:t>0.099</w:t>
            </w:r>
          </w:p>
        </w:tc>
        <w:tc>
          <w:tcPr>
            <w:tcW w:w="982" w:type="dxa"/>
            <w:shd w:val="clear" w:color="auto" w:fill="EFEFEF"/>
            <w:tcMar>
              <w:top w:w="0" w:type="dxa"/>
              <w:left w:w="0" w:type="dxa"/>
              <w:bottom w:w="0" w:type="dxa"/>
              <w:right w:w="0" w:type="dxa"/>
            </w:tcMar>
            <w:vAlign w:val="center"/>
          </w:tcPr>
          <w:p w14:paraId="649191D0" w14:textId="77777777" w:rsidR="00E36528" w:rsidRDefault="00E36528" w:rsidP="00C60272">
            <w:pPr>
              <w:spacing w:before="40" w:after="40"/>
              <w:ind w:left="40" w:right="40"/>
              <w:jc w:val="right"/>
            </w:pPr>
            <w:r>
              <w:rPr>
                <w:rFonts w:ascii="Roboto" w:eastAsia="Roboto" w:hAnsi="Roboto" w:cs="Roboto"/>
                <w:color w:val="111111"/>
              </w:rPr>
              <w:t>0.116</w:t>
            </w:r>
          </w:p>
        </w:tc>
        <w:tc>
          <w:tcPr>
            <w:tcW w:w="1681" w:type="dxa"/>
            <w:shd w:val="clear" w:color="auto" w:fill="EFEFEF"/>
            <w:tcMar>
              <w:top w:w="0" w:type="dxa"/>
              <w:left w:w="0" w:type="dxa"/>
              <w:bottom w:w="0" w:type="dxa"/>
              <w:right w:w="0" w:type="dxa"/>
            </w:tcMar>
            <w:vAlign w:val="center"/>
          </w:tcPr>
          <w:p w14:paraId="3F93BA32" w14:textId="77777777" w:rsidR="00E36528" w:rsidRDefault="00E36528" w:rsidP="00C60272">
            <w:pPr>
              <w:spacing w:before="40" w:after="40"/>
              <w:ind w:left="40" w:right="40"/>
              <w:jc w:val="right"/>
            </w:pPr>
            <w:r>
              <w:rPr>
                <w:rFonts w:ascii="Roboto" w:eastAsia="Roboto" w:hAnsi="Roboto" w:cs="Roboto"/>
                <w:color w:val="111111"/>
              </w:rPr>
              <w:t>0.131</w:t>
            </w:r>
          </w:p>
        </w:tc>
      </w:tr>
      <w:tr w:rsidR="00E36528" w14:paraId="2624345F" w14:textId="77777777" w:rsidTr="00C60272">
        <w:trPr>
          <w:cantSplit/>
          <w:jc w:val="center"/>
        </w:trPr>
        <w:tc>
          <w:tcPr>
            <w:tcW w:w="2784" w:type="dxa"/>
            <w:shd w:val="clear" w:color="auto" w:fill="FFFFFF"/>
            <w:tcMar>
              <w:top w:w="0" w:type="dxa"/>
              <w:left w:w="0" w:type="dxa"/>
              <w:bottom w:w="0" w:type="dxa"/>
              <w:right w:w="0" w:type="dxa"/>
            </w:tcMar>
            <w:vAlign w:val="center"/>
          </w:tcPr>
          <w:p w14:paraId="35F5AF60" w14:textId="77777777" w:rsidR="00E36528" w:rsidRDefault="00E36528" w:rsidP="00C60272">
            <w:pPr>
              <w:spacing w:before="40" w:after="40"/>
              <w:ind w:left="40" w:right="40"/>
            </w:pPr>
            <w:r>
              <w:rPr>
                <w:rFonts w:ascii="Roboto" w:eastAsia="Roboto" w:hAnsi="Roboto" w:cs="Roboto"/>
                <w:color w:val="111111"/>
              </w:rPr>
              <w:t>Warming-Warming</w:t>
            </w:r>
          </w:p>
        </w:tc>
        <w:tc>
          <w:tcPr>
            <w:tcW w:w="1690" w:type="dxa"/>
            <w:shd w:val="clear" w:color="auto" w:fill="FFFFFF"/>
            <w:tcMar>
              <w:top w:w="0" w:type="dxa"/>
              <w:left w:w="0" w:type="dxa"/>
              <w:bottom w:w="0" w:type="dxa"/>
              <w:right w:w="0" w:type="dxa"/>
            </w:tcMar>
            <w:vAlign w:val="center"/>
          </w:tcPr>
          <w:p w14:paraId="2D55C4B3" w14:textId="77777777" w:rsidR="00E36528" w:rsidRDefault="00E36528" w:rsidP="00C60272">
            <w:pPr>
              <w:spacing w:before="40" w:after="40"/>
              <w:ind w:left="40" w:right="40"/>
              <w:jc w:val="right"/>
            </w:pPr>
            <w:r>
              <w:rPr>
                <w:rFonts w:ascii="Roboto" w:eastAsia="Roboto" w:hAnsi="Roboto" w:cs="Roboto"/>
                <w:color w:val="111111"/>
              </w:rPr>
              <w:t>0.082</w:t>
            </w:r>
          </w:p>
        </w:tc>
        <w:tc>
          <w:tcPr>
            <w:tcW w:w="982" w:type="dxa"/>
            <w:shd w:val="clear" w:color="auto" w:fill="FFFFFF"/>
            <w:tcMar>
              <w:top w:w="0" w:type="dxa"/>
              <w:left w:w="0" w:type="dxa"/>
              <w:bottom w:w="0" w:type="dxa"/>
              <w:right w:w="0" w:type="dxa"/>
            </w:tcMar>
            <w:vAlign w:val="center"/>
          </w:tcPr>
          <w:p w14:paraId="4E67E42A" w14:textId="77777777" w:rsidR="00E36528" w:rsidRDefault="00E36528" w:rsidP="00C60272">
            <w:pPr>
              <w:spacing w:before="40" w:after="40"/>
              <w:ind w:left="40" w:right="40"/>
              <w:jc w:val="right"/>
            </w:pPr>
            <w:r>
              <w:rPr>
                <w:rFonts w:ascii="Roboto" w:eastAsia="Roboto" w:hAnsi="Roboto" w:cs="Roboto"/>
                <w:color w:val="111111"/>
              </w:rPr>
              <w:t>0.106</w:t>
            </w:r>
          </w:p>
        </w:tc>
        <w:tc>
          <w:tcPr>
            <w:tcW w:w="1681" w:type="dxa"/>
            <w:shd w:val="clear" w:color="auto" w:fill="FFFFFF"/>
            <w:tcMar>
              <w:top w:w="0" w:type="dxa"/>
              <w:left w:w="0" w:type="dxa"/>
              <w:bottom w:w="0" w:type="dxa"/>
              <w:right w:w="0" w:type="dxa"/>
            </w:tcMar>
            <w:vAlign w:val="center"/>
          </w:tcPr>
          <w:p w14:paraId="02A8F0A2" w14:textId="77777777" w:rsidR="00E36528" w:rsidRDefault="00E36528" w:rsidP="00C60272">
            <w:pPr>
              <w:spacing w:before="40" w:after="40"/>
              <w:ind w:left="40" w:right="40"/>
              <w:jc w:val="right"/>
            </w:pPr>
            <w:r>
              <w:rPr>
                <w:rFonts w:ascii="Roboto" w:eastAsia="Roboto" w:hAnsi="Roboto" w:cs="Roboto"/>
                <w:color w:val="111111"/>
              </w:rPr>
              <w:t>0.139</w:t>
            </w:r>
          </w:p>
        </w:tc>
      </w:tr>
    </w:tbl>
    <w:p w14:paraId="76D31273" w14:textId="3E9A501D" w:rsidR="00E36528" w:rsidRDefault="00E36528" w:rsidP="00C02B7B"/>
    <w:p w14:paraId="41004047" w14:textId="77358D0F" w:rsidR="00E36528" w:rsidRDefault="00E36528" w:rsidP="00C02B7B"/>
    <w:p w14:paraId="5C7178C3" w14:textId="77777777" w:rsidR="00E36528" w:rsidRDefault="00E36528" w:rsidP="00C02B7B"/>
    <w:p w14:paraId="7AA82600" w14:textId="7C2B2ED7" w:rsidR="00E36528" w:rsidRDefault="00E36528" w:rsidP="00D5404F">
      <w:pPr>
        <w:pStyle w:val="Beschriftung"/>
      </w:pPr>
      <w:bookmarkStart w:id="127" w:name="_Ref39846146"/>
      <w:r>
        <w:lastRenderedPageBreak/>
        <w:t xml:space="preserve">Table S </w:t>
      </w:r>
      <w:r>
        <w:fldChar w:fldCharType="begin"/>
      </w:r>
      <w:r>
        <w:instrText xml:space="preserve"> SEQ Table_S \* ARABIC </w:instrText>
      </w:r>
      <w:r>
        <w:fldChar w:fldCharType="separate"/>
      </w:r>
      <w:r w:rsidR="006361CE">
        <w:rPr>
          <w:noProof/>
        </w:rPr>
        <w:t>8</w:t>
      </w:r>
      <w:r>
        <w:fldChar w:fldCharType="end"/>
      </w:r>
      <w:bookmarkEnd w:id="127"/>
      <w:r>
        <w:t xml:space="preserve"> | Effect size estimates for</w:t>
      </w:r>
      <w:r w:rsidR="00240F62">
        <w:t xml:space="preserve"> </w:t>
      </w:r>
      <w:r w:rsidR="00D5404F">
        <w:t>the d</w:t>
      </w:r>
      <w:r w:rsidRPr="00E646E9">
        <w:t xml:space="preserve">ifference in </w:t>
      </w:r>
      <w:r w:rsidR="00240F62">
        <w:t>means</w:t>
      </w:r>
      <w:r w:rsidR="00D5404F">
        <w:t xml:space="preserve"> of origination probability</w:t>
      </w:r>
      <w:r w:rsidR="00240F62">
        <w:t>, o</w:t>
      </w:r>
      <w:r>
        <w:t xml:space="preserve">verall increase of origination probability </w:t>
      </w:r>
      <w:r w:rsidR="00240F62">
        <w:t>and</w:t>
      </w:r>
      <w:r>
        <w:t xml:space="preserve"> Cohen’s d effect size </w:t>
      </w:r>
      <w:r w:rsidR="00240F62">
        <w:t>including</w:t>
      </w:r>
      <w:r>
        <w:t xml:space="preserve"> 95% confidence intervals</w:t>
      </w:r>
      <w:r w:rsidR="00240F62">
        <w:t xml:space="preserve"> (CI) and the method to calculate each estimate. </w:t>
      </w:r>
    </w:p>
    <w:tbl>
      <w:tblPr>
        <w:tblW w:w="0" w:type="auto"/>
        <w:jc w:val="center"/>
        <w:tblLayout w:type="fixed"/>
        <w:tblLook w:val="04A0" w:firstRow="1" w:lastRow="0" w:firstColumn="1" w:lastColumn="0" w:noHBand="0" w:noVBand="1"/>
      </w:tblPr>
      <w:tblGrid>
        <w:gridCol w:w="2222"/>
        <w:gridCol w:w="1111"/>
        <w:gridCol w:w="1122"/>
        <w:gridCol w:w="1102"/>
        <w:gridCol w:w="2076"/>
      </w:tblGrid>
      <w:tr w:rsidR="00E36528" w14:paraId="106C6077" w14:textId="77777777" w:rsidTr="00C60272">
        <w:trPr>
          <w:cantSplit/>
          <w:tblHeader/>
          <w:jc w:val="center"/>
        </w:trPr>
        <w:tc>
          <w:tcPr>
            <w:tcW w:w="2222" w:type="dxa"/>
            <w:shd w:val="clear" w:color="auto" w:fill="CFCFCF"/>
            <w:tcMar>
              <w:top w:w="0" w:type="dxa"/>
              <w:left w:w="0" w:type="dxa"/>
              <w:bottom w:w="0" w:type="dxa"/>
              <w:right w:w="0" w:type="dxa"/>
            </w:tcMar>
            <w:vAlign w:val="center"/>
          </w:tcPr>
          <w:p w14:paraId="27D0C1CD" w14:textId="77777777" w:rsidR="00E36528" w:rsidRDefault="00E36528" w:rsidP="00C60272">
            <w:pPr>
              <w:spacing w:before="40" w:after="40"/>
              <w:ind w:left="40" w:right="40"/>
            </w:pPr>
            <w:r>
              <w:rPr>
                <w:rFonts w:ascii="Roboto" w:eastAsia="Roboto" w:hAnsi="Roboto" w:cs="Roboto"/>
                <w:b/>
                <w:color w:val="111111"/>
              </w:rPr>
              <w:t>Parameter</w:t>
            </w:r>
          </w:p>
        </w:tc>
        <w:tc>
          <w:tcPr>
            <w:tcW w:w="1111" w:type="dxa"/>
            <w:shd w:val="clear" w:color="auto" w:fill="CFCFCF"/>
            <w:tcMar>
              <w:top w:w="0" w:type="dxa"/>
              <w:left w:w="0" w:type="dxa"/>
              <w:bottom w:w="0" w:type="dxa"/>
              <w:right w:w="0" w:type="dxa"/>
            </w:tcMar>
            <w:vAlign w:val="center"/>
          </w:tcPr>
          <w:p w14:paraId="0EA790BF" w14:textId="77777777" w:rsidR="00E36528" w:rsidRDefault="00E36528" w:rsidP="00C60272">
            <w:pPr>
              <w:spacing w:before="40" w:after="40"/>
              <w:ind w:left="40" w:right="40"/>
              <w:jc w:val="right"/>
            </w:pPr>
            <w:r>
              <w:rPr>
                <w:rFonts w:ascii="Roboto" w:eastAsia="Roboto" w:hAnsi="Roboto" w:cs="Roboto"/>
                <w:b/>
                <w:color w:val="111111"/>
              </w:rPr>
              <w:t>Lower CI</w:t>
            </w:r>
          </w:p>
        </w:tc>
        <w:tc>
          <w:tcPr>
            <w:tcW w:w="1122" w:type="dxa"/>
            <w:shd w:val="clear" w:color="auto" w:fill="CFCFCF"/>
            <w:tcMar>
              <w:top w:w="0" w:type="dxa"/>
              <w:left w:w="0" w:type="dxa"/>
              <w:bottom w:w="0" w:type="dxa"/>
              <w:right w:w="0" w:type="dxa"/>
            </w:tcMar>
            <w:vAlign w:val="center"/>
          </w:tcPr>
          <w:p w14:paraId="4D689680" w14:textId="77777777" w:rsidR="00E36528" w:rsidRDefault="00E36528" w:rsidP="00C60272">
            <w:pPr>
              <w:spacing w:before="40" w:after="40"/>
              <w:ind w:left="40" w:right="40"/>
              <w:jc w:val="right"/>
            </w:pPr>
            <w:r>
              <w:rPr>
                <w:rFonts w:ascii="Roboto" w:eastAsia="Roboto" w:hAnsi="Roboto" w:cs="Roboto"/>
                <w:b/>
                <w:color w:val="111111"/>
              </w:rPr>
              <w:t>Estimate</w:t>
            </w:r>
          </w:p>
        </w:tc>
        <w:tc>
          <w:tcPr>
            <w:tcW w:w="1102" w:type="dxa"/>
            <w:shd w:val="clear" w:color="auto" w:fill="CFCFCF"/>
            <w:tcMar>
              <w:top w:w="0" w:type="dxa"/>
              <w:left w:w="0" w:type="dxa"/>
              <w:bottom w:w="0" w:type="dxa"/>
              <w:right w:w="0" w:type="dxa"/>
            </w:tcMar>
            <w:vAlign w:val="center"/>
          </w:tcPr>
          <w:p w14:paraId="40627F4C" w14:textId="77777777" w:rsidR="00E36528" w:rsidRDefault="00E36528" w:rsidP="00C60272">
            <w:pPr>
              <w:spacing w:before="40" w:after="40"/>
              <w:ind w:left="40" w:right="40"/>
              <w:jc w:val="right"/>
            </w:pPr>
            <w:r>
              <w:rPr>
                <w:rFonts w:ascii="Roboto" w:eastAsia="Roboto" w:hAnsi="Roboto" w:cs="Roboto"/>
                <w:b/>
                <w:color w:val="111111"/>
              </w:rPr>
              <w:t>Upper CI</w:t>
            </w:r>
          </w:p>
        </w:tc>
        <w:tc>
          <w:tcPr>
            <w:tcW w:w="2076" w:type="dxa"/>
            <w:shd w:val="clear" w:color="auto" w:fill="CFCFCF"/>
            <w:tcMar>
              <w:top w:w="0" w:type="dxa"/>
              <w:left w:w="0" w:type="dxa"/>
              <w:bottom w:w="0" w:type="dxa"/>
              <w:right w:w="0" w:type="dxa"/>
            </w:tcMar>
            <w:vAlign w:val="center"/>
          </w:tcPr>
          <w:p w14:paraId="1DBA5570" w14:textId="77777777" w:rsidR="00E36528" w:rsidRDefault="00E36528" w:rsidP="00C60272">
            <w:pPr>
              <w:spacing w:before="40" w:after="40"/>
              <w:ind w:left="40" w:right="40"/>
            </w:pPr>
            <w:r>
              <w:rPr>
                <w:rFonts w:ascii="Roboto" w:eastAsia="Roboto" w:hAnsi="Roboto" w:cs="Roboto"/>
                <w:b/>
                <w:color w:val="111111"/>
              </w:rPr>
              <w:t>Method</w:t>
            </w:r>
          </w:p>
        </w:tc>
      </w:tr>
      <w:tr w:rsidR="00E36528" w14:paraId="587D484B" w14:textId="77777777" w:rsidTr="00C60272">
        <w:trPr>
          <w:cantSplit/>
          <w:jc w:val="center"/>
        </w:trPr>
        <w:tc>
          <w:tcPr>
            <w:tcW w:w="2222" w:type="dxa"/>
            <w:vMerge w:val="restart"/>
            <w:shd w:val="clear" w:color="auto" w:fill="EFEFEF"/>
            <w:tcMar>
              <w:top w:w="0" w:type="dxa"/>
              <w:left w:w="0" w:type="dxa"/>
              <w:bottom w:w="0" w:type="dxa"/>
              <w:right w:w="0" w:type="dxa"/>
            </w:tcMar>
            <w:vAlign w:val="center"/>
          </w:tcPr>
          <w:p w14:paraId="28BD603E" w14:textId="77777777" w:rsidR="00E36528" w:rsidRDefault="00E36528" w:rsidP="00C60272">
            <w:pPr>
              <w:spacing w:before="40" w:after="40"/>
              <w:ind w:left="40" w:right="40"/>
            </w:pPr>
            <w:r>
              <w:rPr>
                <w:rFonts w:ascii="Roboto" w:eastAsia="Roboto" w:hAnsi="Roboto" w:cs="Roboto"/>
                <w:color w:val="111111"/>
              </w:rPr>
              <w:t>Difference in means</w:t>
            </w:r>
          </w:p>
        </w:tc>
        <w:tc>
          <w:tcPr>
            <w:tcW w:w="1111" w:type="dxa"/>
            <w:shd w:val="clear" w:color="auto" w:fill="EFEFEF"/>
            <w:tcMar>
              <w:top w:w="0" w:type="dxa"/>
              <w:left w:w="0" w:type="dxa"/>
              <w:bottom w:w="0" w:type="dxa"/>
              <w:right w:w="0" w:type="dxa"/>
            </w:tcMar>
            <w:vAlign w:val="center"/>
          </w:tcPr>
          <w:p w14:paraId="0421E80B" w14:textId="77777777" w:rsidR="00E36528" w:rsidRDefault="00E36528" w:rsidP="00C60272">
            <w:pPr>
              <w:spacing w:before="40" w:after="40"/>
              <w:ind w:left="40" w:right="40"/>
              <w:jc w:val="right"/>
            </w:pPr>
            <w:r>
              <w:rPr>
                <w:rFonts w:ascii="Roboto" w:eastAsia="Roboto" w:hAnsi="Roboto" w:cs="Roboto"/>
                <w:color w:val="111111"/>
              </w:rPr>
              <w:t>3.17</w:t>
            </w:r>
          </w:p>
        </w:tc>
        <w:tc>
          <w:tcPr>
            <w:tcW w:w="1122" w:type="dxa"/>
            <w:shd w:val="clear" w:color="auto" w:fill="EFEFEF"/>
            <w:tcMar>
              <w:top w:w="0" w:type="dxa"/>
              <w:left w:w="0" w:type="dxa"/>
              <w:bottom w:w="0" w:type="dxa"/>
              <w:right w:w="0" w:type="dxa"/>
            </w:tcMar>
            <w:vAlign w:val="center"/>
          </w:tcPr>
          <w:p w14:paraId="23CFA658" w14:textId="77777777" w:rsidR="00E36528" w:rsidRDefault="00E36528" w:rsidP="00C60272">
            <w:pPr>
              <w:spacing w:before="40" w:after="40"/>
              <w:ind w:left="40" w:right="40"/>
              <w:jc w:val="right"/>
            </w:pPr>
            <w:r>
              <w:rPr>
                <w:rFonts w:ascii="Roboto" w:eastAsia="Roboto" w:hAnsi="Roboto" w:cs="Roboto"/>
                <w:color w:val="111111"/>
              </w:rPr>
              <w:t>3.24</w:t>
            </w:r>
          </w:p>
        </w:tc>
        <w:tc>
          <w:tcPr>
            <w:tcW w:w="1102" w:type="dxa"/>
            <w:shd w:val="clear" w:color="auto" w:fill="EFEFEF"/>
            <w:tcMar>
              <w:top w:w="0" w:type="dxa"/>
              <w:left w:w="0" w:type="dxa"/>
              <w:bottom w:w="0" w:type="dxa"/>
              <w:right w:w="0" w:type="dxa"/>
            </w:tcMar>
            <w:vAlign w:val="center"/>
          </w:tcPr>
          <w:p w14:paraId="702D4838" w14:textId="77777777" w:rsidR="00E36528" w:rsidRDefault="00E36528" w:rsidP="00C60272">
            <w:pPr>
              <w:spacing w:before="40" w:after="40"/>
              <w:ind w:left="40" w:right="40"/>
              <w:jc w:val="right"/>
            </w:pPr>
            <w:r>
              <w:rPr>
                <w:rFonts w:ascii="Roboto" w:eastAsia="Roboto" w:hAnsi="Roboto" w:cs="Roboto"/>
                <w:color w:val="111111"/>
              </w:rPr>
              <w:t>3.30</w:t>
            </w:r>
          </w:p>
        </w:tc>
        <w:tc>
          <w:tcPr>
            <w:tcW w:w="2076" w:type="dxa"/>
            <w:shd w:val="clear" w:color="auto" w:fill="EFEFEF"/>
            <w:tcMar>
              <w:top w:w="0" w:type="dxa"/>
              <w:left w:w="0" w:type="dxa"/>
              <w:bottom w:w="0" w:type="dxa"/>
              <w:right w:w="0" w:type="dxa"/>
            </w:tcMar>
            <w:vAlign w:val="center"/>
          </w:tcPr>
          <w:p w14:paraId="14388CC6" w14:textId="77777777" w:rsidR="00E36528" w:rsidRDefault="00E36528" w:rsidP="00C60272">
            <w:pPr>
              <w:spacing w:before="40" w:after="40"/>
              <w:ind w:left="40" w:right="40"/>
            </w:pPr>
            <w:r>
              <w:rPr>
                <w:rFonts w:ascii="Roboto" w:eastAsia="Roboto" w:hAnsi="Roboto" w:cs="Roboto"/>
                <w:color w:val="111111"/>
              </w:rPr>
              <w:t>Bootstrapping</w:t>
            </w:r>
          </w:p>
        </w:tc>
      </w:tr>
      <w:tr w:rsidR="00E36528" w14:paraId="7F4E4FD6" w14:textId="77777777" w:rsidTr="00C60272">
        <w:trPr>
          <w:cantSplit/>
          <w:jc w:val="center"/>
        </w:trPr>
        <w:tc>
          <w:tcPr>
            <w:tcW w:w="2222" w:type="dxa"/>
            <w:vMerge/>
            <w:tcBorders>
              <w:bottom w:val="single" w:sz="8" w:space="0" w:color="000000"/>
            </w:tcBorders>
            <w:shd w:val="clear" w:color="auto" w:fill="FFFFFF"/>
            <w:tcMar>
              <w:top w:w="0" w:type="dxa"/>
              <w:left w:w="0" w:type="dxa"/>
              <w:bottom w:w="0" w:type="dxa"/>
              <w:right w:w="0" w:type="dxa"/>
            </w:tcMar>
            <w:vAlign w:val="center"/>
          </w:tcPr>
          <w:p w14:paraId="594B4035" w14:textId="77777777" w:rsidR="00E36528" w:rsidRDefault="00E36528" w:rsidP="00C60272">
            <w:pPr>
              <w:spacing w:before="40" w:after="40"/>
              <w:ind w:left="40" w:right="40"/>
            </w:pPr>
          </w:p>
        </w:tc>
        <w:tc>
          <w:tcPr>
            <w:tcW w:w="1111" w:type="dxa"/>
            <w:tcBorders>
              <w:bottom w:val="single" w:sz="8" w:space="0" w:color="000000"/>
            </w:tcBorders>
            <w:shd w:val="clear" w:color="auto" w:fill="FFFFFF"/>
            <w:tcMar>
              <w:top w:w="0" w:type="dxa"/>
              <w:left w:w="0" w:type="dxa"/>
              <w:bottom w:w="0" w:type="dxa"/>
              <w:right w:w="0" w:type="dxa"/>
            </w:tcMar>
            <w:vAlign w:val="center"/>
          </w:tcPr>
          <w:p w14:paraId="36EB1EBA" w14:textId="77777777" w:rsidR="00E36528" w:rsidRDefault="00E36528" w:rsidP="00C60272">
            <w:pPr>
              <w:spacing w:before="40" w:after="40"/>
              <w:ind w:left="40" w:right="40"/>
              <w:jc w:val="right"/>
            </w:pPr>
            <w:r>
              <w:rPr>
                <w:rFonts w:ascii="Roboto" w:eastAsia="Roboto" w:hAnsi="Roboto" w:cs="Roboto"/>
                <w:color w:val="111111"/>
              </w:rPr>
              <w:t>3.09</w:t>
            </w:r>
          </w:p>
        </w:tc>
        <w:tc>
          <w:tcPr>
            <w:tcW w:w="1122" w:type="dxa"/>
            <w:tcBorders>
              <w:bottom w:val="single" w:sz="8" w:space="0" w:color="000000"/>
            </w:tcBorders>
            <w:shd w:val="clear" w:color="auto" w:fill="FFFFFF"/>
            <w:tcMar>
              <w:top w:w="0" w:type="dxa"/>
              <w:left w:w="0" w:type="dxa"/>
              <w:bottom w:w="0" w:type="dxa"/>
              <w:right w:w="0" w:type="dxa"/>
            </w:tcMar>
            <w:vAlign w:val="center"/>
          </w:tcPr>
          <w:p w14:paraId="75068781" w14:textId="77777777" w:rsidR="00E36528" w:rsidRDefault="00E36528" w:rsidP="00C60272">
            <w:pPr>
              <w:spacing w:before="40" w:after="40"/>
              <w:ind w:left="40" w:right="40"/>
              <w:jc w:val="right"/>
            </w:pPr>
            <w:r>
              <w:rPr>
                <w:rFonts w:ascii="Roboto" w:eastAsia="Roboto" w:hAnsi="Roboto" w:cs="Roboto"/>
                <w:color w:val="111111"/>
              </w:rPr>
              <w:t>3.15</w:t>
            </w:r>
          </w:p>
        </w:tc>
        <w:tc>
          <w:tcPr>
            <w:tcW w:w="1102" w:type="dxa"/>
            <w:tcBorders>
              <w:bottom w:val="single" w:sz="8" w:space="0" w:color="000000"/>
            </w:tcBorders>
            <w:shd w:val="clear" w:color="auto" w:fill="FFFFFF"/>
            <w:tcMar>
              <w:top w:w="0" w:type="dxa"/>
              <w:left w:w="0" w:type="dxa"/>
              <w:bottom w:w="0" w:type="dxa"/>
              <w:right w:w="0" w:type="dxa"/>
            </w:tcMar>
            <w:vAlign w:val="center"/>
          </w:tcPr>
          <w:p w14:paraId="16895A13" w14:textId="77777777" w:rsidR="00E36528" w:rsidRDefault="00E36528" w:rsidP="00C60272">
            <w:pPr>
              <w:spacing w:before="40" w:after="40"/>
              <w:ind w:left="40" w:right="40"/>
              <w:jc w:val="right"/>
            </w:pPr>
            <w:r>
              <w:rPr>
                <w:rFonts w:ascii="Roboto" w:eastAsia="Roboto" w:hAnsi="Roboto" w:cs="Roboto"/>
                <w:color w:val="111111"/>
              </w:rPr>
              <w:t>3.22</w:t>
            </w:r>
          </w:p>
        </w:tc>
        <w:tc>
          <w:tcPr>
            <w:tcW w:w="2076" w:type="dxa"/>
            <w:tcBorders>
              <w:bottom w:val="single" w:sz="8" w:space="0" w:color="000000"/>
            </w:tcBorders>
            <w:shd w:val="clear" w:color="auto" w:fill="FFFFFF"/>
            <w:tcMar>
              <w:top w:w="0" w:type="dxa"/>
              <w:left w:w="0" w:type="dxa"/>
              <w:bottom w:w="0" w:type="dxa"/>
              <w:right w:w="0" w:type="dxa"/>
            </w:tcMar>
            <w:vAlign w:val="center"/>
          </w:tcPr>
          <w:p w14:paraId="2E514845" w14:textId="77777777" w:rsidR="00E36528" w:rsidRDefault="00E36528" w:rsidP="00C60272">
            <w:pPr>
              <w:spacing w:before="40" w:after="40"/>
              <w:ind w:left="40" w:right="40"/>
            </w:pPr>
            <w:r>
              <w:rPr>
                <w:rFonts w:ascii="Roboto" w:eastAsia="Roboto" w:hAnsi="Roboto" w:cs="Roboto"/>
                <w:color w:val="111111"/>
              </w:rPr>
              <w:t>Bayesian Estimate</w:t>
            </w:r>
          </w:p>
        </w:tc>
      </w:tr>
      <w:tr w:rsidR="00E36528" w14:paraId="305C8BC9" w14:textId="77777777" w:rsidTr="00711782">
        <w:trPr>
          <w:cantSplit/>
          <w:jc w:val="center"/>
        </w:trPr>
        <w:tc>
          <w:tcPr>
            <w:tcW w:w="2222" w:type="dxa"/>
            <w:vMerge w:val="restart"/>
            <w:tcBorders>
              <w:top w:val="single" w:sz="8" w:space="0" w:color="000000"/>
            </w:tcBorders>
            <w:shd w:val="clear" w:color="auto" w:fill="auto"/>
            <w:tcMar>
              <w:top w:w="0" w:type="dxa"/>
              <w:left w:w="0" w:type="dxa"/>
              <w:bottom w:w="0" w:type="dxa"/>
              <w:right w:w="0" w:type="dxa"/>
            </w:tcMar>
            <w:vAlign w:val="center"/>
          </w:tcPr>
          <w:p w14:paraId="7A59BD99" w14:textId="77777777" w:rsidR="00E36528" w:rsidRDefault="00E36528" w:rsidP="00C60272">
            <w:pPr>
              <w:spacing w:before="40" w:after="40"/>
              <w:ind w:left="40" w:right="40"/>
            </w:pPr>
            <w:r>
              <w:rPr>
                <w:rFonts w:ascii="Roboto" w:eastAsia="Roboto" w:hAnsi="Roboto" w:cs="Roboto"/>
                <w:color w:val="111111"/>
              </w:rPr>
              <w:t>Percentage change</w:t>
            </w:r>
          </w:p>
        </w:tc>
        <w:tc>
          <w:tcPr>
            <w:tcW w:w="1111" w:type="dxa"/>
            <w:tcBorders>
              <w:top w:val="single" w:sz="8" w:space="0" w:color="000000"/>
            </w:tcBorders>
            <w:shd w:val="clear" w:color="auto" w:fill="EFEFEF"/>
            <w:tcMar>
              <w:top w:w="0" w:type="dxa"/>
              <w:left w:w="0" w:type="dxa"/>
              <w:bottom w:w="0" w:type="dxa"/>
              <w:right w:w="0" w:type="dxa"/>
            </w:tcMar>
            <w:vAlign w:val="center"/>
          </w:tcPr>
          <w:p w14:paraId="5FCB9655" w14:textId="77777777" w:rsidR="00E36528" w:rsidRDefault="00E36528" w:rsidP="00C60272">
            <w:pPr>
              <w:spacing w:before="40" w:after="40"/>
              <w:ind w:left="40" w:right="40"/>
              <w:jc w:val="right"/>
            </w:pPr>
            <w:r>
              <w:rPr>
                <w:rFonts w:ascii="Roboto" w:eastAsia="Roboto" w:hAnsi="Roboto" w:cs="Roboto"/>
                <w:color w:val="111111"/>
              </w:rPr>
              <w:t>23.82</w:t>
            </w:r>
          </w:p>
        </w:tc>
        <w:tc>
          <w:tcPr>
            <w:tcW w:w="1122" w:type="dxa"/>
            <w:tcBorders>
              <w:top w:val="single" w:sz="8" w:space="0" w:color="000000"/>
            </w:tcBorders>
            <w:shd w:val="clear" w:color="auto" w:fill="EFEFEF"/>
            <w:tcMar>
              <w:top w:w="0" w:type="dxa"/>
              <w:left w:w="0" w:type="dxa"/>
              <w:bottom w:w="0" w:type="dxa"/>
              <w:right w:w="0" w:type="dxa"/>
            </w:tcMar>
            <w:vAlign w:val="center"/>
          </w:tcPr>
          <w:p w14:paraId="20532F8B" w14:textId="77777777" w:rsidR="00E36528" w:rsidRDefault="00E36528" w:rsidP="00C60272">
            <w:pPr>
              <w:spacing w:before="40" w:after="40"/>
              <w:ind w:left="40" w:right="40"/>
              <w:jc w:val="right"/>
            </w:pPr>
            <w:r>
              <w:rPr>
                <w:rFonts w:ascii="Roboto" w:eastAsia="Roboto" w:hAnsi="Roboto" w:cs="Roboto"/>
                <w:color w:val="111111"/>
              </w:rPr>
              <w:t>24.36</w:t>
            </w:r>
          </w:p>
        </w:tc>
        <w:tc>
          <w:tcPr>
            <w:tcW w:w="1102" w:type="dxa"/>
            <w:tcBorders>
              <w:top w:val="single" w:sz="8" w:space="0" w:color="000000"/>
            </w:tcBorders>
            <w:shd w:val="clear" w:color="auto" w:fill="EFEFEF"/>
            <w:tcMar>
              <w:top w:w="0" w:type="dxa"/>
              <w:left w:w="0" w:type="dxa"/>
              <w:bottom w:w="0" w:type="dxa"/>
              <w:right w:w="0" w:type="dxa"/>
            </w:tcMar>
            <w:vAlign w:val="center"/>
          </w:tcPr>
          <w:p w14:paraId="3253BA38" w14:textId="77777777" w:rsidR="00E36528" w:rsidRDefault="00E36528" w:rsidP="00C60272">
            <w:pPr>
              <w:spacing w:before="40" w:after="40"/>
              <w:ind w:left="40" w:right="40"/>
              <w:jc w:val="right"/>
            </w:pPr>
            <w:r>
              <w:rPr>
                <w:rFonts w:ascii="Roboto" w:eastAsia="Roboto" w:hAnsi="Roboto" w:cs="Roboto"/>
                <w:color w:val="111111"/>
              </w:rPr>
              <w:t>24.86</w:t>
            </w:r>
          </w:p>
        </w:tc>
        <w:tc>
          <w:tcPr>
            <w:tcW w:w="2076" w:type="dxa"/>
            <w:tcBorders>
              <w:top w:val="single" w:sz="8" w:space="0" w:color="000000"/>
            </w:tcBorders>
            <w:shd w:val="clear" w:color="auto" w:fill="EFEFEF"/>
            <w:tcMar>
              <w:top w:w="0" w:type="dxa"/>
              <w:left w:w="0" w:type="dxa"/>
              <w:bottom w:w="0" w:type="dxa"/>
              <w:right w:w="0" w:type="dxa"/>
            </w:tcMar>
            <w:vAlign w:val="center"/>
          </w:tcPr>
          <w:p w14:paraId="511BBE33" w14:textId="77777777" w:rsidR="00E36528" w:rsidRDefault="00E36528" w:rsidP="00C60272">
            <w:pPr>
              <w:spacing w:before="40" w:after="40"/>
              <w:ind w:left="40" w:right="40"/>
            </w:pPr>
            <w:r>
              <w:rPr>
                <w:rFonts w:ascii="Roboto" w:eastAsia="Roboto" w:hAnsi="Roboto" w:cs="Roboto"/>
                <w:color w:val="111111"/>
              </w:rPr>
              <w:t>Bootstrapping</w:t>
            </w:r>
          </w:p>
        </w:tc>
      </w:tr>
      <w:tr w:rsidR="00E36528" w14:paraId="5644A4CA" w14:textId="77777777" w:rsidTr="00711782">
        <w:trPr>
          <w:cantSplit/>
          <w:jc w:val="center"/>
        </w:trPr>
        <w:tc>
          <w:tcPr>
            <w:tcW w:w="2222" w:type="dxa"/>
            <w:vMerge/>
            <w:tcBorders>
              <w:bottom w:val="single" w:sz="8" w:space="0" w:color="000000"/>
            </w:tcBorders>
            <w:shd w:val="clear" w:color="auto" w:fill="auto"/>
            <w:tcMar>
              <w:top w:w="0" w:type="dxa"/>
              <w:left w:w="0" w:type="dxa"/>
              <w:bottom w:w="0" w:type="dxa"/>
              <w:right w:w="0" w:type="dxa"/>
            </w:tcMar>
            <w:vAlign w:val="center"/>
          </w:tcPr>
          <w:p w14:paraId="696B6F04" w14:textId="77777777" w:rsidR="00E36528" w:rsidRDefault="00E36528" w:rsidP="00C60272">
            <w:pPr>
              <w:spacing w:before="40" w:after="40"/>
              <w:ind w:left="40" w:right="40"/>
            </w:pPr>
          </w:p>
        </w:tc>
        <w:tc>
          <w:tcPr>
            <w:tcW w:w="1111" w:type="dxa"/>
            <w:tcBorders>
              <w:bottom w:val="single" w:sz="8" w:space="0" w:color="000000"/>
            </w:tcBorders>
            <w:shd w:val="clear" w:color="auto" w:fill="FFFFFF"/>
            <w:tcMar>
              <w:top w:w="0" w:type="dxa"/>
              <w:left w:w="0" w:type="dxa"/>
              <w:bottom w:w="0" w:type="dxa"/>
              <w:right w:w="0" w:type="dxa"/>
            </w:tcMar>
            <w:vAlign w:val="center"/>
          </w:tcPr>
          <w:p w14:paraId="598ED3DA" w14:textId="77777777" w:rsidR="00E36528" w:rsidRDefault="00E36528" w:rsidP="00C60272">
            <w:pPr>
              <w:spacing w:before="40" w:after="40"/>
              <w:ind w:left="40" w:right="40"/>
              <w:jc w:val="right"/>
            </w:pPr>
            <w:r>
              <w:rPr>
                <w:rFonts w:ascii="Roboto" w:eastAsia="Roboto" w:hAnsi="Roboto" w:cs="Roboto"/>
                <w:color w:val="111111"/>
              </w:rPr>
              <w:t>23.24</w:t>
            </w:r>
          </w:p>
        </w:tc>
        <w:tc>
          <w:tcPr>
            <w:tcW w:w="1122" w:type="dxa"/>
            <w:tcBorders>
              <w:bottom w:val="single" w:sz="8" w:space="0" w:color="000000"/>
            </w:tcBorders>
            <w:shd w:val="clear" w:color="auto" w:fill="FFFFFF"/>
            <w:tcMar>
              <w:top w:w="0" w:type="dxa"/>
              <w:left w:w="0" w:type="dxa"/>
              <w:bottom w:w="0" w:type="dxa"/>
              <w:right w:w="0" w:type="dxa"/>
            </w:tcMar>
            <w:vAlign w:val="center"/>
          </w:tcPr>
          <w:p w14:paraId="57624582" w14:textId="77777777" w:rsidR="00E36528" w:rsidRDefault="00E36528" w:rsidP="00C60272">
            <w:pPr>
              <w:spacing w:before="40" w:after="40"/>
              <w:ind w:left="40" w:right="40"/>
              <w:jc w:val="right"/>
            </w:pPr>
            <w:r>
              <w:rPr>
                <w:rFonts w:ascii="Roboto" w:eastAsia="Roboto" w:hAnsi="Roboto" w:cs="Roboto"/>
                <w:color w:val="111111"/>
              </w:rPr>
              <w:t>23.70</w:t>
            </w:r>
          </w:p>
        </w:tc>
        <w:tc>
          <w:tcPr>
            <w:tcW w:w="1102" w:type="dxa"/>
            <w:tcBorders>
              <w:bottom w:val="single" w:sz="8" w:space="0" w:color="000000"/>
            </w:tcBorders>
            <w:shd w:val="clear" w:color="auto" w:fill="FFFFFF"/>
            <w:tcMar>
              <w:top w:w="0" w:type="dxa"/>
              <w:left w:w="0" w:type="dxa"/>
              <w:bottom w:w="0" w:type="dxa"/>
              <w:right w:w="0" w:type="dxa"/>
            </w:tcMar>
            <w:vAlign w:val="center"/>
          </w:tcPr>
          <w:p w14:paraId="70117AF8" w14:textId="77777777" w:rsidR="00E36528" w:rsidRDefault="00E36528" w:rsidP="00C60272">
            <w:pPr>
              <w:spacing w:before="40" w:after="40"/>
              <w:ind w:left="40" w:right="40"/>
              <w:jc w:val="right"/>
            </w:pPr>
            <w:r>
              <w:rPr>
                <w:rFonts w:ascii="Roboto" w:eastAsia="Roboto" w:hAnsi="Roboto" w:cs="Roboto"/>
                <w:color w:val="111111"/>
              </w:rPr>
              <w:t>24.23</w:t>
            </w:r>
          </w:p>
        </w:tc>
        <w:tc>
          <w:tcPr>
            <w:tcW w:w="2076" w:type="dxa"/>
            <w:tcBorders>
              <w:bottom w:val="single" w:sz="8" w:space="0" w:color="000000"/>
            </w:tcBorders>
            <w:shd w:val="clear" w:color="auto" w:fill="FFFFFF"/>
            <w:tcMar>
              <w:top w:w="0" w:type="dxa"/>
              <w:left w:w="0" w:type="dxa"/>
              <w:bottom w:w="0" w:type="dxa"/>
              <w:right w:w="0" w:type="dxa"/>
            </w:tcMar>
            <w:vAlign w:val="center"/>
          </w:tcPr>
          <w:p w14:paraId="69A767C3" w14:textId="77777777" w:rsidR="00E36528" w:rsidRDefault="00E36528" w:rsidP="00C60272">
            <w:pPr>
              <w:spacing w:before="40" w:after="40"/>
              <w:ind w:left="40" w:right="40"/>
            </w:pPr>
            <w:r>
              <w:rPr>
                <w:rFonts w:ascii="Roboto" w:eastAsia="Roboto" w:hAnsi="Roboto" w:cs="Roboto"/>
                <w:color w:val="111111"/>
              </w:rPr>
              <w:t>Bayesian Estimate</w:t>
            </w:r>
          </w:p>
        </w:tc>
      </w:tr>
      <w:tr w:rsidR="00E36528" w14:paraId="2A595ED0" w14:textId="77777777" w:rsidTr="00C60272">
        <w:trPr>
          <w:cantSplit/>
          <w:jc w:val="center"/>
        </w:trPr>
        <w:tc>
          <w:tcPr>
            <w:tcW w:w="2222" w:type="dxa"/>
            <w:vMerge w:val="restart"/>
            <w:tcBorders>
              <w:top w:val="single" w:sz="8" w:space="0" w:color="000000"/>
            </w:tcBorders>
            <w:shd w:val="clear" w:color="auto" w:fill="EFEFEF"/>
            <w:tcMar>
              <w:top w:w="0" w:type="dxa"/>
              <w:left w:w="0" w:type="dxa"/>
              <w:bottom w:w="0" w:type="dxa"/>
              <w:right w:w="0" w:type="dxa"/>
            </w:tcMar>
            <w:vAlign w:val="center"/>
          </w:tcPr>
          <w:p w14:paraId="2272CA60" w14:textId="77777777" w:rsidR="00E36528" w:rsidRDefault="00E36528" w:rsidP="00C60272">
            <w:pPr>
              <w:spacing w:before="40" w:after="40"/>
              <w:ind w:left="40" w:right="40"/>
            </w:pPr>
            <w:r>
              <w:rPr>
                <w:rFonts w:ascii="Roboto" w:eastAsia="Roboto" w:hAnsi="Roboto" w:cs="Roboto"/>
                <w:color w:val="111111"/>
              </w:rPr>
              <w:t>Cohen's d</w:t>
            </w:r>
          </w:p>
        </w:tc>
        <w:tc>
          <w:tcPr>
            <w:tcW w:w="1111" w:type="dxa"/>
            <w:tcBorders>
              <w:top w:val="single" w:sz="8" w:space="0" w:color="000000"/>
            </w:tcBorders>
            <w:shd w:val="clear" w:color="auto" w:fill="EFEFEF"/>
            <w:tcMar>
              <w:top w:w="0" w:type="dxa"/>
              <w:left w:w="0" w:type="dxa"/>
              <w:bottom w:w="0" w:type="dxa"/>
              <w:right w:w="0" w:type="dxa"/>
            </w:tcMar>
            <w:vAlign w:val="center"/>
          </w:tcPr>
          <w:p w14:paraId="28CA9B6B" w14:textId="77777777" w:rsidR="00E36528" w:rsidRDefault="00E36528" w:rsidP="00C60272">
            <w:pPr>
              <w:spacing w:before="40" w:after="40"/>
              <w:ind w:left="40" w:right="40"/>
              <w:jc w:val="right"/>
            </w:pPr>
            <w:r>
              <w:rPr>
                <w:rFonts w:ascii="Roboto" w:eastAsia="Roboto" w:hAnsi="Roboto" w:cs="Roboto"/>
                <w:color w:val="111111"/>
              </w:rPr>
              <w:t>0.98</w:t>
            </w:r>
          </w:p>
        </w:tc>
        <w:tc>
          <w:tcPr>
            <w:tcW w:w="1122" w:type="dxa"/>
            <w:tcBorders>
              <w:top w:val="single" w:sz="8" w:space="0" w:color="000000"/>
            </w:tcBorders>
            <w:shd w:val="clear" w:color="auto" w:fill="EFEFEF"/>
            <w:tcMar>
              <w:top w:w="0" w:type="dxa"/>
              <w:left w:w="0" w:type="dxa"/>
              <w:bottom w:w="0" w:type="dxa"/>
              <w:right w:w="0" w:type="dxa"/>
            </w:tcMar>
            <w:vAlign w:val="center"/>
          </w:tcPr>
          <w:p w14:paraId="7FB929D7" w14:textId="77777777" w:rsidR="00E36528" w:rsidRDefault="00E36528" w:rsidP="00C60272">
            <w:pPr>
              <w:spacing w:before="40" w:after="40"/>
              <w:ind w:left="40" w:right="40"/>
              <w:jc w:val="right"/>
            </w:pPr>
            <w:r>
              <w:rPr>
                <w:rFonts w:ascii="Roboto" w:eastAsia="Roboto" w:hAnsi="Roboto" w:cs="Roboto"/>
                <w:color w:val="111111"/>
              </w:rPr>
              <w:t>1.00</w:t>
            </w:r>
          </w:p>
        </w:tc>
        <w:tc>
          <w:tcPr>
            <w:tcW w:w="1102" w:type="dxa"/>
            <w:tcBorders>
              <w:top w:val="single" w:sz="8" w:space="0" w:color="000000"/>
            </w:tcBorders>
            <w:shd w:val="clear" w:color="auto" w:fill="EFEFEF"/>
            <w:tcMar>
              <w:top w:w="0" w:type="dxa"/>
              <w:left w:w="0" w:type="dxa"/>
              <w:bottom w:w="0" w:type="dxa"/>
              <w:right w:w="0" w:type="dxa"/>
            </w:tcMar>
            <w:vAlign w:val="center"/>
          </w:tcPr>
          <w:p w14:paraId="7D87125D" w14:textId="77777777" w:rsidR="00E36528" w:rsidRDefault="00E36528" w:rsidP="00C60272">
            <w:pPr>
              <w:spacing w:before="40" w:after="40"/>
              <w:ind w:left="40" w:right="40"/>
              <w:jc w:val="right"/>
            </w:pPr>
            <w:r>
              <w:rPr>
                <w:rFonts w:ascii="Roboto" w:eastAsia="Roboto" w:hAnsi="Roboto" w:cs="Roboto"/>
                <w:color w:val="111111"/>
              </w:rPr>
              <w:t>1.02</w:t>
            </w:r>
          </w:p>
        </w:tc>
        <w:tc>
          <w:tcPr>
            <w:tcW w:w="2076" w:type="dxa"/>
            <w:tcBorders>
              <w:top w:val="single" w:sz="8" w:space="0" w:color="000000"/>
            </w:tcBorders>
            <w:shd w:val="clear" w:color="auto" w:fill="EFEFEF"/>
            <w:tcMar>
              <w:top w:w="0" w:type="dxa"/>
              <w:left w:w="0" w:type="dxa"/>
              <w:bottom w:w="0" w:type="dxa"/>
              <w:right w:w="0" w:type="dxa"/>
            </w:tcMar>
            <w:vAlign w:val="center"/>
          </w:tcPr>
          <w:p w14:paraId="41D88454" w14:textId="77777777" w:rsidR="00E36528" w:rsidRDefault="00E36528" w:rsidP="00C60272">
            <w:pPr>
              <w:spacing w:before="40" w:after="40"/>
              <w:ind w:left="40" w:right="40"/>
            </w:pPr>
            <w:r>
              <w:rPr>
                <w:rFonts w:ascii="Roboto" w:eastAsia="Roboto" w:hAnsi="Roboto" w:cs="Roboto"/>
                <w:color w:val="111111"/>
              </w:rPr>
              <w:t>Raw Data</w:t>
            </w:r>
          </w:p>
        </w:tc>
      </w:tr>
      <w:tr w:rsidR="00E36528" w14:paraId="035F39B5" w14:textId="77777777" w:rsidTr="00C60272">
        <w:trPr>
          <w:cantSplit/>
          <w:jc w:val="center"/>
        </w:trPr>
        <w:tc>
          <w:tcPr>
            <w:tcW w:w="2222" w:type="dxa"/>
            <w:vMerge/>
            <w:shd w:val="clear" w:color="auto" w:fill="FFFFFF"/>
            <w:tcMar>
              <w:top w:w="0" w:type="dxa"/>
              <w:left w:w="0" w:type="dxa"/>
              <w:bottom w:w="0" w:type="dxa"/>
              <w:right w:w="0" w:type="dxa"/>
            </w:tcMar>
            <w:vAlign w:val="center"/>
          </w:tcPr>
          <w:p w14:paraId="4197124D" w14:textId="77777777" w:rsidR="00E36528" w:rsidRDefault="00E36528" w:rsidP="00C60272">
            <w:pPr>
              <w:spacing w:before="40" w:after="40"/>
              <w:ind w:left="40" w:right="40"/>
            </w:pPr>
          </w:p>
        </w:tc>
        <w:tc>
          <w:tcPr>
            <w:tcW w:w="1111" w:type="dxa"/>
            <w:shd w:val="clear" w:color="auto" w:fill="FFFFFF"/>
            <w:tcMar>
              <w:top w:w="0" w:type="dxa"/>
              <w:left w:w="0" w:type="dxa"/>
              <w:bottom w:w="0" w:type="dxa"/>
              <w:right w:w="0" w:type="dxa"/>
            </w:tcMar>
            <w:vAlign w:val="center"/>
          </w:tcPr>
          <w:p w14:paraId="5BA5EB6A" w14:textId="77777777" w:rsidR="00E36528" w:rsidRDefault="00E36528" w:rsidP="00C60272">
            <w:pPr>
              <w:spacing w:before="40" w:after="40"/>
              <w:ind w:left="40" w:right="40"/>
              <w:jc w:val="right"/>
            </w:pPr>
            <w:r>
              <w:rPr>
                <w:rFonts w:ascii="Roboto" w:eastAsia="Roboto" w:hAnsi="Roboto" w:cs="Roboto"/>
                <w:color w:val="111111"/>
              </w:rPr>
              <w:t>1.02</w:t>
            </w:r>
          </w:p>
        </w:tc>
        <w:tc>
          <w:tcPr>
            <w:tcW w:w="1122" w:type="dxa"/>
            <w:shd w:val="clear" w:color="auto" w:fill="FFFFFF"/>
            <w:tcMar>
              <w:top w:w="0" w:type="dxa"/>
              <w:left w:w="0" w:type="dxa"/>
              <w:bottom w:w="0" w:type="dxa"/>
              <w:right w:w="0" w:type="dxa"/>
            </w:tcMar>
            <w:vAlign w:val="center"/>
          </w:tcPr>
          <w:p w14:paraId="07451A60" w14:textId="77777777" w:rsidR="00E36528" w:rsidRDefault="00E36528" w:rsidP="00C60272">
            <w:pPr>
              <w:spacing w:before="40" w:after="40"/>
              <w:ind w:left="40" w:right="40"/>
              <w:jc w:val="right"/>
            </w:pPr>
            <w:r>
              <w:rPr>
                <w:rFonts w:ascii="Roboto" w:eastAsia="Roboto" w:hAnsi="Roboto" w:cs="Roboto"/>
                <w:color w:val="111111"/>
              </w:rPr>
              <w:t>1.05</w:t>
            </w:r>
          </w:p>
        </w:tc>
        <w:tc>
          <w:tcPr>
            <w:tcW w:w="1102" w:type="dxa"/>
            <w:shd w:val="clear" w:color="auto" w:fill="FFFFFF"/>
            <w:tcMar>
              <w:top w:w="0" w:type="dxa"/>
              <w:left w:w="0" w:type="dxa"/>
              <w:bottom w:w="0" w:type="dxa"/>
              <w:right w:w="0" w:type="dxa"/>
            </w:tcMar>
            <w:vAlign w:val="center"/>
          </w:tcPr>
          <w:p w14:paraId="011198B0" w14:textId="77777777" w:rsidR="00E36528" w:rsidRDefault="00E36528" w:rsidP="00C60272">
            <w:pPr>
              <w:spacing w:before="40" w:after="40"/>
              <w:ind w:left="40" w:right="40"/>
              <w:jc w:val="right"/>
            </w:pPr>
            <w:r>
              <w:rPr>
                <w:rFonts w:ascii="Roboto" w:eastAsia="Roboto" w:hAnsi="Roboto" w:cs="Roboto"/>
                <w:color w:val="111111"/>
              </w:rPr>
              <w:t>1.07</w:t>
            </w:r>
          </w:p>
        </w:tc>
        <w:tc>
          <w:tcPr>
            <w:tcW w:w="2076" w:type="dxa"/>
            <w:shd w:val="clear" w:color="auto" w:fill="FFFFFF"/>
            <w:tcMar>
              <w:top w:w="0" w:type="dxa"/>
              <w:left w:w="0" w:type="dxa"/>
              <w:bottom w:w="0" w:type="dxa"/>
              <w:right w:w="0" w:type="dxa"/>
            </w:tcMar>
            <w:vAlign w:val="center"/>
          </w:tcPr>
          <w:p w14:paraId="1B1B5A2D" w14:textId="77777777" w:rsidR="00E36528" w:rsidRDefault="00E36528" w:rsidP="00C60272">
            <w:pPr>
              <w:spacing w:before="40" w:after="40"/>
              <w:ind w:left="40" w:right="40"/>
            </w:pPr>
            <w:r>
              <w:rPr>
                <w:rFonts w:ascii="Roboto" w:eastAsia="Roboto" w:hAnsi="Roboto" w:cs="Roboto"/>
                <w:color w:val="111111"/>
              </w:rPr>
              <w:t>Bayesian Estimate</w:t>
            </w:r>
          </w:p>
        </w:tc>
      </w:tr>
    </w:tbl>
    <w:p w14:paraId="5BAD3D69" w14:textId="17E97A88" w:rsidR="006361CE" w:rsidRDefault="006361CE" w:rsidP="00C02B7B"/>
    <w:p w14:paraId="6D6FBDC0" w14:textId="4505754A" w:rsidR="006361CE" w:rsidRPr="00EF41C4" w:rsidRDefault="006361CE" w:rsidP="006361CE">
      <w:pPr>
        <w:spacing w:line="259" w:lineRule="auto"/>
      </w:pPr>
      <w:r>
        <w:br w:type="page"/>
      </w:r>
      <w:bookmarkStart w:id="128" w:name="_Ref39846171"/>
      <w:r>
        <w:lastRenderedPageBreak/>
        <w:t xml:space="preserve">Table S </w:t>
      </w:r>
      <w:r>
        <w:fldChar w:fldCharType="begin"/>
      </w:r>
      <w:r>
        <w:instrText xml:space="preserve"> SEQ Table_S \* ARABIC </w:instrText>
      </w:r>
      <w:r>
        <w:fldChar w:fldCharType="separate"/>
      </w:r>
      <w:r>
        <w:rPr>
          <w:noProof/>
        </w:rPr>
        <w:t>9</w:t>
      </w:r>
      <w:r>
        <w:fldChar w:fldCharType="end"/>
      </w:r>
      <w:bookmarkEnd w:id="128"/>
      <w:r>
        <w:t xml:space="preserve"> | </w:t>
      </w:r>
      <w:r w:rsidRPr="006B0577">
        <w:t xml:space="preserve">Origination probability for all major phyla and throughout time after cooling-cooling compared to all other </w:t>
      </w:r>
      <w:proofErr w:type="spellStart"/>
      <w:r w:rsidRPr="006B0577">
        <w:t>palaeoclimate</w:t>
      </w:r>
      <w:proofErr w:type="spellEnd"/>
      <w:r w:rsidRPr="006B0577">
        <w:t xml:space="preserve"> interactions</w:t>
      </w:r>
      <w:r>
        <w:t xml:space="preserve"> calculated as log odds ratio, including </w:t>
      </w:r>
      <w:r w:rsidRPr="006B0577">
        <w:t>95% confidence intervals. Stage 14 is the oldest stage included in analysis, and stage 94 the youngest.</w:t>
      </w:r>
    </w:p>
    <w:p w14:paraId="269B0684" w14:textId="72CF5B2B" w:rsidR="006361CE" w:rsidRDefault="006361CE" w:rsidP="006361CE">
      <w:pPr>
        <w:pStyle w:val="Beschriftung"/>
        <w:keepNext/>
      </w:pPr>
    </w:p>
    <w:tbl>
      <w:tblPr>
        <w:tblW w:w="0" w:type="auto"/>
        <w:jc w:val="center"/>
        <w:tblLayout w:type="fixed"/>
        <w:tblLook w:val="04A0" w:firstRow="1" w:lastRow="0" w:firstColumn="1" w:lastColumn="0" w:noHBand="0" w:noVBand="1"/>
      </w:tblPr>
      <w:tblGrid>
        <w:gridCol w:w="1734"/>
        <w:gridCol w:w="1111"/>
        <w:gridCol w:w="1699"/>
        <w:gridCol w:w="1102"/>
      </w:tblGrid>
      <w:tr w:rsidR="006361CE" w14:paraId="69A091F5" w14:textId="77777777" w:rsidTr="00C60272">
        <w:trPr>
          <w:cantSplit/>
          <w:tblHeader/>
          <w:jc w:val="center"/>
        </w:trPr>
        <w:tc>
          <w:tcPr>
            <w:tcW w:w="1734" w:type="dxa"/>
            <w:shd w:val="clear" w:color="auto" w:fill="CFCFCF"/>
            <w:tcMar>
              <w:top w:w="0" w:type="dxa"/>
              <w:left w:w="0" w:type="dxa"/>
              <w:bottom w:w="0" w:type="dxa"/>
              <w:right w:w="0" w:type="dxa"/>
            </w:tcMar>
            <w:vAlign w:val="center"/>
          </w:tcPr>
          <w:p w14:paraId="15BFB6D4" w14:textId="77777777" w:rsidR="006361CE" w:rsidRDefault="006361CE" w:rsidP="00C60272">
            <w:pPr>
              <w:spacing w:before="40" w:after="40"/>
              <w:ind w:left="40" w:right="40"/>
            </w:pPr>
            <w:r>
              <w:rPr>
                <w:rFonts w:ascii="Roboto" w:eastAsia="Roboto" w:hAnsi="Roboto" w:cs="Roboto"/>
                <w:b/>
                <w:color w:val="111111"/>
              </w:rPr>
              <w:t>Group</w:t>
            </w:r>
          </w:p>
        </w:tc>
        <w:tc>
          <w:tcPr>
            <w:tcW w:w="1111" w:type="dxa"/>
            <w:shd w:val="clear" w:color="auto" w:fill="CFCFCF"/>
            <w:tcMar>
              <w:top w:w="0" w:type="dxa"/>
              <w:left w:w="0" w:type="dxa"/>
              <w:bottom w:w="0" w:type="dxa"/>
              <w:right w:w="0" w:type="dxa"/>
            </w:tcMar>
            <w:vAlign w:val="center"/>
          </w:tcPr>
          <w:p w14:paraId="76D5B057" w14:textId="77777777" w:rsidR="006361CE" w:rsidRDefault="006361CE" w:rsidP="00C60272">
            <w:pPr>
              <w:spacing w:before="40" w:after="40"/>
              <w:ind w:left="40" w:right="40"/>
              <w:jc w:val="right"/>
            </w:pPr>
            <w:r>
              <w:rPr>
                <w:rFonts w:ascii="Roboto" w:eastAsia="Roboto" w:hAnsi="Roboto" w:cs="Roboto"/>
                <w:b/>
                <w:color w:val="111111"/>
              </w:rPr>
              <w:t>Lower CI</w:t>
            </w:r>
          </w:p>
        </w:tc>
        <w:tc>
          <w:tcPr>
            <w:tcW w:w="1699" w:type="dxa"/>
            <w:shd w:val="clear" w:color="auto" w:fill="CFCFCF"/>
            <w:tcMar>
              <w:top w:w="0" w:type="dxa"/>
              <w:left w:w="0" w:type="dxa"/>
              <w:bottom w:w="0" w:type="dxa"/>
              <w:right w:w="0" w:type="dxa"/>
            </w:tcMar>
            <w:vAlign w:val="center"/>
          </w:tcPr>
          <w:p w14:paraId="7EDAE4D3" w14:textId="77777777" w:rsidR="006361CE" w:rsidRDefault="006361CE" w:rsidP="00C60272">
            <w:pPr>
              <w:spacing w:before="40" w:after="40"/>
              <w:ind w:left="40" w:right="40"/>
              <w:jc w:val="right"/>
            </w:pPr>
            <w:r>
              <w:rPr>
                <w:rFonts w:ascii="Roboto" w:eastAsia="Roboto" w:hAnsi="Roboto" w:cs="Roboto"/>
                <w:b/>
                <w:color w:val="111111"/>
              </w:rPr>
              <w:t>Log Odds ratio</w:t>
            </w:r>
          </w:p>
        </w:tc>
        <w:tc>
          <w:tcPr>
            <w:tcW w:w="1102" w:type="dxa"/>
            <w:shd w:val="clear" w:color="auto" w:fill="CFCFCF"/>
            <w:tcMar>
              <w:top w:w="0" w:type="dxa"/>
              <w:left w:w="0" w:type="dxa"/>
              <w:bottom w:w="0" w:type="dxa"/>
              <w:right w:w="0" w:type="dxa"/>
            </w:tcMar>
            <w:vAlign w:val="center"/>
          </w:tcPr>
          <w:p w14:paraId="2E897029" w14:textId="77777777" w:rsidR="006361CE" w:rsidRDefault="006361CE" w:rsidP="00C60272">
            <w:pPr>
              <w:spacing w:before="40" w:after="40"/>
              <w:ind w:left="40" w:right="40"/>
              <w:jc w:val="right"/>
            </w:pPr>
            <w:r>
              <w:rPr>
                <w:rFonts w:ascii="Roboto" w:eastAsia="Roboto" w:hAnsi="Roboto" w:cs="Roboto"/>
                <w:b/>
                <w:color w:val="111111"/>
              </w:rPr>
              <w:t>Upper CI</w:t>
            </w:r>
          </w:p>
        </w:tc>
      </w:tr>
      <w:tr w:rsidR="006361CE" w14:paraId="0DD36CFB" w14:textId="77777777" w:rsidTr="00C60272">
        <w:trPr>
          <w:cantSplit/>
          <w:jc w:val="center"/>
        </w:trPr>
        <w:tc>
          <w:tcPr>
            <w:tcW w:w="1734" w:type="dxa"/>
            <w:shd w:val="clear" w:color="auto" w:fill="EFEFEF"/>
            <w:tcMar>
              <w:top w:w="0" w:type="dxa"/>
              <w:left w:w="0" w:type="dxa"/>
              <w:bottom w:w="0" w:type="dxa"/>
              <w:right w:w="0" w:type="dxa"/>
            </w:tcMar>
            <w:vAlign w:val="center"/>
          </w:tcPr>
          <w:p w14:paraId="500C65A1" w14:textId="77777777" w:rsidR="006361CE" w:rsidRDefault="006361CE" w:rsidP="00C60272">
            <w:pPr>
              <w:spacing w:before="40" w:after="40"/>
              <w:ind w:left="40" w:right="40"/>
            </w:pPr>
            <w:r>
              <w:rPr>
                <w:rFonts w:ascii="Roboto" w:eastAsia="Roboto" w:hAnsi="Roboto" w:cs="Roboto"/>
                <w:color w:val="111111"/>
              </w:rPr>
              <w:t>Total</w:t>
            </w:r>
          </w:p>
        </w:tc>
        <w:tc>
          <w:tcPr>
            <w:tcW w:w="1111" w:type="dxa"/>
            <w:shd w:val="clear" w:color="auto" w:fill="EFEFEF"/>
            <w:tcMar>
              <w:top w:w="0" w:type="dxa"/>
              <w:left w:w="0" w:type="dxa"/>
              <w:bottom w:w="0" w:type="dxa"/>
              <w:right w:w="0" w:type="dxa"/>
            </w:tcMar>
            <w:vAlign w:val="center"/>
          </w:tcPr>
          <w:p w14:paraId="06A3B479" w14:textId="77777777" w:rsidR="006361CE" w:rsidRDefault="006361CE" w:rsidP="00C60272">
            <w:pPr>
              <w:spacing w:before="40" w:after="40"/>
              <w:ind w:left="40" w:right="40"/>
              <w:jc w:val="right"/>
            </w:pPr>
            <w:r>
              <w:rPr>
                <w:rFonts w:ascii="Roboto" w:eastAsia="Roboto" w:hAnsi="Roboto" w:cs="Roboto"/>
                <w:color w:val="111111"/>
              </w:rPr>
              <w:t>2.01</w:t>
            </w:r>
          </w:p>
        </w:tc>
        <w:tc>
          <w:tcPr>
            <w:tcW w:w="1699" w:type="dxa"/>
            <w:shd w:val="clear" w:color="auto" w:fill="EFEFEF"/>
            <w:tcMar>
              <w:top w:w="0" w:type="dxa"/>
              <w:left w:w="0" w:type="dxa"/>
              <w:bottom w:w="0" w:type="dxa"/>
              <w:right w:w="0" w:type="dxa"/>
            </w:tcMar>
            <w:vAlign w:val="center"/>
          </w:tcPr>
          <w:p w14:paraId="514F3769" w14:textId="77777777" w:rsidR="006361CE" w:rsidRDefault="006361CE" w:rsidP="00C60272">
            <w:pPr>
              <w:spacing w:before="40" w:after="40"/>
              <w:ind w:left="40" w:right="40"/>
              <w:jc w:val="right"/>
            </w:pPr>
            <w:r>
              <w:rPr>
                <w:rFonts w:ascii="Roboto" w:eastAsia="Roboto" w:hAnsi="Roboto" w:cs="Roboto"/>
                <w:color w:val="111111"/>
              </w:rPr>
              <w:t>2.08</w:t>
            </w:r>
          </w:p>
        </w:tc>
        <w:tc>
          <w:tcPr>
            <w:tcW w:w="1102" w:type="dxa"/>
            <w:shd w:val="clear" w:color="auto" w:fill="EFEFEF"/>
            <w:tcMar>
              <w:top w:w="0" w:type="dxa"/>
              <w:left w:w="0" w:type="dxa"/>
              <w:bottom w:w="0" w:type="dxa"/>
              <w:right w:w="0" w:type="dxa"/>
            </w:tcMar>
            <w:vAlign w:val="center"/>
          </w:tcPr>
          <w:p w14:paraId="670D8C7C" w14:textId="77777777" w:rsidR="006361CE" w:rsidRDefault="006361CE" w:rsidP="00C60272">
            <w:pPr>
              <w:spacing w:before="40" w:after="40"/>
              <w:ind w:left="40" w:right="40"/>
              <w:jc w:val="right"/>
            </w:pPr>
            <w:r>
              <w:rPr>
                <w:rFonts w:ascii="Roboto" w:eastAsia="Roboto" w:hAnsi="Roboto" w:cs="Roboto"/>
                <w:color w:val="111111"/>
              </w:rPr>
              <w:t>2.14</w:t>
            </w:r>
          </w:p>
        </w:tc>
      </w:tr>
      <w:tr w:rsidR="006361CE" w14:paraId="0F745FE3" w14:textId="77777777" w:rsidTr="00C60272">
        <w:trPr>
          <w:cantSplit/>
          <w:jc w:val="center"/>
        </w:trPr>
        <w:tc>
          <w:tcPr>
            <w:tcW w:w="1734" w:type="dxa"/>
            <w:shd w:val="clear" w:color="auto" w:fill="FFFFFF"/>
            <w:tcMar>
              <w:top w:w="0" w:type="dxa"/>
              <w:left w:w="0" w:type="dxa"/>
              <w:bottom w:w="0" w:type="dxa"/>
              <w:right w:w="0" w:type="dxa"/>
            </w:tcMar>
            <w:vAlign w:val="center"/>
          </w:tcPr>
          <w:p w14:paraId="03089D4C" w14:textId="77777777" w:rsidR="006361CE" w:rsidRDefault="006361CE" w:rsidP="00C60272">
            <w:pPr>
              <w:spacing w:before="40" w:after="40"/>
              <w:ind w:left="40" w:right="40"/>
            </w:pPr>
            <w:r>
              <w:rPr>
                <w:rFonts w:ascii="Roboto" w:eastAsia="Roboto" w:hAnsi="Roboto" w:cs="Roboto"/>
                <w:color w:val="111111"/>
              </w:rPr>
              <w:t>Annelida</w:t>
            </w:r>
          </w:p>
        </w:tc>
        <w:tc>
          <w:tcPr>
            <w:tcW w:w="1111" w:type="dxa"/>
            <w:shd w:val="clear" w:color="auto" w:fill="FFFFFF"/>
            <w:tcMar>
              <w:top w:w="0" w:type="dxa"/>
              <w:left w:w="0" w:type="dxa"/>
              <w:bottom w:w="0" w:type="dxa"/>
              <w:right w:w="0" w:type="dxa"/>
            </w:tcMar>
            <w:vAlign w:val="center"/>
          </w:tcPr>
          <w:p w14:paraId="7C87245A" w14:textId="77777777" w:rsidR="006361CE" w:rsidRDefault="006361CE" w:rsidP="00C60272">
            <w:pPr>
              <w:spacing w:before="40" w:after="40"/>
              <w:ind w:left="40" w:right="40"/>
              <w:jc w:val="right"/>
            </w:pPr>
            <w:r>
              <w:rPr>
                <w:rFonts w:ascii="Roboto" w:eastAsia="Roboto" w:hAnsi="Roboto" w:cs="Roboto"/>
                <w:color w:val="111111"/>
              </w:rPr>
              <w:t>0.90</w:t>
            </w:r>
          </w:p>
        </w:tc>
        <w:tc>
          <w:tcPr>
            <w:tcW w:w="1699" w:type="dxa"/>
            <w:shd w:val="clear" w:color="auto" w:fill="FFFFFF"/>
            <w:tcMar>
              <w:top w:w="0" w:type="dxa"/>
              <w:left w:w="0" w:type="dxa"/>
              <w:bottom w:w="0" w:type="dxa"/>
              <w:right w:w="0" w:type="dxa"/>
            </w:tcMar>
            <w:vAlign w:val="center"/>
          </w:tcPr>
          <w:p w14:paraId="678A964B" w14:textId="77777777" w:rsidR="006361CE" w:rsidRDefault="006361CE" w:rsidP="00C60272">
            <w:pPr>
              <w:spacing w:before="40" w:after="40"/>
              <w:ind w:left="40" w:right="40"/>
              <w:jc w:val="right"/>
            </w:pPr>
            <w:r>
              <w:rPr>
                <w:rFonts w:ascii="Roboto" w:eastAsia="Roboto" w:hAnsi="Roboto" w:cs="Roboto"/>
                <w:color w:val="111111"/>
              </w:rPr>
              <w:t>2.95</w:t>
            </w:r>
          </w:p>
        </w:tc>
        <w:tc>
          <w:tcPr>
            <w:tcW w:w="1102" w:type="dxa"/>
            <w:shd w:val="clear" w:color="auto" w:fill="FFFFFF"/>
            <w:tcMar>
              <w:top w:w="0" w:type="dxa"/>
              <w:left w:w="0" w:type="dxa"/>
              <w:bottom w:w="0" w:type="dxa"/>
              <w:right w:w="0" w:type="dxa"/>
            </w:tcMar>
            <w:vAlign w:val="center"/>
          </w:tcPr>
          <w:p w14:paraId="4AB4A6EB" w14:textId="77777777" w:rsidR="006361CE" w:rsidRDefault="006361CE" w:rsidP="00C60272">
            <w:pPr>
              <w:spacing w:before="40" w:after="40"/>
              <w:ind w:left="40" w:right="40"/>
              <w:jc w:val="right"/>
            </w:pPr>
            <w:r>
              <w:rPr>
                <w:rFonts w:ascii="Roboto" w:eastAsia="Roboto" w:hAnsi="Roboto" w:cs="Roboto"/>
                <w:color w:val="111111"/>
              </w:rPr>
              <w:t>5.01</w:t>
            </w:r>
          </w:p>
        </w:tc>
      </w:tr>
      <w:tr w:rsidR="006361CE" w14:paraId="76DCEFEF" w14:textId="77777777" w:rsidTr="00C60272">
        <w:trPr>
          <w:cantSplit/>
          <w:jc w:val="center"/>
        </w:trPr>
        <w:tc>
          <w:tcPr>
            <w:tcW w:w="1734" w:type="dxa"/>
            <w:shd w:val="clear" w:color="auto" w:fill="EFEFEF"/>
            <w:tcMar>
              <w:top w:w="0" w:type="dxa"/>
              <w:left w:w="0" w:type="dxa"/>
              <w:bottom w:w="0" w:type="dxa"/>
              <w:right w:w="0" w:type="dxa"/>
            </w:tcMar>
            <w:vAlign w:val="center"/>
          </w:tcPr>
          <w:p w14:paraId="7E8F4B1F" w14:textId="77777777" w:rsidR="006361CE" w:rsidRDefault="006361CE" w:rsidP="00C60272">
            <w:pPr>
              <w:spacing w:before="40" w:after="40"/>
              <w:ind w:left="40" w:right="40"/>
            </w:pPr>
            <w:proofErr w:type="spellStart"/>
            <w:r>
              <w:rPr>
                <w:rFonts w:ascii="Roboto" w:eastAsia="Roboto" w:hAnsi="Roboto" w:cs="Roboto"/>
                <w:color w:val="111111"/>
              </w:rPr>
              <w:t>Arthropoda</w:t>
            </w:r>
            <w:proofErr w:type="spellEnd"/>
          </w:p>
        </w:tc>
        <w:tc>
          <w:tcPr>
            <w:tcW w:w="1111" w:type="dxa"/>
            <w:shd w:val="clear" w:color="auto" w:fill="EFEFEF"/>
            <w:tcMar>
              <w:top w:w="0" w:type="dxa"/>
              <w:left w:w="0" w:type="dxa"/>
              <w:bottom w:w="0" w:type="dxa"/>
              <w:right w:w="0" w:type="dxa"/>
            </w:tcMar>
            <w:vAlign w:val="center"/>
          </w:tcPr>
          <w:p w14:paraId="5A41E549" w14:textId="77777777" w:rsidR="006361CE" w:rsidRDefault="006361CE" w:rsidP="00C60272">
            <w:pPr>
              <w:spacing w:before="40" w:after="40"/>
              <w:ind w:left="40" w:right="40"/>
              <w:jc w:val="right"/>
            </w:pPr>
            <w:r>
              <w:rPr>
                <w:rFonts w:ascii="Roboto" w:eastAsia="Roboto" w:hAnsi="Roboto" w:cs="Roboto"/>
                <w:color w:val="111111"/>
              </w:rPr>
              <w:t>2.53</w:t>
            </w:r>
          </w:p>
        </w:tc>
        <w:tc>
          <w:tcPr>
            <w:tcW w:w="1699" w:type="dxa"/>
            <w:shd w:val="clear" w:color="auto" w:fill="EFEFEF"/>
            <w:tcMar>
              <w:top w:w="0" w:type="dxa"/>
              <w:left w:w="0" w:type="dxa"/>
              <w:bottom w:w="0" w:type="dxa"/>
              <w:right w:w="0" w:type="dxa"/>
            </w:tcMar>
            <w:vAlign w:val="center"/>
          </w:tcPr>
          <w:p w14:paraId="2D0619A2" w14:textId="77777777" w:rsidR="006361CE" w:rsidRDefault="006361CE" w:rsidP="00C60272">
            <w:pPr>
              <w:spacing w:before="40" w:after="40"/>
              <w:ind w:left="40" w:right="40"/>
              <w:jc w:val="right"/>
            </w:pPr>
            <w:r>
              <w:rPr>
                <w:rFonts w:ascii="Roboto" w:eastAsia="Roboto" w:hAnsi="Roboto" w:cs="Roboto"/>
                <w:color w:val="111111"/>
              </w:rPr>
              <w:t>2.77</w:t>
            </w:r>
          </w:p>
        </w:tc>
        <w:tc>
          <w:tcPr>
            <w:tcW w:w="1102" w:type="dxa"/>
            <w:shd w:val="clear" w:color="auto" w:fill="EFEFEF"/>
            <w:tcMar>
              <w:top w:w="0" w:type="dxa"/>
              <w:left w:w="0" w:type="dxa"/>
              <w:bottom w:w="0" w:type="dxa"/>
              <w:right w:w="0" w:type="dxa"/>
            </w:tcMar>
            <w:vAlign w:val="center"/>
          </w:tcPr>
          <w:p w14:paraId="5E1215D8" w14:textId="77777777" w:rsidR="006361CE" w:rsidRDefault="006361CE" w:rsidP="00C60272">
            <w:pPr>
              <w:spacing w:before="40" w:after="40"/>
              <w:ind w:left="40" w:right="40"/>
              <w:jc w:val="right"/>
            </w:pPr>
            <w:r>
              <w:rPr>
                <w:rFonts w:ascii="Roboto" w:eastAsia="Roboto" w:hAnsi="Roboto" w:cs="Roboto"/>
                <w:color w:val="111111"/>
              </w:rPr>
              <w:t>3.01</w:t>
            </w:r>
          </w:p>
        </w:tc>
      </w:tr>
      <w:tr w:rsidR="006361CE" w14:paraId="42C1D4A1" w14:textId="77777777" w:rsidTr="00C60272">
        <w:trPr>
          <w:cantSplit/>
          <w:jc w:val="center"/>
        </w:trPr>
        <w:tc>
          <w:tcPr>
            <w:tcW w:w="1734" w:type="dxa"/>
            <w:shd w:val="clear" w:color="auto" w:fill="FFFFFF"/>
            <w:tcMar>
              <w:top w:w="0" w:type="dxa"/>
              <w:left w:w="0" w:type="dxa"/>
              <w:bottom w:w="0" w:type="dxa"/>
              <w:right w:w="0" w:type="dxa"/>
            </w:tcMar>
            <w:vAlign w:val="center"/>
          </w:tcPr>
          <w:p w14:paraId="14ED9651" w14:textId="77777777" w:rsidR="006361CE" w:rsidRDefault="006361CE" w:rsidP="00C60272">
            <w:pPr>
              <w:spacing w:before="40" w:after="40"/>
              <w:ind w:left="40" w:right="40"/>
            </w:pPr>
            <w:r>
              <w:rPr>
                <w:rFonts w:ascii="Roboto" w:eastAsia="Roboto" w:hAnsi="Roboto" w:cs="Roboto"/>
                <w:color w:val="111111"/>
              </w:rPr>
              <w:t>Brachiopoda</w:t>
            </w:r>
          </w:p>
        </w:tc>
        <w:tc>
          <w:tcPr>
            <w:tcW w:w="1111" w:type="dxa"/>
            <w:shd w:val="clear" w:color="auto" w:fill="FFFFFF"/>
            <w:tcMar>
              <w:top w:w="0" w:type="dxa"/>
              <w:left w:w="0" w:type="dxa"/>
              <w:bottom w:w="0" w:type="dxa"/>
              <w:right w:w="0" w:type="dxa"/>
            </w:tcMar>
            <w:vAlign w:val="center"/>
          </w:tcPr>
          <w:p w14:paraId="79AC69E1" w14:textId="77777777" w:rsidR="006361CE" w:rsidRDefault="006361CE" w:rsidP="00C60272">
            <w:pPr>
              <w:spacing w:before="40" w:after="40"/>
              <w:ind w:left="40" w:right="40"/>
              <w:jc w:val="right"/>
            </w:pPr>
            <w:r>
              <w:rPr>
                <w:rFonts w:ascii="Roboto" w:eastAsia="Roboto" w:hAnsi="Roboto" w:cs="Roboto"/>
                <w:color w:val="111111"/>
              </w:rPr>
              <w:t>2.17</w:t>
            </w:r>
          </w:p>
        </w:tc>
        <w:tc>
          <w:tcPr>
            <w:tcW w:w="1699" w:type="dxa"/>
            <w:shd w:val="clear" w:color="auto" w:fill="FFFFFF"/>
            <w:tcMar>
              <w:top w:w="0" w:type="dxa"/>
              <w:left w:w="0" w:type="dxa"/>
              <w:bottom w:w="0" w:type="dxa"/>
              <w:right w:w="0" w:type="dxa"/>
            </w:tcMar>
            <w:vAlign w:val="center"/>
          </w:tcPr>
          <w:p w14:paraId="6666CF60" w14:textId="77777777" w:rsidR="006361CE" w:rsidRDefault="006361CE" w:rsidP="00C60272">
            <w:pPr>
              <w:spacing w:before="40" w:after="40"/>
              <w:ind w:left="40" w:right="40"/>
              <w:jc w:val="right"/>
            </w:pPr>
            <w:r>
              <w:rPr>
                <w:rFonts w:ascii="Roboto" w:eastAsia="Roboto" w:hAnsi="Roboto" w:cs="Roboto"/>
                <w:color w:val="111111"/>
              </w:rPr>
              <w:t>2.31</w:t>
            </w:r>
          </w:p>
        </w:tc>
        <w:tc>
          <w:tcPr>
            <w:tcW w:w="1102" w:type="dxa"/>
            <w:shd w:val="clear" w:color="auto" w:fill="FFFFFF"/>
            <w:tcMar>
              <w:top w:w="0" w:type="dxa"/>
              <w:left w:w="0" w:type="dxa"/>
              <w:bottom w:w="0" w:type="dxa"/>
              <w:right w:w="0" w:type="dxa"/>
            </w:tcMar>
            <w:vAlign w:val="center"/>
          </w:tcPr>
          <w:p w14:paraId="112E92C9" w14:textId="77777777" w:rsidR="006361CE" w:rsidRDefault="006361CE" w:rsidP="00C60272">
            <w:pPr>
              <w:spacing w:before="40" w:after="40"/>
              <w:ind w:left="40" w:right="40"/>
              <w:jc w:val="right"/>
            </w:pPr>
            <w:r>
              <w:rPr>
                <w:rFonts w:ascii="Roboto" w:eastAsia="Roboto" w:hAnsi="Roboto" w:cs="Roboto"/>
                <w:color w:val="111111"/>
              </w:rPr>
              <w:t>2.45</w:t>
            </w:r>
          </w:p>
        </w:tc>
      </w:tr>
      <w:tr w:rsidR="006361CE" w14:paraId="7422E98D" w14:textId="77777777" w:rsidTr="00C60272">
        <w:trPr>
          <w:cantSplit/>
          <w:jc w:val="center"/>
        </w:trPr>
        <w:tc>
          <w:tcPr>
            <w:tcW w:w="1734" w:type="dxa"/>
            <w:shd w:val="clear" w:color="auto" w:fill="EFEFEF"/>
            <w:tcMar>
              <w:top w:w="0" w:type="dxa"/>
              <w:left w:w="0" w:type="dxa"/>
              <w:bottom w:w="0" w:type="dxa"/>
              <w:right w:w="0" w:type="dxa"/>
            </w:tcMar>
            <w:vAlign w:val="center"/>
          </w:tcPr>
          <w:p w14:paraId="2106F364" w14:textId="77777777" w:rsidR="006361CE" w:rsidRDefault="006361CE" w:rsidP="00C60272">
            <w:pPr>
              <w:spacing w:before="40" w:after="40"/>
              <w:ind w:left="40" w:right="40"/>
            </w:pPr>
            <w:proofErr w:type="spellStart"/>
            <w:r>
              <w:rPr>
                <w:rFonts w:ascii="Roboto" w:eastAsia="Roboto" w:hAnsi="Roboto" w:cs="Roboto"/>
                <w:color w:val="111111"/>
              </w:rPr>
              <w:t>Bryozoa</w:t>
            </w:r>
            <w:proofErr w:type="spellEnd"/>
          </w:p>
        </w:tc>
        <w:tc>
          <w:tcPr>
            <w:tcW w:w="1111" w:type="dxa"/>
            <w:shd w:val="clear" w:color="auto" w:fill="EFEFEF"/>
            <w:tcMar>
              <w:top w:w="0" w:type="dxa"/>
              <w:left w:w="0" w:type="dxa"/>
              <w:bottom w:w="0" w:type="dxa"/>
              <w:right w:w="0" w:type="dxa"/>
            </w:tcMar>
            <w:vAlign w:val="center"/>
          </w:tcPr>
          <w:p w14:paraId="22B40112" w14:textId="77777777" w:rsidR="006361CE" w:rsidRDefault="006361CE" w:rsidP="00C60272">
            <w:pPr>
              <w:spacing w:before="40" w:after="40"/>
              <w:ind w:left="40" w:right="40"/>
              <w:jc w:val="right"/>
            </w:pPr>
            <w:r>
              <w:rPr>
                <w:rFonts w:ascii="Roboto" w:eastAsia="Roboto" w:hAnsi="Roboto" w:cs="Roboto"/>
                <w:color w:val="111111"/>
              </w:rPr>
              <w:t>2.19</w:t>
            </w:r>
          </w:p>
        </w:tc>
        <w:tc>
          <w:tcPr>
            <w:tcW w:w="1699" w:type="dxa"/>
            <w:shd w:val="clear" w:color="auto" w:fill="EFEFEF"/>
            <w:tcMar>
              <w:top w:w="0" w:type="dxa"/>
              <w:left w:w="0" w:type="dxa"/>
              <w:bottom w:w="0" w:type="dxa"/>
              <w:right w:w="0" w:type="dxa"/>
            </w:tcMar>
            <w:vAlign w:val="center"/>
          </w:tcPr>
          <w:p w14:paraId="6E99DCCA" w14:textId="77777777" w:rsidR="006361CE" w:rsidRDefault="006361CE" w:rsidP="00C60272">
            <w:pPr>
              <w:spacing w:before="40" w:after="40"/>
              <w:ind w:left="40" w:right="40"/>
              <w:jc w:val="right"/>
            </w:pPr>
            <w:r>
              <w:rPr>
                <w:rFonts w:ascii="Roboto" w:eastAsia="Roboto" w:hAnsi="Roboto" w:cs="Roboto"/>
                <w:color w:val="111111"/>
              </w:rPr>
              <w:t>2.49</w:t>
            </w:r>
          </w:p>
        </w:tc>
        <w:tc>
          <w:tcPr>
            <w:tcW w:w="1102" w:type="dxa"/>
            <w:shd w:val="clear" w:color="auto" w:fill="EFEFEF"/>
            <w:tcMar>
              <w:top w:w="0" w:type="dxa"/>
              <w:left w:w="0" w:type="dxa"/>
              <w:bottom w:w="0" w:type="dxa"/>
              <w:right w:w="0" w:type="dxa"/>
            </w:tcMar>
            <w:vAlign w:val="center"/>
          </w:tcPr>
          <w:p w14:paraId="1FB815A4" w14:textId="77777777" w:rsidR="006361CE" w:rsidRDefault="006361CE" w:rsidP="00C60272">
            <w:pPr>
              <w:spacing w:before="40" w:after="40"/>
              <w:ind w:left="40" w:right="40"/>
              <w:jc w:val="right"/>
            </w:pPr>
            <w:r>
              <w:rPr>
                <w:rFonts w:ascii="Roboto" w:eastAsia="Roboto" w:hAnsi="Roboto" w:cs="Roboto"/>
                <w:color w:val="111111"/>
              </w:rPr>
              <w:t>2.79</w:t>
            </w:r>
          </w:p>
        </w:tc>
      </w:tr>
      <w:tr w:rsidR="006361CE" w14:paraId="68775663" w14:textId="77777777" w:rsidTr="00C60272">
        <w:trPr>
          <w:cantSplit/>
          <w:jc w:val="center"/>
        </w:trPr>
        <w:tc>
          <w:tcPr>
            <w:tcW w:w="1734" w:type="dxa"/>
            <w:shd w:val="clear" w:color="auto" w:fill="FFFFFF"/>
            <w:tcMar>
              <w:top w:w="0" w:type="dxa"/>
              <w:left w:w="0" w:type="dxa"/>
              <w:bottom w:w="0" w:type="dxa"/>
              <w:right w:w="0" w:type="dxa"/>
            </w:tcMar>
            <w:vAlign w:val="center"/>
          </w:tcPr>
          <w:p w14:paraId="7A66B02B" w14:textId="77777777" w:rsidR="006361CE" w:rsidRDefault="006361CE" w:rsidP="00C60272">
            <w:pPr>
              <w:spacing w:before="40" w:after="40"/>
              <w:ind w:left="40" w:right="40"/>
            </w:pPr>
            <w:r>
              <w:rPr>
                <w:rFonts w:ascii="Roboto" w:eastAsia="Roboto" w:hAnsi="Roboto" w:cs="Roboto"/>
                <w:color w:val="111111"/>
              </w:rPr>
              <w:t>Chordata</w:t>
            </w:r>
          </w:p>
        </w:tc>
        <w:tc>
          <w:tcPr>
            <w:tcW w:w="1111" w:type="dxa"/>
            <w:shd w:val="clear" w:color="auto" w:fill="FFFFFF"/>
            <w:tcMar>
              <w:top w:w="0" w:type="dxa"/>
              <w:left w:w="0" w:type="dxa"/>
              <w:bottom w:w="0" w:type="dxa"/>
              <w:right w:w="0" w:type="dxa"/>
            </w:tcMar>
            <w:vAlign w:val="center"/>
          </w:tcPr>
          <w:p w14:paraId="50815BD4" w14:textId="77777777" w:rsidR="006361CE" w:rsidRDefault="006361CE" w:rsidP="00C60272">
            <w:pPr>
              <w:spacing w:before="40" w:after="40"/>
              <w:ind w:left="40" w:right="40"/>
              <w:jc w:val="right"/>
            </w:pPr>
            <w:r>
              <w:rPr>
                <w:rFonts w:ascii="Roboto" w:eastAsia="Roboto" w:hAnsi="Roboto" w:cs="Roboto"/>
                <w:color w:val="111111"/>
              </w:rPr>
              <w:t>1.75</w:t>
            </w:r>
          </w:p>
        </w:tc>
        <w:tc>
          <w:tcPr>
            <w:tcW w:w="1699" w:type="dxa"/>
            <w:shd w:val="clear" w:color="auto" w:fill="FFFFFF"/>
            <w:tcMar>
              <w:top w:w="0" w:type="dxa"/>
              <w:left w:w="0" w:type="dxa"/>
              <w:bottom w:w="0" w:type="dxa"/>
              <w:right w:w="0" w:type="dxa"/>
            </w:tcMar>
            <w:vAlign w:val="center"/>
          </w:tcPr>
          <w:p w14:paraId="0DACB7C0" w14:textId="77777777" w:rsidR="006361CE" w:rsidRDefault="006361CE" w:rsidP="00C60272">
            <w:pPr>
              <w:spacing w:before="40" w:after="40"/>
              <w:ind w:left="40" w:right="40"/>
              <w:jc w:val="right"/>
            </w:pPr>
            <w:r>
              <w:rPr>
                <w:rFonts w:ascii="Roboto" w:eastAsia="Roboto" w:hAnsi="Roboto" w:cs="Roboto"/>
                <w:color w:val="111111"/>
              </w:rPr>
              <w:t>2.01</w:t>
            </w:r>
          </w:p>
        </w:tc>
        <w:tc>
          <w:tcPr>
            <w:tcW w:w="1102" w:type="dxa"/>
            <w:shd w:val="clear" w:color="auto" w:fill="FFFFFF"/>
            <w:tcMar>
              <w:top w:w="0" w:type="dxa"/>
              <w:left w:w="0" w:type="dxa"/>
              <w:bottom w:w="0" w:type="dxa"/>
              <w:right w:w="0" w:type="dxa"/>
            </w:tcMar>
            <w:vAlign w:val="center"/>
          </w:tcPr>
          <w:p w14:paraId="3611EB29" w14:textId="77777777" w:rsidR="006361CE" w:rsidRDefault="006361CE" w:rsidP="00C60272">
            <w:pPr>
              <w:spacing w:before="40" w:after="40"/>
              <w:ind w:left="40" w:right="40"/>
              <w:jc w:val="right"/>
            </w:pPr>
            <w:r>
              <w:rPr>
                <w:rFonts w:ascii="Roboto" w:eastAsia="Roboto" w:hAnsi="Roboto" w:cs="Roboto"/>
                <w:color w:val="111111"/>
              </w:rPr>
              <w:t>2.27</w:t>
            </w:r>
          </w:p>
        </w:tc>
      </w:tr>
      <w:tr w:rsidR="006361CE" w14:paraId="77562F4B" w14:textId="77777777" w:rsidTr="00C60272">
        <w:trPr>
          <w:cantSplit/>
          <w:jc w:val="center"/>
        </w:trPr>
        <w:tc>
          <w:tcPr>
            <w:tcW w:w="1734" w:type="dxa"/>
            <w:shd w:val="clear" w:color="auto" w:fill="EFEFEF"/>
            <w:tcMar>
              <w:top w:w="0" w:type="dxa"/>
              <w:left w:w="0" w:type="dxa"/>
              <w:bottom w:w="0" w:type="dxa"/>
              <w:right w:w="0" w:type="dxa"/>
            </w:tcMar>
            <w:vAlign w:val="center"/>
          </w:tcPr>
          <w:p w14:paraId="453A13A5" w14:textId="77777777" w:rsidR="006361CE" w:rsidRDefault="006361CE" w:rsidP="00C60272">
            <w:pPr>
              <w:spacing w:before="40" w:after="40"/>
              <w:ind w:left="40" w:right="40"/>
            </w:pPr>
            <w:r>
              <w:rPr>
                <w:rFonts w:ascii="Roboto" w:eastAsia="Roboto" w:hAnsi="Roboto" w:cs="Roboto"/>
                <w:color w:val="111111"/>
              </w:rPr>
              <w:t>Cnidaria</w:t>
            </w:r>
          </w:p>
        </w:tc>
        <w:tc>
          <w:tcPr>
            <w:tcW w:w="1111" w:type="dxa"/>
            <w:shd w:val="clear" w:color="auto" w:fill="EFEFEF"/>
            <w:tcMar>
              <w:top w:w="0" w:type="dxa"/>
              <w:left w:w="0" w:type="dxa"/>
              <w:bottom w:w="0" w:type="dxa"/>
              <w:right w:w="0" w:type="dxa"/>
            </w:tcMar>
            <w:vAlign w:val="center"/>
          </w:tcPr>
          <w:p w14:paraId="60106832" w14:textId="77777777" w:rsidR="006361CE" w:rsidRDefault="006361CE" w:rsidP="00C60272">
            <w:pPr>
              <w:spacing w:before="40" w:after="40"/>
              <w:ind w:left="40" w:right="40"/>
              <w:jc w:val="right"/>
            </w:pPr>
            <w:r>
              <w:rPr>
                <w:rFonts w:ascii="Roboto" w:eastAsia="Roboto" w:hAnsi="Roboto" w:cs="Roboto"/>
                <w:color w:val="111111"/>
              </w:rPr>
              <w:t>1.71</w:t>
            </w:r>
          </w:p>
        </w:tc>
        <w:tc>
          <w:tcPr>
            <w:tcW w:w="1699" w:type="dxa"/>
            <w:shd w:val="clear" w:color="auto" w:fill="EFEFEF"/>
            <w:tcMar>
              <w:top w:w="0" w:type="dxa"/>
              <w:left w:w="0" w:type="dxa"/>
              <w:bottom w:w="0" w:type="dxa"/>
              <w:right w:w="0" w:type="dxa"/>
            </w:tcMar>
            <w:vAlign w:val="center"/>
          </w:tcPr>
          <w:p w14:paraId="707A3C66" w14:textId="77777777" w:rsidR="006361CE" w:rsidRDefault="006361CE" w:rsidP="00C60272">
            <w:pPr>
              <w:spacing w:before="40" w:after="40"/>
              <w:ind w:left="40" w:right="40"/>
              <w:jc w:val="right"/>
            </w:pPr>
            <w:r>
              <w:rPr>
                <w:rFonts w:ascii="Roboto" w:eastAsia="Roboto" w:hAnsi="Roboto" w:cs="Roboto"/>
                <w:color w:val="111111"/>
              </w:rPr>
              <w:t>1.91</w:t>
            </w:r>
          </w:p>
        </w:tc>
        <w:tc>
          <w:tcPr>
            <w:tcW w:w="1102" w:type="dxa"/>
            <w:shd w:val="clear" w:color="auto" w:fill="EFEFEF"/>
            <w:tcMar>
              <w:top w:w="0" w:type="dxa"/>
              <w:left w:w="0" w:type="dxa"/>
              <w:bottom w:w="0" w:type="dxa"/>
              <w:right w:w="0" w:type="dxa"/>
            </w:tcMar>
            <w:vAlign w:val="center"/>
          </w:tcPr>
          <w:p w14:paraId="1C6C0706" w14:textId="77777777" w:rsidR="006361CE" w:rsidRDefault="006361CE" w:rsidP="00C60272">
            <w:pPr>
              <w:spacing w:before="40" w:after="40"/>
              <w:ind w:left="40" w:right="40"/>
              <w:jc w:val="right"/>
            </w:pPr>
            <w:r>
              <w:rPr>
                <w:rFonts w:ascii="Roboto" w:eastAsia="Roboto" w:hAnsi="Roboto" w:cs="Roboto"/>
                <w:color w:val="111111"/>
              </w:rPr>
              <w:t>2.12</w:t>
            </w:r>
          </w:p>
        </w:tc>
      </w:tr>
      <w:tr w:rsidR="006361CE" w14:paraId="55F620FE" w14:textId="77777777" w:rsidTr="00C60272">
        <w:trPr>
          <w:cantSplit/>
          <w:jc w:val="center"/>
        </w:trPr>
        <w:tc>
          <w:tcPr>
            <w:tcW w:w="1734" w:type="dxa"/>
            <w:shd w:val="clear" w:color="auto" w:fill="FFFFFF"/>
            <w:tcMar>
              <w:top w:w="0" w:type="dxa"/>
              <w:left w:w="0" w:type="dxa"/>
              <w:bottom w:w="0" w:type="dxa"/>
              <w:right w:w="0" w:type="dxa"/>
            </w:tcMar>
            <w:vAlign w:val="center"/>
          </w:tcPr>
          <w:p w14:paraId="40614057" w14:textId="77777777" w:rsidR="006361CE" w:rsidRDefault="006361CE" w:rsidP="00C60272">
            <w:pPr>
              <w:spacing w:before="40" w:after="40"/>
              <w:ind w:left="40" w:right="40"/>
            </w:pPr>
            <w:r>
              <w:rPr>
                <w:rFonts w:ascii="Roboto" w:eastAsia="Roboto" w:hAnsi="Roboto" w:cs="Roboto"/>
                <w:color w:val="111111"/>
              </w:rPr>
              <w:t>Echinodermata</w:t>
            </w:r>
          </w:p>
        </w:tc>
        <w:tc>
          <w:tcPr>
            <w:tcW w:w="1111" w:type="dxa"/>
            <w:shd w:val="clear" w:color="auto" w:fill="FFFFFF"/>
            <w:tcMar>
              <w:top w:w="0" w:type="dxa"/>
              <w:left w:w="0" w:type="dxa"/>
              <w:bottom w:w="0" w:type="dxa"/>
              <w:right w:w="0" w:type="dxa"/>
            </w:tcMar>
            <w:vAlign w:val="center"/>
          </w:tcPr>
          <w:p w14:paraId="6DEE1940" w14:textId="77777777" w:rsidR="006361CE" w:rsidRDefault="006361CE" w:rsidP="00C60272">
            <w:pPr>
              <w:spacing w:before="40" w:after="40"/>
              <w:ind w:left="40" w:right="40"/>
              <w:jc w:val="right"/>
            </w:pPr>
            <w:r>
              <w:rPr>
                <w:rFonts w:ascii="Roboto" w:eastAsia="Roboto" w:hAnsi="Roboto" w:cs="Roboto"/>
                <w:color w:val="111111"/>
              </w:rPr>
              <w:t>1.54</w:t>
            </w:r>
          </w:p>
        </w:tc>
        <w:tc>
          <w:tcPr>
            <w:tcW w:w="1699" w:type="dxa"/>
            <w:shd w:val="clear" w:color="auto" w:fill="FFFFFF"/>
            <w:tcMar>
              <w:top w:w="0" w:type="dxa"/>
              <w:left w:w="0" w:type="dxa"/>
              <w:bottom w:w="0" w:type="dxa"/>
              <w:right w:w="0" w:type="dxa"/>
            </w:tcMar>
            <w:vAlign w:val="center"/>
          </w:tcPr>
          <w:p w14:paraId="624BAFAC" w14:textId="77777777" w:rsidR="006361CE" w:rsidRDefault="006361CE" w:rsidP="00C60272">
            <w:pPr>
              <w:spacing w:before="40" w:after="40"/>
              <w:ind w:left="40" w:right="40"/>
              <w:jc w:val="right"/>
            </w:pPr>
            <w:r>
              <w:rPr>
                <w:rFonts w:ascii="Roboto" w:eastAsia="Roboto" w:hAnsi="Roboto" w:cs="Roboto"/>
                <w:color w:val="111111"/>
              </w:rPr>
              <w:t>1.85</w:t>
            </w:r>
          </w:p>
        </w:tc>
        <w:tc>
          <w:tcPr>
            <w:tcW w:w="1102" w:type="dxa"/>
            <w:shd w:val="clear" w:color="auto" w:fill="FFFFFF"/>
            <w:tcMar>
              <w:top w:w="0" w:type="dxa"/>
              <w:left w:w="0" w:type="dxa"/>
              <w:bottom w:w="0" w:type="dxa"/>
              <w:right w:w="0" w:type="dxa"/>
            </w:tcMar>
            <w:vAlign w:val="center"/>
          </w:tcPr>
          <w:p w14:paraId="0C9F4A68" w14:textId="77777777" w:rsidR="006361CE" w:rsidRDefault="006361CE" w:rsidP="00C60272">
            <w:pPr>
              <w:spacing w:before="40" w:after="40"/>
              <w:ind w:left="40" w:right="40"/>
              <w:jc w:val="right"/>
            </w:pPr>
            <w:r>
              <w:rPr>
                <w:rFonts w:ascii="Roboto" w:eastAsia="Roboto" w:hAnsi="Roboto" w:cs="Roboto"/>
                <w:color w:val="111111"/>
              </w:rPr>
              <w:t>2.16</w:t>
            </w:r>
          </w:p>
        </w:tc>
      </w:tr>
      <w:tr w:rsidR="006361CE" w14:paraId="2428AAED" w14:textId="77777777" w:rsidTr="00C60272">
        <w:trPr>
          <w:cantSplit/>
          <w:jc w:val="center"/>
        </w:trPr>
        <w:tc>
          <w:tcPr>
            <w:tcW w:w="1734" w:type="dxa"/>
            <w:shd w:val="clear" w:color="auto" w:fill="EFEFEF"/>
            <w:tcMar>
              <w:top w:w="0" w:type="dxa"/>
              <w:left w:w="0" w:type="dxa"/>
              <w:bottom w:w="0" w:type="dxa"/>
              <w:right w:w="0" w:type="dxa"/>
            </w:tcMar>
            <w:vAlign w:val="center"/>
          </w:tcPr>
          <w:p w14:paraId="5E5C865D" w14:textId="77777777" w:rsidR="006361CE" w:rsidRDefault="006361CE" w:rsidP="00C60272">
            <w:pPr>
              <w:spacing w:before="40" w:after="40"/>
              <w:ind w:left="40" w:right="40"/>
            </w:pPr>
            <w:proofErr w:type="spellStart"/>
            <w:r>
              <w:rPr>
                <w:rFonts w:ascii="Roboto" w:eastAsia="Roboto" w:hAnsi="Roboto" w:cs="Roboto"/>
                <w:color w:val="111111"/>
              </w:rPr>
              <w:t>Hemichordata</w:t>
            </w:r>
            <w:proofErr w:type="spellEnd"/>
          </w:p>
        </w:tc>
        <w:tc>
          <w:tcPr>
            <w:tcW w:w="1111" w:type="dxa"/>
            <w:shd w:val="clear" w:color="auto" w:fill="EFEFEF"/>
            <w:tcMar>
              <w:top w:w="0" w:type="dxa"/>
              <w:left w:w="0" w:type="dxa"/>
              <w:bottom w:w="0" w:type="dxa"/>
              <w:right w:w="0" w:type="dxa"/>
            </w:tcMar>
            <w:vAlign w:val="center"/>
          </w:tcPr>
          <w:p w14:paraId="1E9B92AD" w14:textId="77777777" w:rsidR="006361CE" w:rsidRDefault="006361CE" w:rsidP="00C60272">
            <w:pPr>
              <w:spacing w:before="40" w:after="40"/>
              <w:ind w:left="40" w:right="40"/>
              <w:jc w:val="right"/>
            </w:pPr>
            <w:r>
              <w:rPr>
                <w:rFonts w:ascii="Roboto" w:eastAsia="Roboto" w:hAnsi="Roboto" w:cs="Roboto"/>
                <w:color w:val="111111"/>
              </w:rPr>
              <w:t>2.54</w:t>
            </w:r>
          </w:p>
        </w:tc>
        <w:tc>
          <w:tcPr>
            <w:tcW w:w="1699" w:type="dxa"/>
            <w:shd w:val="clear" w:color="auto" w:fill="EFEFEF"/>
            <w:tcMar>
              <w:top w:w="0" w:type="dxa"/>
              <w:left w:w="0" w:type="dxa"/>
              <w:bottom w:w="0" w:type="dxa"/>
              <w:right w:w="0" w:type="dxa"/>
            </w:tcMar>
            <w:vAlign w:val="center"/>
          </w:tcPr>
          <w:p w14:paraId="5156B81C" w14:textId="77777777" w:rsidR="006361CE" w:rsidRDefault="006361CE" w:rsidP="00C60272">
            <w:pPr>
              <w:spacing w:before="40" w:after="40"/>
              <w:ind w:left="40" w:right="40"/>
              <w:jc w:val="right"/>
            </w:pPr>
            <w:r>
              <w:rPr>
                <w:rFonts w:ascii="Roboto" w:eastAsia="Roboto" w:hAnsi="Roboto" w:cs="Roboto"/>
                <w:color w:val="111111"/>
              </w:rPr>
              <w:t>4.79</w:t>
            </w:r>
          </w:p>
        </w:tc>
        <w:tc>
          <w:tcPr>
            <w:tcW w:w="1102" w:type="dxa"/>
            <w:shd w:val="clear" w:color="auto" w:fill="EFEFEF"/>
            <w:tcMar>
              <w:top w:w="0" w:type="dxa"/>
              <w:left w:w="0" w:type="dxa"/>
              <w:bottom w:w="0" w:type="dxa"/>
              <w:right w:w="0" w:type="dxa"/>
            </w:tcMar>
            <w:vAlign w:val="center"/>
          </w:tcPr>
          <w:p w14:paraId="06E1EC08" w14:textId="77777777" w:rsidR="006361CE" w:rsidRDefault="006361CE" w:rsidP="00C60272">
            <w:pPr>
              <w:spacing w:before="40" w:after="40"/>
              <w:ind w:left="40" w:right="40"/>
              <w:jc w:val="right"/>
            </w:pPr>
            <w:r>
              <w:rPr>
                <w:rFonts w:ascii="Roboto" w:eastAsia="Roboto" w:hAnsi="Roboto" w:cs="Roboto"/>
                <w:color w:val="111111"/>
              </w:rPr>
              <w:t>7.04</w:t>
            </w:r>
          </w:p>
        </w:tc>
      </w:tr>
      <w:tr w:rsidR="006361CE" w14:paraId="2C600D11" w14:textId="77777777" w:rsidTr="00C60272">
        <w:trPr>
          <w:cantSplit/>
          <w:jc w:val="center"/>
        </w:trPr>
        <w:tc>
          <w:tcPr>
            <w:tcW w:w="1734" w:type="dxa"/>
            <w:shd w:val="clear" w:color="auto" w:fill="FFFFFF"/>
            <w:tcMar>
              <w:top w:w="0" w:type="dxa"/>
              <w:left w:w="0" w:type="dxa"/>
              <w:bottom w:w="0" w:type="dxa"/>
              <w:right w:w="0" w:type="dxa"/>
            </w:tcMar>
            <w:vAlign w:val="center"/>
          </w:tcPr>
          <w:p w14:paraId="47320C88" w14:textId="77777777" w:rsidR="006361CE" w:rsidRDefault="006361CE" w:rsidP="00C60272">
            <w:pPr>
              <w:spacing w:before="40" w:after="40"/>
              <w:ind w:left="40" w:right="40"/>
            </w:pPr>
            <w:r>
              <w:rPr>
                <w:rFonts w:ascii="Roboto" w:eastAsia="Roboto" w:hAnsi="Roboto" w:cs="Roboto"/>
                <w:color w:val="111111"/>
              </w:rPr>
              <w:t>Mollusca</w:t>
            </w:r>
          </w:p>
        </w:tc>
        <w:tc>
          <w:tcPr>
            <w:tcW w:w="1111" w:type="dxa"/>
            <w:shd w:val="clear" w:color="auto" w:fill="FFFFFF"/>
            <w:tcMar>
              <w:top w:w="0" w:type="dxa"/>
              <w:left w:w="0" w:type="dxa"/>
              <w:bottom w:w="0" w:type="dxa"/>
              <w:right w:w="0" w:type="dxa"/>
            </w:tcMar>
            <w:vAlign w:val="center"/>
          </w:tcPr>
          <w:p w14:paraId="66178D5A" w14:textId="77777777" w:rsidR="006361CE" w:rsidRDefault="006361CE" w:rsidP="00C60272">
            <w:pPr>
              <w:spacing w:before="40" w:after="40"/>
              <w:ind w:left="40" w:right="40"/>
              <w:jc w:val="right"/>
            </w:pPr>
            <w:r>
              <w:rPr>
                <w:rFonts w:ascii="Roboto" w:eastAsia="Roboto" w:hAnsi="Roboto" w:cs="Roboto"/>
                <w:color w:val="111111"/>
              </w:rPr>
              <w:t>1.87</w:t>
            </w:r>
          </w:p>
        </w:tc>
        <w:tc>
          <w:tcPr>
            <w:tcW w:w="1699" w:type="dxa"/>
            <w:shd w:val="clear" w:color="auto" w:fill="FFFFFF"/>
            <w:tcMar>
              <w:top w:w="0" w:type="dxa"/>
              <w:left w:w="0" w:type="dxa"/>
              <w:bottom w:w="0" w:type="dxa"/>
              <w:right w:w="0" w:type="dxa"/>
            </w:tcMar>
            <w:vAlign w:val="center"/>
          </w:tcPr>
          <w:p w14:paraId="3096AEA1" w14:textId="77777777" w:rsidR="006361CE" w:rsidRDefault="006361CE" w:rsidP="00C60272">
            <w:pPr>
              <w:spacing w:before="40" w:after="40"/>
              <w:ind w:left="40" w:right="40"/>
              <w:jc w:val="right"/>
            </w:pPr>
            <w:r>
              <w:rPr>
                <w:rFonts w:ascii="Roboto" w:eastAsia="Roboto" w:hAnsi="Roboto" w:cs="Roboto"/>
                <w:color w:val="111111"/>
              </w:rPr>
              <w:t>1.97</w:t>
            </w:r>
          </w:p>
        </w:tc>
        <w:tc>
          <w:tcPr>
            <w:tcW w:w="1102" w:type="dxa"/>
            <w:shd w:val="clear" w:color="auto" w:fill="FFFFFF"/>
            <w:tcMar>
              <w:top w:w="0" w:type="dxa"/>
              <w:left w:w="0" w:type="dxa"/>
              <w:bottom w:w="0" w:type="dxa"/>
              <w:right w:w="0" w:type="dxa"/>
            </w:tcMar>
            <w:vAlign w:val="center"/>
          </w:tcPr>
          <w:p w14:paraId="1FB636C6" w14:textId="77777777" w:rsidR="006361CE" w:rsidRDefault="006361CE" w:rsidP="00C60272">
            <w:pPr>
              <w:spacing w:before="40" w:after="40"/>
              <w:ind w:left="40" w:right="40"/>
              <w:jc w:val="right"/>
            </w:pPr>
            <w:r>
              <w:rPr>
                <w:rFonts w:ascii="Roboto" w:eastAsia="Roboto" w:hAnsi="Roboto" w:cs="Roboto"/>
                <w:color w:val="111111"/>
              </w:rPr>
              <w:t>2.07</w:t>
            </w:r>
          </w:p>
        </w:tc>
      </w:tr>
      <w:tr w:rsidR="006361CE" w14:paraId="0D0B6184" w14:textId="77777777" w:rsidTr="00C60272">
        <w:trPr>
          <w:cantSplit/>
          <w:jc w:val="center"/>
        </w:trPr>
        <w:tc>
          <w:tcPr>
            <w:tcW w:w="1734" w:type="dxa"/>
            <w:tcBorders>
              <w:bottom w:val="single" w:sz="8" w:space="0" w:color="000000"/>
            </w:tcBorders>
            <w:shd w:val="clear" w:color="auto" w:fill="EFEFEF"/>
            <w:tcMar>
              <w:top w:w="0" w:type="dxa"/>
              <w:left w:w="0" w:type="dxa"/>
              <w:bottom w:w="0" w:type="dxa"/>
              <w:right w:w="0" w:type="dxa"/>
            </w:tcMar>
            <w:vAlign w:val="center"/>
          </w:tcPr>
          <w:p w14:paraId="7BE2156C" w14:textId="77777777" w:rsidR="006361CE" w:rsidRDefault="006361CE" w:rsidP="00C60272">
            <w:pPr>
              <w:spacing w:before="40" w:after="40"/>
              <w:ind w:left="40" w:right="40"/>
            </w:pPr>
            <w:r>
              <w:rPr>
                <w:rFonts w:ascii="Roboto" w:eastAsia="Roboto" w:hAnsi="Roboto" w:cs="Roboto"/>
                <w:color w:val="111111"/>
              </w:rPr>
              <w:t>Porifera</w:t>
            </w:r>
          </w:p>
        </w:tc>
        <w:tc>
          <w:tcPr>
            <w:tcW w:w="1111" w:type="dxa"/>
            <w:tcBorders>
              <w:bottom w:val="single" w:sz="8" w:space="0" w:color="000000"/>
            </w:tcBorders>
            <w:shd w:val="clear" w:color="auto" w:fill="EFEFEF"/>
            <w:tcMar>
              <w:top w:w="0" w:type="dxa"/>
              <w:left w:w="0" w:type="dxa"/>
              <w:bottom w:w="0" w:type="dxa"/>
              <w:right w:w="0" w:type="dxa"/>
            </w:tcMar>
            <w:vAlign w:val="center"/>
          </w:tcPr>
          <w:p w14:paraId="2B5CBEAE" w14:textId="77777777" w:rsidR="006361CE" w:rsidRDefault="006361CE" w:rsidP="00C60272">
            <w:pPr>
              <w:spacing w:before="40" w:after="40"/>
              <w:ind w:left="40" w:right="40"/>
              <w:jc w:val="right"/>
            </w:pPr>
            <w:r>
              <w:rPr>
                <w:rFonts w:ascii="Roboto" w:eastAsia="Roboto" w:hAnsi="Roboto" w:cs="Roboto"/>
                <w:color w:val="111111"/>
              </w:rPr>
              <w:t>1.47</w:t>
            </w:r>
          </w:p>
        </w:tc>
        <w:tc>
          <w:tcPr>
            <w:tcW w:w="1699" w:type="dxa"/>
            <w:tcBorders>
              <w:bottom w:val="single" w:sz="8" w:space="0" w:color="000000"/>
            </w:tcBorders>
            <w:shd w:val="clear" w:color="auto" w:fill="EFEFEF"/>
            <w:tcMar>
              <w:top w:w="0" w:type="dxa"/>
              <w:left w:w="0" w:type="dxa"/>
              <w:bottom w:w="0" w:type="dxa"/>
              <w:right w:w="0" w:type="dxa"/>
            </w:tcMar>
            <w:vAlign w:val="center"/>
          </w:tcPr>
          <w:p w14:paraId="200BE929" w14:textId="77777777" w:rsidR="006361CE" w:rsidRDefault="006361CE" w:rsidP="00C60272">
            <w:pPr>
              <w:spacing w:before="40" w:after="40"/>
              <w:ind w:left="40" w:right="40"/>
              <w:jc w:val="right"/>
            </w:pPr>
            <w:r>
              <w:rPr>
                <w:rFonts w:ascii="Roboto" w:eastAsia="Roboto" w:hAnsi="Roboto" w:cs="Roboto"/>
                <w:color w:val="111111"/>
              </w:rPr>
              <w:t>1.76</w:t>
            </w:r>
          </w:p>
        </w:tc>
        <w:tc>
          <w:tcPr>
            <w:tcW w:w="1102" w:type="dxa"/>
            <w:tcBorders>
              <w:bottom w:val="single" w:sz="8" w:space="0" w:color="000000"/>
            </w:tcBorders>
            <w:shd w:val="clear" w:color="auto" w:fill="EFEFEF"/>
            <w:tcMar>
              <w:top w:w="0" w:type="dxa"/>
              <w:left w:w="0" w:type="dxa"/>
              <w:bottom w:w="0" w:type="dxa"/>
              <w:right w:w="0" w:type="dxa"/>
            </w:tcMar>
            <w:vAlign w:val="center"/>
          </w:tcPr>
          <w:p w14:paraId="03FC9C78" w14:textId="77777777" w:rsidR="006361CE" w:rsidRDefault="006361CE" w:rsidP="00C60272">
            <w:pPr>
              <w:spacing w:before="40" w:after="40"/>
              <w:ind w:left="40" w:right="40"/>
              <w:jc w:val="right"/>
            </w:pPr>
            <w:r>
              <w:rPr>
                <w:rFonts w:ascii="Roboto" w:eastAsia="Roboto" w:hAnsi="Roboto" w:cs="Roboto"/>
                <w:color w:val="111111"/>
              </w:rPr>
              <w:t>2.05</w:t>
            </w:r>
          </w:p>
        </w:tc>
      </w:tr>
      <w:tr w:rsidR="006361CE" w14:paraId="1256F6B3" w14:textId="77777777" w:rsidTr="00C60272">
        <w:trPr>
          <w:cantSplit/>
          <w:jc w:val="center"/>
        </w:trPr>
        <w:tc>
          <w:tcPr>
            <w:tcW w:w="1734" w:type="dxa"/>
            <w:tcBorders>
              <w:top w:val="single" w:sz="8" w:space="0" w:color="000000"/>
            </w:tcBorders>
            <w:shd w:val="clear" w:color="auto" w:fill="FFFFFF"/>
            <w:tcMar>
              <w:top w:w="0" w:type="dxa"/>
              <w:left w:w="0" w:type="dxa"/>
              <w:bottom w:w="0" w:type="dxa"/>
              <w:right w:w="0" w:type="dxa"/>
            </w:tcMar>
            <w:vAlign w:val="center"/>
          </w:tcPr>
          <w:p w14:paraId="08A8C818" w14:textId="77777777" w:rsidR="006361CE" w:rsidRDefault="006361CE" w:rsidP="00C60272">
            <w:pPr>
              <w:spacing w:before="40" w:after="40"/>
              <w:ind w:left="40" w:right="40"/>
            </w:pPr>
            <w:r>
              <w:rPr>
                <w:rFonts w:ascii="Roboto" w:eastAsia="Roboto" w:hAnsi="Roboto" w:cs="Roboto"/>
                <w:color w:val="111111"/>
              </w:rPr>
              <w:t>Stage 14:29</w:t>
            </w:r>
          </w:p>
        </w:tc>
        <w:tc>
          <w:tcPr>
            <w:tcW w:w="1111" w:type="dxa"/>
            <w:tcBorders>
              <w:top w:val="single" w:sz="8" w:space="0" w:color="000000"/>
            </w:tcBorders>
            <w:shd w:val="clear" w:color="auto" w:fill="FFFFFF"/>
            <w:tcMar>
              <w:top w:w="0" w:type="dxa"/>
              <w:left w:w="0" w:type="dxa"/>
              <w:bottom w:w="0" w:type="dxa"/>
              <w:right w:w="0" w:type="dxa"/>
            </w:tcMar>
            <w:vAlign w:val="center"/>
          </w:tcPr>
          <w:p w14:paraId="4E10EA9A" w14:textId="77777777" w:rsidR="006361CE" w:rsidRDefault="006361CE" w:rsidP="00C60272">
            <w:pPr>
              <w:spacing w:before="40" w:after="40"/>
              <w:ind w:left="40" w:right="40"/>
              <w:jc w:val="right"/>
            </w:pPr>
            <w:r>
              <w:rPr>
                <w:rFonts w:ascii="Roboto" w:eastAsia="Roboto" w:hAnsi="Roboto" w:cs="Roboto"/>
                <w:color w:val="111111"/>
              </w:rPr>
              <w:t>3.32</w:t>
            </w:r>
          </w:p>
        </w:tc>
        <w:tc>
          <w:tcPr>
            <w:tcW w:w="1699" w:type="dxa"/>
            <w:tcBorders>
              <w:top w:val="single" w:sz="8" w:space="0" w:color="000000"/>
            </w:tcBorders>
            <w:shd w:val="clear" w:color="auto" w:fill="FFFFFF"/>
            <w:tcMar>
              <w:top w:w="0" w:type="dxa"/>
              <w:left w:w="0" w:type="dxa"/>
              <w:bottom w:w="0" w:type="dxa"/>
              <w:right w:w="0" w:type="dxa"/>
            </w:tcMar>
            <w:vAlign w:val="center"/>
          </w:tcPr>
          <w:p w14:paraId="7A050463" w14:textId="77777777" w:rsidR="006361CE" w:rsidRDefault="006361CE" w:rsidP="00C60272">
            <w:pPr>
              <w:spacing w:before="40" w:after="40"/>
              <w:ind w:left="40" w:right="40"/>
              <w:jc w:val="right"/>
            </w:pPr>
            <w:r>
              <w:rPr>
                <w:rFonts w:ascii="Roboto" w:eastAsia="Roboto" w:hAnsi="Roboto" w:cs="Roboto"/>
                <w:color w:val="111111"/>
              </w:rPr>
              <w:t>3.48</w:t>
            </w:r>
          </w:p>
        </w:tc>
        <w:tc>
          <w:tcPr>
            <w:tcW w:w="1102" w:type="dxa"/>
            <w:tcBorders>
              <w:top w:val="single" w:sz="8" w:space="0" w:color="000000"/>
            </w:tcBorders>
            <w:shd w:val="clear" w:color="auto" w:fill="FFFFFF"/>
            <w:tcMar>
              <w:top w:w="0" w:type="dxa"/>
              <w:left w:w="0" w:type="dxa"/>
              <w:bottom w:w="0" w:type="dxa"/>
              <w:right w:w="0" w:type="dxa"/>
            </w:tcMar>
            <w:vAlign w:val="center"/>
          </w:tcPr>
          <w:p w14:paraId="2D864021" w14:textId="77777777" w:rsidR="006361CE" w:rsidRDefault="006361CE" w:rsidP="00C60272">
            <w:pPr>
              <w:spacing w:before="40" w:after="40"/>
              <w:ind w:left="40" w:right="40"/>
              <w:jc w:val="right"/>
            </w:pPr>
            <w:r>
              <w:rPr>
                <w:rFonts w:ascii="Roboto" w:eastAsia="Roboto" w:hAnsi="Roboto" w:cs="Roboto"/>
                <w:color w:val="111111"/>
              </w:rPr>
              <w:t>3.65</w:t>
            </w:r>
          </w:p>
        </w:tc>
      </w:tr>
      <w:tr w:rsidR="006361CE" w14:paraId="6219A465" w14:textId="77777777" w:rsidTr="00C60272">
        <w:trPr>
          <w:cantSplit/>
          <w:jc w:val="center"/>
        </w:trPr>
        <w:tc>
          <w:tcPr>
            <w:tcW w:w="1734" w:type="dxa"/>
            <w:shd w:val="clear" w:color="auto" w:fill="EFEFEF"/>
            <w:tcMar>
              <w:top w:w="0" w:type="dxa"/>
              <w:left w:w="0" w:type="dxa"/>
              <w:bottom w:w="0" w:type="dxa"/>
              <w:right w:w="0" w:type="dxa"/>
            </w:tcMar>
            <w:vAlign w:val="center"/>
          </w:tcPr>
          <w:p w14:paraId="2D42FA29" w14:textId="77777777" w:rsidR="006361CE" w:rsidRDefault="006361CE" w:rsidP="00C60272">
            <w:pPr>
              <w:spacing w:before="40" w:after="40"/>
              <w:ind w:left="40" w:right="40"/>
            </w:pPr>
            <w:r>
              <w:rPr>
                <w:rFonts w:ascii="Roboto" w:eastAsia="Roboto" w:hAnsi="Roboto" w:cs="Roboto"/>
                <w:color w:val="111111"/>
              </w:rPr>
              <w:t>Stage 30:45</w:t>
            </w:r>
          </w:p>
        </w:tc>
        <w:tc>
          <w:tcPr>
            <w:tcW w:w="1111" w:type="dxa"/>
            <w:shd w:val="clear" w:color="auto" w:fill="EFEFEF"/>
            <w:tcMar>
              <w:top w:w="0" w:type="dxa"/>
              <w:left w:w="0" w:type="dxa"/>
              <w:bottom w:w="0" w:type="dxa"/>
              <w:right w:w="0" w:type="dxa"/>
            </w:tcMar>
            <w:vAlign w:val="center"/>
          </w:tcPr>
          <w:p w14:paraId="7D83B528" w14:textId="77777777" w:rsidR="006361CE" w:rsidRDefault="006361CE" w:rsidP="00C60272">
            <w:pPr>
              <w:spacing w:before="40" w:after="40"/>
              <w:ind w:left="40" w:right="40"/>
              <w:jc w:val="right"/>
            </w:pPr>
            <w:r>
              <w:rPr>
                <w:rFonts w:ascii="Roboto" w:eastAsia="Roboto" w:hAnsi="Roboto" w:cs="Roboto"/>
                <w:color w:val="111111"/>
              </w:rPr>
              <w:t>1.03</w:t>
            </w:r>
          </w:p>
        </w:tc>
        <w:tc>
          <w:tcPr>
            <w:tcW w:w="1699" w:type="dxa"/>
            <w:shd w:val="clear" w:color="auto" w:fill="EFEFEF"/>
            <w:tcMar>
              <w:top w:w="0" w:type="dxa"/>
              <w:left w:w="0" w:type="dxa"/>
              <w:bottom w:w="0" w:type="dxa"/>
              <w:right w:w="0" w:type="dxa"/>
            </w:tcMar>
            <w:vAlign w:val="center"/>
          </w:tcPr>
          <w:p w14:paraId="40C9BD90" w14:textId="77777777" w:rsidR="006361CE" w:rsidRDefault="006361CE" w:rsidP="00C60272">
            <w:pPr>
              <w:spacing w:before="40" w:after="40"/>
              <w:ind w:left="40" w:right="40"/>
              <w:jc w:val="right"/>
            </w:pPr>
            <w:r>
              <w:rPr>
                <w:rFonts w:ascii="Roboto" w:eastAsia="Roboto" w:hAnsi="Roboto" w:cs="Roboto"/>
                <w:color w:val="111111"/>
              </w:rPr>
              <w:t>1.22</w:t>
            </w:r>
          </w:p>
        </w:tc>
        <w:tc>
          <w:tcPr>
            <w:tcW w:w="1102" w:type="dxa"/>
            <w:shd w:val="clear" w:color="auto" w:fill="EFEFEF"/>
            <w:tcMar>
              <w:top w:w="0" w:type="dxa"/>
              <w:left w:w="0" w:type="dxa"/>
              <w:bottom w:w="0" w:type="dxa"/>
              <w:right w:w="0" w:type="dxa"/>
            </w:tcMar>
            <w:vAlign w:val="center"/>
          </w:tcPr>
          <w:p w14:paraId="167A04DF" w14:textId="77777777" w:rsidR="006361CE" w:rsidRDefault="006361CE" w:rsidP="00C60272">
            <w:pPr>
              <w:spacing w:before="40" w:after="40"/>
              <w:ind w:left="40" w:right="40"/>
              <w:jc w:val="right"/>
            </w:pPr>
            <w:r>
              <w:rPr>
                <w:rFonts w:ascii="Roboto" w:eastAsia="Roboto" w:hAnsi="Roboto" w:cs="Roboto"/>
                <w:color w:val="111111"/>
              </w:rPr>
              <w:t>1.41</w:t>
            </w:r>
          </w:p>
        </w:tc>
      </w:tr>
      <w:tr w:rsidR="006361CE" w14:paraId="5C0DB53C" w14:textId="77777777" w:rsidTr="00C60272">
        <w:trPr>
          <w:cantSplit/>
          <w:jc w:val="center"/>
        </w:trPr>
        <w:tc>
          <w:tcPr>
            <w:tcW w:w="1734" w:type="dxa"/>
            <w:shd w:val="clear" w:color="auto" w:fill="FFFFFF"/>
            <w:tcMar>
              <w:top w:w="0" w:type="dxa"/>
              <w:left w:w="0" w:type="dxa"/>
              <w:bottom w:w="0" w:type="dxa"/>
              <w:right w:w="0" w:type="dxa"/>
            </w:tcMar>
            <w:vAlign w:val="center"/>
          </w:tcPr>
          <w:p w14:paraId="0CC4982D" w14:textId="77777777" w:rsidR="006361CE" w:rsidRDefault="006361CE" w:rsidP="00C60272">
            <w:pPr>
              <w:spacing w:before="40" w:after="40"/>
              <w:ind w:left="40" w:right="40"/>
            </w:pPr>
            <w:r>
              <w:rPr>
                <w:rFonts w:ascii="Roboto" w:eastAsia="Roboto" w:hAnsi="Roboto" w:cs="Roboto"/>
                <w:color w:val="111111"/>
              </w:rPr>
              <w:t>Stage 46:61</w:t>
            </w:r>
          </w:p>
        </w:tc>
        <w:tc>
          <w:tcPr>
            <w:tcW w:w="1111" w:type="dxa"/>
            <w:shd w:val="clear" w:color="auto" w:fill="FFFFFF"/>
            <w:tcMar>
              <w:top w:w="0" w:type="dxa"/>
              <w:left w:w="0" w:type="dxa"/>
              <w:bottom w:w="0" w:type="dxa"/>
              <w:right w:w="0" w:type="dxa"/>
            </w:tcMar>
            <w:vAlign w:val="center"/>
          </w:tcPr>
          <w:p w14:paraId="6D0EB5E2" w14:textId="77777777" w:rsidR="006361CE" w:rsidRDefault="006361CE" w:rsidP="00C60272">
            <w:pPr>
              <w:spacing w:before="40" w:after="40"/>
              <w:ind w:left="40" w:right="40"/>
              <w:jc w:val="right"/>
            </w:pPr>
            <w:r>
              <w:rPr>
                <w:rFonts w:ascii="Roboto" w:eastAsia="Roboto" w:hAnsi="Roboto" w:cs="Roboto"/>
                <w:color w:val="111111"/>
              </w:rPr>
              <w:t>0.88</w:t>
            </w:r>
          </w:p>
        </w:tc>
        <w:tc>
          <w:tcPr>
            <w:tcW w:w="1699" w:type="dxa"/>
            <w:shd w:val="clear" w:color="auto" w:fill="FFFFFF"/>
            <w:tcMar>
              <w:top w:w="0" w:type="dxa"/>
              <w:left w:w="0" w:type="dxa"/>
              <w:bottom w:w="0" w:type="dxa"/>
              <w:right w:w="0" w:type="dxa"/>
            </w:tcMar>
            <w:vAlign w:val="center"/>
          </w:tcPr>
          <w:p w14:paraId="6864A080" w14:textId="77777777" w:rsidR="006361CE" w:rsidRDefault="006361CE" w:rsidP="00C60272">
            <w:pPr>
              <w:spacing w:before="40" w:after="40"/>
              <w:ind w:left="40" w:right="40"/>
              <w:jc w:val="right"/>
            </w:pPr>
            <w:r>
              <w:rPr>
                <w:rFonts w:ascii="Roboto" w:eastAsia="Roboto" w:hAnsi="Roboto" w:cs="Roboto"/>
                <w:color w:val="111111"/>
              </w:rPr>
              <w:t>1.02</w:t>
            </w:r>
          </w:p>
        </w:tc>
        <w:tc>
          <w:tcPr>
            <w:tcW w:w="1102" w:type="dxa"/>
            <w:shd w:val="clear" w:color="auto" w:fill="FFFFFF"/>
            <w:tcMar>
              <w:top w:w="0" w:type="dxa"/>
              <w:left w:w="0" w:type="dxa"/>
              <w:bottom w:w="0" w:type="dxa"/>
              <w:right w:w="0" w:type="dxa"/>
            </w:tcMar>
            <w:vAlign w:val="center"/>
          </w:tcPr>
          <w:p w14:paraId="776E4303" w14:textId="77777777" w:rsidR="006361CE" w:rsidRDefault="006361CE" w:rsidP="00C60272">
            <w:pPr>
              <w:spacing w:before="40" w:after="40"/>
              <w:ind w:left="40" w:right="40"/>
              <w:jc w:val="right"/>
            </w:pPr>
            <w:r>
              <w:rPr>
                <w:rFonts w:ascii="Roboto" w:eastAsia="Roboto" w:hAnsi="Roboto" w:cs="Roboto"/>
                <w:color w:val="111111"/>
              </w:rPr>
              <w:t>1.15</w:t>
            </w:r>
          </w:p>
        </w:tc>
      </w:tr>
      <w:tr w:rsidR="006361CE" w14:paraId="55AB8E77" w14:textId="77777777" w:rsidTr="00C60272">
        <w:trPr>
          <w:cantSplit/>
          <w:jc w:val="center"/>
        </w:trPr>
        <w:tc>
          <w:tcPr>
            <w:tcW w:w="1734" w:type="dxa"/>
            <w:shd w:val="clear" w:color="auto" w:fill="EFEFEF"/>
            <w:tcMar>
              <w:top w:w="0" w:type="dxa"/>
              <w:left w:w="0" w:type="dxa"/>
              <w:bottom w:w="0" w:type="dxa"/>
              <w:right w:w="0" w:type="dxa"/>
            </w:tcMar>
            <w:vAlign w:val="center"/>
          </w:tcPr>
          <w:p w14:paraId="14EEB569" w14:textId="77777777" w:rsidR="006361CE" w:rsidRDefault="006361CE" w:rsidP="00C60272">
            <w:pPr>
              <w:spacing w:before="40" w:after="40"/>
              <w:ind w:left="40" w:right="40"/>
            </w:pPr>
            <w:r>
              <w:rPr>
                <w:rFonts w:ascii="Roboto" w:eastAsia="Roboto" w:hAnsi="Roboto" w:cs="Roboto"/>
                <w:color w:val="111111"/>
              </w:rPr>
              <w:t>Stage 62:77</w:t>
            </w:r>
          </w:p>
        </w:tc>
        <w:tc>
          <w:tcPr>
            <w:tcW w:w="1111" w:type="dxa"/>
            <w:shd w:val="clear" w:color="auto" w:fill="EFEFEF"/>
            <w:tcMar>
              <w:top w:w="0" w:type="dxa"/>
              <w:left w:w="0" w:type="dxa"/>
              <w:bottom w:w="0" w:type="dxa"/>
              <w:right w:w="0" w:type="dxa"/>
            </w:tcMar>
            <w:vAlign w:val="center"/>
          </w:tcPr>
          <w:p w14:paraId="24B2453A" w14:textId="77777777" w:rsidR="006361CE" w:rsidRDefault="006361CE" w:rsidP="00C60272">
            <w:pPr>
              <w:spacing w:before="40" w:after="40"/>
              <w:ind w:left="40" w:right="40"/>
              <w:jc w:val="right"/>
            </w:pPr>
            <w:r>
              <w:rPr>
                <w:rFonts w:ascii="Roboto" w:eastAsia="Roboto" w:hAnsi="Roboto" w:cs="Roboto"/>
                <w:color w:val="111111"/>
              </w:rPr>
              <w:t>1.60</w:t>
            </w:r>
          </w:p>
        </w:tc>
        <w:tc>
          <w:tcPr>
            <w:tcW w:w="1699" w:type="dxa"/>
            <w:shd w:val="clear" w:color="auto" w:fill="EFEFEF"/>
            <w:tcMar>
              <w:top w:w="0" w:type="dxa"/>
              <w:left w:w="0" w:type="dxa"/>
              <w:bottom w:w="0" w:type="dxa"/>
              <w:right w:w="0" w:type="dxa"/>
            </w:tcMar>
            <w:vAlign w:val="center"/>
          </w:tcPr>
          <w:p w14:paraId="661691DE" w14:textId="77777777" w:rsidR="006361CE" w:rsidRDefault="006361CE" w:rsidP="00C60272">
            <w:pPr>
              <w:spacing w:before="40" w:after="40"/>
              <w:ind w:left="40" w:right="40"/>
              <w:jc w:val="right"/>
            </w:pPr>
            <w:r>
              <w:rPr>
                <w:rFonts w:ascii="Roboto" w:eastAsia="Roboto" w:hAnsi="Roboto" w:cs="Roboto"/>
                <w:color w:val="111111"/>
              </w:rPr>
              <w:t>1.84</w:t>
            </w:r>
          </w:p>
        </w:tc>
        <w:tc>
          <w:tcPr>
            <w:tcW w:w="1102" w:type="dxa"/>
            <w:shd w:val="clear" w:color="auto" w:fill="EFEFEF"/>
            <w:tcMar>
              <w:top w:w="0" w:type="dxa"/>
              <w:left w:w="0" w:type="dxa"/>
              <w:bottom w:w="0" w:type="dxa"/>
              <w:right w:w="0" w:type="dxa"/>
            </w:tcMar>
            <w:vAlign w:val="center"/>
          </w:tcPr>
          <w:p w14:paraId="0AE6DCA6" w14:textId="77777777" w:rsidR="006361CE" w:rsidRDefault="006361CE" w:rsidP="00C60272">
            <w:pPr>
              <w:spacing w:before="40" w:after="40"/>
              <w:ind w:left="40" w:right="40"/>
              <w:jc w:val="right"/>
            </w:pPr>
            <w:r>
              <w:rPr>
                <w:rFonts w:ascii="Roboto" w:eastAsia="Roboto" w:hAnsi="Roboto" w:cs="Roboto"/>
                <w:color w:val="111111"/>
              </w:rPr>
              <w:t>2.07</w:t>
            </w:r>
          </w:p>
        </w:tc>
      </w:tr>
      <w:tr w:rsidR="006361CE" w14:paraId="2F335AD3" w14:textId="77777777" w:rsidTr="00C60272">
        <w:trPr>
          <w:cantSplit/>
          <w:jc w:val="center"/>
        </w:trPr>
        <w:tc>
          <w:tcPr>
            <w:tcW w:w="1734" w:type="dxa"/>
            <w:shd w:val="clear" w:color="auto" w:fill="FFFFFF"/>
            <w:tcMar>
              <w:top w:w="0" w:type="dxa"/>
              <w:left w:w="0" w:type="dxa"/>
              <w:bottom w:w="0" w:type="dxa"/>
              <w:right w:w="0" w:type="dxa"/>
            </w:tcMar>
            <w:vAlign w:val="center"/>
          </w:tcPr>
          <w:p w14:paraId="318553FB" w14:textId="77777777" w:rsidR="006361CE" w:rsidRDefault="006361CE" w:rsidP="00C60272">
            <w:pPr>
              <w:spacing w:before="40" w:after="40"/>
              <w:ind w:left="40" w:right="40"/>
            </w:pPr>
            <w:r>
              <w:rPr>
                <w:rFonts w:ascii="Roboto" w:eastAsia="Roboto" w:hAnsi="Roboto" w:cs="Roboto"/>
                <w:color w:val="111111"/>
              </w:rPr>
              <w:t>Stage 78:94</w:t>
            </w:r>
          </w:p>
        </w:tc>
        <w:tc>
          <w:tcPr>
            <w:tcW w:w="1111" w:type="dxa"/>
            <w:shd w:val="clear" w:color="auto" w:fill="FFFFFF"/>
            <w:tcMar>
              <w:top w:w="0" w:type="dxa"/>
              <w:left w:w="0" w:type="dxa"/>
              <w:bottom w:w="0" w:type="dxa"/>
              <w:right w:w="0" w:type="dxa"/>
            </w:tcMar>
            <w:vAlign w:val="center"/>
          </w:tcPr>
          <w:p w14:paraId="62F39B79" w14:textId="77777777" w:rsidR="006361CE" w:rsidRDefault="006361CE" w:rsidP="00C60272">
            <w:pPr>
              <w:spacing w:before="40" w:after="40"/>
              <w:ind w:left="40" w:right="40"/>
              <w:jc w:val="right"/>
            </w:pPr>
            <w:r>
              <w:rPr>
                <w:rFonts w:ascii="Roboto" w:eastAsia="Roboto" w:hAnsi="Roboto" w:cs="Roboto"/>
                <w:color w:val="111111"/>
              </w:rPr>
              <w:t>2.42</w:t>
            </w:r>
          </w:p>
        </w:tc>
        <w:tc>
          <w:tcPr>
            <w:tcW w:w="1699" w:type="dxa"/>
            <w:shd w:val="clear" w:color="auto" w:fill="FFFFFF"/>
            <w:tcMar>
              <w:top w:w="0" w:type="dxa"/>
              <w:left w:w="0" w:type="dxa"/>
              <w:bottom w:w="0" w:type="dxa"/>
              <w:right w:w="0" w:type="dxa"/>
            </w:tcMar>
            <w:vAlign w:val="center"/>
          </w:tcPr>
          <w:p w14:paraId="36A06240" w14:textId="77777777" w:rsidR="006361CE" w:rsidRDefault="006361CE" w:rsidP="00C60272">
            <w:pPr>
              <w:spacing w:before="40" w:after="40"/>
              <w:ind w:left="40" w:right="40"/>
              <w:jc w:val="right"/>
            </w:pPr>
            <w:r>
              <w:rPr>
                <w:rFonts w:ascii="Roboto" w:eastAsia="Roboto" w:hAnsi="Roboto" w:cs="Roboto"/>
                <w:color w:val="111111"/>
              </w:rPr>
              <w:t>2.56</w:t>
            </w:r>
          </w:p>
        </w:tc>
        <w:tc>
          <w:tcPr>
            <w:tcW w:w="1102" w:type="dxa"/>
            <w:shd w:val="clear" w:color="auto" w:fill="FFFFFF"/>
            <w:tcMar>
              <w:top w:w="0" w:type="dxa"/>
              <w:left w:w="0" w:type="dxa"/>
              <w:bottom w:w="0" w:type="dxa"/>
              <w:right w:w="0" w:type="dxa"/>
            </w:tcMar>
            <w:vAlign w:val="center"/>
          </w:tcPr>
          <w:p w14:paraId="41E5FD4D" w14:textId="77777777" w:rsidR="006361CE" w:rsidRDefault="006361CE" w:rsidP="00C60272">
            <w:pPr>
              <w:spacing w:before="40" w:after="40"/>
              <w:ind w:left="40" w:right="40"/>
              <w:jc w:val="right"/>
            </w:pPr>
            <w:r>
              <w:rPr>
                <w:rFonts w:ascii="Roboto" w:eastAsia="Roboto" w:hAnsi="Roboto" w:cs="Roboto"/>
                <w:color w:val="111111"/>
              </w:rPr>
              <w:t>2.69</w:t>
            </w:r>
          </w:p>
        </w:tc>
      </w:tr>
    </w:tbl>
    <w:p w14:paraId="179DF143" w14:textId="77777777" w:rsidR="006361CE" w:rsidRPr="00C02B7B" w:rsidRDefault="006361CE" w:rsidP="00C02B7B">
      <w:bookmarkStart w:id="129" w:name="_GoBack"/>
      <w:bookmarkEnd w:id="129"/>
    </w:p>
    <w:sectPr w:rsidR="006361CE" w:rsidRPr="00C02B7B" w:rsidSect="00F4544D">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olfgang Kiessling" w:date="2020-05-16T22:29:00Z" w:initials="WK">
    <w:p w14:paraId="2036D4C3" w14:textId="1D268E10" w:rsidR="00E34372" w:rsidRDefault="00E34372">
      <w:pPr>
        <w:pStyle w:val="Kommentartext"/>
      </w:pPr>
      <w:r>
        <w:rPr>
          <w:rStyle w:val="Kommentarzeichen"/>
        </w:rPr>
        <w:annotationRef/>
      </w:r>
      <w:r>
        <w:t>Or just origination rates?</w:t>
      </w:r>
    </w:p>
    <w:p w14:paraId="6B24AEC3" w14:textId="00DA11B7" w:rsidR="00D44C23" w:rsidRDefault="00D44C23">
      <w:pPr>
        <w:pStyle w:val="Kommentartext"/>
      </w:pPr>
      <w:r>
        <w:t>Also this study appears to be limited to marine, which should be stated</w:t>
      </w:r>
    </w:p>
  </w:comment>
  <w:comment w:id="1" w:author="Wolfgang Kiessling" w:date="2020-05-13T13:47:00Z" w:initials="WK">
    <w:p w14:paraId="17334E14" w14:textId="375A3A06" w:rsidR="00E34372" w:rsidRDefault="00E34372">
      <w:pPr>
        <w:pStyle w:val="Kommentartext"/>
      </w:pPr>
      <w:r>
        <w:rPr>
          <w:rStyle w:val="Kommentarzeichen"/>
        </w:rPr>
        <w:annotationRef/>
      </w:r>
      <w:r>
        <w:t>How about warming? Should be mentioned even if not significant.</w:t>
      </w:r>
    </w:p>
  </w:comment>
  <w:comment w:id="6" w:author="Wolfgang Kiessling" w:date="2020-05-13T20:13:00Z" w:initials="WK">
    <w:p w14:paraId="1B70DB63" w14:textId="0CDF6BE6" w:rsidR="00E34372" w:rsidRDefault="00E34372">
      <w:pPr>
        <w:pStyle w:val="Kommentartext"/>
      </w:pPr>
      <w:r>
        <w:rPr>
          <w:rStyle w:val="Kommentarzeichen"/>
        </w:rPr>
        <w:annotationRef/>
      </w:r>
      <w:r>
        <w:t>More flexible than what?</w:t>
      </w:r>
    </w:p>
  </w:comment>
  <w:comment w:id="7" w:author="Wolfgang Kiessling" w:date="2020-05-16T18:14:00Z" w:initials="WK">
    <w:p w14:paraId="14D1E77F" w14:textId="0AE045A0" w:rsidR="00E34372" w:rsidRDefault="00E34372">
      <w:pPr>
        <w:pStyle w:val="Kommentartext"/>
      </w:pPr>
      <w:r>
        <w:rPr>
          <w:rStyle w:val="Kommentarzeichen"/>
        </w:rPr>
        <w:annotationRef/>
      </w:r>
      <w:r>
        <w:t xml:space="preserve">This intro could be improved. </w:t>
      </w:r>
    </w:p>
    <w:p w14:paraId="58DBD1C8" w14:textId="431BD0D0" w:rsidR="00D44C23" w:rsidRDefault="00D44C23">
      <w:pPr>
        <w:pStyle w:val="Kommentartext"/>
      </w:pPr>
      <w:r>
        <w:t>I thought “</w:t>
      </w:r>
      <w:proofErr w:type="spellStart"/>
      <w:r>
        <w:t>Ansichten</w:t>
      </w:r>
      <w:proofErr w:type="spellEnd"/>
      <w:r>
        <w:t xml:space="preserve"> der </w:t>
      </w:r>
      <w:proofErr w:type="spellStart"/>
      <w:r>
        <w:t>Natur</w:t>
      </w:r>
      <w:proofErr w:type="spellEnd"/>
      <w:r>
        <w:t>” was published in 1810.</w:t>
      </w:r>
    </w:p>
  </w:comment>
  <w:comment w:id="11" w:author="Wolfgang Kiessling" w:date="2020-05-16T22:30:00Z" w:initials="WK">
    <w:p w14:paraId="2A6DC18A" w14:textId="0318A55B" w:rsidR="00E34372" w:rsidRPr="00E34372" w:rsidRDefault="00E34372">
      <w:pPr>
        <w:pStyle w:val="Kommentartext"/>
        <w:rPr>
          <w:lang w:val="de-DE"/>
        </w:rPr>
      </w:pPr>
      <w:r>
        <w:rPr>
          <w:rStyle w:val="Kommentarzeichen"/>
        </w:rPr>
        <w:annotationRef/>
      </w:r>
      <w:r w:rsidRPr="00E34372">
        <w:rPr>
          <w:lang w:val="de-DE"/>
        </w:rPr>
        <w:t>Glaube nicht, dass das so schnell was wird.</w:t>
      </w:r>
    </w:p>
  </w:comment>
  <w:comment w:id="13" w:author="Wolfgang Kiessling" w:date="2020-05-16T22:31:00Z" w:initials="WK">
    <w:p w14:paraId="4CECD67E" w14:textId="2973B169" w:rsidR="00E34372" w:rsidRDefault="00E34372">
      <w:pPr>
        <w:pStyle w:val="Kommentartext"/>
      </w:pPr>
      <w:r>
        <w:rPr>
          <w:rStyle w:val="Kommentarzeichen"/>
        </w:rPr>
        <w:annotationRef/>
      </w:r>
      <w:r>
        <w:t>Rephrase to highlight first that drivers of origination may be entirely different from driver of extinction.</w:t>
      </w:r>
    </w:p>
  </w:comment>
  <w:comment w:id="14" w:author="Wolfgang Kiessling" w:date="2020-05-16T22:34:00Z" w:initials="WK">
    <w:p w14:paraId="5669D0ED" w14:textId="2A72ECC6" w:rsidR="00E34372" w:rsidRPr="00E34372" w:rsidRDefault="00E34372">
      <w:pPr>
        <w:pStyle w:val="Kommentartext"/>
        <w:rPr>
          <w:lang w:val="de-DE"/>
        </w:rPr>
      </w:pPr>
      <w:r>
        <w:rPr>
          <w:rStyle w:val="Kommentarzeichen"/>
        </w:rPr>
        <w:annotationRef/>
      </w:r>
      <w:r w:rsidRPr="00E34372">
        <w:rPr>
          <w:lang w:val="de-DE"/>
        </w:rPr>
        <w:t xml:space="preserve">Auch hier wieder: Anders aufziehen als das erste Paper. </w:t>
      </w:r>
      <w:r>
        <w:rPr>
          <w:lang w:val="de-DE"/>
        </w:rPr>
        <w:t>Nicht nochmal betonen, was andere übersehen haben.</w:t>
      </w:r>
    </w:p>
  </w:comment>
  <w:comment w:id="15" w:author="Wolfgang Kiessling" w:date="2020-05-16T22:35:00Z" w:initials="WK">
    <w:p w14:paraId="15F22659" w14:textId="0DC80210" w:rsidR="00E34372" w:rsidRDefault="00E34372">
      <w:pPr>
        <w:pStyle w:val="Kommentartext"/>
      </w:pPr>
      <w:r>
        <w:rPr>
          <w:rStyle w:val="Kommentarzeichen"/>
        </w:rPr>
        <w:annotationRef/>
      </w:r>
      <w:r>
        <w:t xml:space="preserve">But see: </w:t>
      </w:r>
      <w:r w:rsidRPr="00E34372">
        <w:t>Antell GS, Kiessling W, Aberhan M, Saupe EE (2020) Marine biodiversity and geographic distributions are independent on large scales. Current Biology 30:115-121.e115</w:t>
      </w:r>
    </w:p>
  </w:comment>
  <w:comment w:id="16" w:author="Wolfgang Kiessling" w:date="2020-05-16T22:36:00Z" w:initials="WK">
    <w:p w14:paraId="4D03D217" w14:textId="704A39B5" w:rsidR="00E34372" w:rsidRDefault="00E34372">
      <w:pPr>
        <w:pStyle w:val="Kommentartext"/>
      </w:pPr>
      <w:r>
        <w:rPr>
          <w:rStyle w:val="Kommentarzeichen"/>
        </w:rPr>
        <w:annotationRef/>
      </w:r>
      <w:r>
        <w:t xml:space="preserve">Logic is not totally clear. </w:t>
      </w:r>
    </w:p>
  </w:comment>
  <w:comment w:id="20" w:author="Wolfgang Kiessling" w:date="2020-05-16T22:39:00Z" w:initials="WK">
    <w:p w14:paraId="3BFD3729" w14:textId="49E1DF5C" w:rsidR="00E34372" w:rsidRDefault="00E34372">
      <w:pPr>
        <w:pStyle w:val="Kommentartext"/>
      </w:pPr>
      <w:r>
        <w:rPr>
          <w:rStyle w:val="Kommentarzeichen"/>
        </w:rPr>
        <w:annotationRef/>
      </w:r>
      <w:r>
        <w:t xml:space="preserve">Ok, but did they perform well, when considering other potential drivers of origination rates? </w:t>
      </w:r>
      <w:r w:rsidR="002D4847">
        <w:t>This should be tested here. In contrast to extinction rates, where climate change is a common predictors, most models of origination rates rather involve nutrients and plate tectonics.</w:t>
      </w:r>
    </w:p>
  </w:comment>
  <w:comment w:id="21" w:author="Wolfgang Kiessling" w:date="2020-05-16T22:43:00Z" w:initials="WK">
    <w:p w14:paraId="5EF447AA" w14:textId="77777777" w:rsidR="00DF4061" w:rsidRDefault="00DF4061">
      <w:pPr>
        <w:pStyle w:val="Kommentartext"/>
      </w:pPr>
      <w:r>
        <w:rPr>
          <w:rStyle w:val="Kommentarzeichen"/>
        </w:rPr>
        <w:annotationRef/>
      </w:r>
      <w:r>
        <w:t>Please report effect size rather than just significance. Please take this paper seriously:</w:t>
      </w:r>
    </w:p>
    <w:p w14:paraId="15235DC4" w14:textId="78E0F124" w:rsidR="00DF4061" w:rsidRDefault="00DF4061">
      <w:pPr>
        <w:pStyle w:val="Kommentartext"/>
      </w:pPr>
      <w:r w:rsidRPr="00DF4061">
        <w:t>Holland SM (2019) Estimation, not significance. Paleobiology 45:1-6</w:t>
      </w:r>
    </w:p>
  </w:comment>
  <w:comment w:id="22" w:author="Wolfgang Kiessling" w:date="2020-05-16T22:46:00Z" w:initials="WK">
    <w:p w14:paraId="75E3501D" w14:textId="7093CF96" w:rsidR="0050122D" w:rsidRDefault="0050122D">
      <w:pPr>
        <w:pStyle w:val="Kommentartext"/>
      </w:pPr>
      <w:r>
        <w:rPr>
          <w:rStyle w:val="Kommentarzeichen"/>
        </w:rPr>
        <w:annotationRef/>
      </w:r>
      <w:r>
        <w:t xml:space="preserve">OK, and cool. But how much is this effect size relative to say sulfur </w:t>
      </w:r>
      <w:proofErr w:type="spellStart"/>
      <w:r>
        <w:t>istopes</w:t>
      </w:r>
      <w:proofErr w:type="spellEnd"/>
      <w:r>
        <w:t>?</w:t>
      </w:r>
    </w:p>
  </w:comment>
  <w:comment w:id="23" w:author="Wolfgang Kiessling" w:date="2020-05-16T22:45:00Z" w:initials="WK">
    <w:p w14:paraId="76C88119" w14:textId="5D8A6245" w:rsidR="00D73D5E" w:rsidRDefault="00D73D5E">
      <w:pPr>
        <w:pStyle w:val="Kommentartext"/>
      </w:pPr>
      <w:r>
        <w:rPr>
          <w:rStyle w:val="Kommentarzeichen"/>
        </w:rPr>
        <w:annotationRef/>
      </w:r>
      <w:r>
        <w:t>This cannot be understood without reading the methods section. Either provide more details here on methods or use simpler language.</w:t>
      </w:r>
    </w:p>
  </w:comment>
  <w:comment w:id="28" w:author="Wolfgang Kiessling" w:date="2020-05-16T22:56:00Z" w:initials="WK">
    <w:p w14:paraId="3F69A732" w14:textId="77777777" w:rsidR="00D43B66" w:rsidRDefault="00D43B66">
      <w:pPr>
        <w:pStyle w:val="Kommentartext"/>
      </w:pPr>
      <w:r>
        <w:rPr>
          <w:rStyle w:val="Kommentarzeichen"/>
        </w:rPr>
        <w:annotationRef/>
      </w:r>
      <w:r>
        <w:t>Which is?</w:t>
      </w:r>
    </w:p>
    <w:p w14:paraId="51EB914C" w14:textId="57C052B3" w:rsidR="00D43B66" w:rsidRDefault="00D43B66">
      <w:pPr>
        <w:pStyle w:val="Kommentartext"/>
      </w:pPr>
      <w:r>
        <w:t>I think Mayhew et al. (2008) actually reported a positive association of temperature and origination rates. Please read again</w:t>
      </w:r>
    </w:p>
  </w:comment>
  <w:comment w:id="29" w:author="Wolfgang Kiessling" w:date="2020-05-16T23:01:00Z" w:initials="WK">
    <w:p w14:paraId="6DD83DDF" w14:textId="77777777" w:rsidR="00D43B66" w:rsidRDefault="00D43B66">
      <w:pPr>
        <w:pStyle w:val="Kommentartext"/>
      </w:pPr>
      <w:r>
        <w:rPr>
          <w:rStyle w:val="Kommentarzeichen"/>
        </w:rPr>
        <w:annotationRef/>
      </w:r>
      <w:r>
        <w:t>Improving quality?</w:t>
      </w:r>
    </w:p>
    <w:p w14:paraId="08318901" w14:textId="4E74B633" w:rsidR="00D43B66" w:rsidRDefault="00D43B66">
      <w:pPr>
        <w:pStyle w:val="Kommentartext"/>
      </w:pPr>
      <w:r>
        <w:t xml:space="preserve">Again, </w:t>
      </w:r>
      <w:proofErr w:type="spellStart"/>
      <w:r>
        <w:t>contrating</w:t>
      </w:r>
      <w:proofErr w:type="spellEnd"/>
      <w:r>
        <w:t xml:space="preserve"> your interaction model with other non-climate drivers would be more important.</w:t>
      </w:r>
    </w:p>
  </w:comment>
  <w:comment w:id="39" w:author="Wolfgang Kiessling" w:date="2020-05-16T23:10:00Z" w:initials="WK">
    <w:p w14:paraId="5B82DF3B" w14:textId="19752E72" w:rsidR="00D44C23" w:rsidRDefault="00D44C23">
      <w:pPr>
        <w:pStyle w:val="Kommentartext"/>
      </w:pPr>
      <w:r>
        <w:rPr>
          <w:rStyle w:val="Kommentarzeichen"/>
        </w:rPr>
        <w:annotationRef/>
      </w:r>
      <w:r>
        <w:t>Which is?</w:t>
      </w:r>
    </w:p>
  </w:comment>
  <w:comment w:id="43" w:author="Wolfgang Kiessling" w:date="2020-05-16T23:10:00Z" w:initials="WK">
    <w:p w14:paraId="27F67F5D" w14:textId="3368F924" w:rsidR="00D44C23" w:rsidRDefault="00D44C23">
      <w:pPr>
        <w:pStyle w:val="Kommentartext"/>
      </w:pPr>
      <w:r>
        <w:rPr>
          <w:rStyle w:val="Kommentarzeichen"/>
        </w:rPr>
        <w:annotationRef/>
      </w:r>
      <w:r>
        <w:t>I think only Peters (2005) should be credited here.</w:t>
      </w:r>
    </w:p>
  </w:comment>
  <w:comment w:id="44" w:author="Wolfgang Kiessling" w:date="2020-05-16T23:12:00Z" w:initials="WK">
    <w:p w14:paraId="5D2AA574" w14:textId="5DF7FE26" w:rsidR="00D44C23" w:rsidRDefault="00D44C23">
      <w:pPr>
        <w:pStyle w:val="Kommentartext"/>
      </w:pPr>
      <w:r>
        <w:rPr>
          <w:rStyle w:val="Kommentarzeichen"/>
        </w:rPr>
        <w:annotationRef/>
      </w:r>
      <w:r>
        <w:t>Did Alroy say this? Watch placement of references.</w:t>
      </w:r>
    </w:p>
  </w:comment>
  <w:comment w:id="47" w:author="Wolfgang Kiessling" w:date="2020-05-16T23:16:00Z" w:initials="WK">
    <w:p w14:paraId="483F04DD" w14:textId="373FAEC0" w:rsidR="000A6B1C" w:rsidRDefault="000A6B1C">
      <w:pPr>
        <w:pStyle w:val="Kommentartext"/>
      </w:pPr>
      <w:r>
        <w:rPr>
          <w:rStyle w:val="Kommentarzeichen"/>
        </w:rPr>
        <w:annotationRef/>
      </w:r>
      <w:r>
        <w:t>But there warming-warming interaction was equally important.</w:t>
      </w:r>
    </w:p>
  </w:comment>
  <w:comment w:id="48" w:author="Wolfgang Kiessling" w:date="2020-05-16T23:17:00Z" w:initials="WK">
    <w:p w14:paraId="211FCD46" w14:textId="3562D7AB" w:rsidR="000A6B1C" w:rsidRDefault="000A6B1C">
      <w:pPr>
        <w:pStyle w:val="Kommentartext"/>
      </w:pPr>
      <w:r>
        <w:rPr>
          <w:rStyle w:val="Kommentarzeichen"/>
        </w:rPr>
        <w:annotationRef/>
      </w:r>
      <w:r>
        <w:t xml:space="preserve">Future work should only be highlighted at the very end and not explicitly but rather implicitly. </w:t>
      </w:r>
    </w:p>
  </w:comment>
  <w:comment w:id="122" w:author="Wolfgang Kiessling" w:date="2020-05-16T23:03:00Z" w:initials="WK">
    <w:p w14:paraId="19BCB3F5" w14:textId="21C3573F" w:rsidR="00D44C23" w:rsidRDefault="00D44C23">
      <w:pPr>
        <w:pStyle w:val="Kommentartext"/>
      </w:pPr>
      <w:r>
        <w:rPr>
          <w:rStyle w:val="Kommentarzeichen"/>
        </w:rPr>
        <w:annotationRef/>
      </w:r>
      <w:r>
        <w:t>Plotting everything to the same y scale is good practice when comparisons among groups are in focus. But in this case a lot of detail is lost when echinoderms form the gold standard (perhaps based on very limited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24AEC3" w15:done="0"/>
  <w15:commentEx w15:paraId="17334E14" w15:done="0"/>
  <w15:commentEx w15:paraId="1B70DB63" w15:done="0"/>
  <w15:commentEx w15:paraId="58DBD1C8" w15:done="0"/>
  <w15:commentEx w15:paraId="2A6DC18A" w15:done="0"/>
  <w15:commentEx w15:paraId="4CECD67E" w15:done="0"/>
  <w15:commentEx w15:paraId="5669D0ED" w15:done="0"/>
  <w15:commentEx w15:paraId="15F22659" w15:done="0"/>
  <w15:commentEx w15:paraId="4D03D217" w15:done="0"/>
  <w15:commentEx w15:paraId="3BFD3729" w15:done="0"/>
  <w15:commentEx w15:paraId="15235DC4" w15:done="0"/>
  <w15:commentEx w15:paraId="75E3501D" w15:done="0"/>
  <w15:commentEx w15:paraId="76C88119" w15:done="0"/>
  <w15:commentEx w15:paraId="51EB914C" w15:done="0"/>
  <w15:commentEx w15:paraId="08318901" w15:done="0"/>
  <w15:commentEx w15:paraId="5B82DF3B" w15:done="0"/>
  <w15:commentEx w15:paraId="27F67F5D" w15:done="0"/>
  <w15:commentEx w15:paraId="5D2AA574" w15:done="0"/>
  <w15:commentEx w15:paraId="483F04DD" w15:done="0"/>
  <w15:commentEx w15:paraId="211FCD46" w15:done="0"/>
  <w15:commentEx w15:paraId="19BCB3F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00000001"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A2EBA4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1D4B4D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34D8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D02006C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3CC319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9428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F8FA6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7F0FE5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AEE420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E7A4370"/>
    <w:lvl w:ilvl="0">
      <w:start w:val="1"/>
      <w:numFmt w:val="bullet"/>
      <w:pStyle w:val="Aufzhlungszeichen"/>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olfgang Kiessling">
    <w15:presenceInfo w15:providerId="None" w15:userId="Wolfgang Kiessl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9"/>
  <w:proofState w:spelling="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593"/>
    <w:rsid w:val="00001B07"/>
    <w:rsid w:val="00012813"/>
    <w:rsid w:val="00012F13"/>
    <w:rsid w:val="00016D98"/>
    <w:rsid w:val="00017CBF"/>
    <w:rsid w:val="00024C95"/>
    <w:rsid w:val="00032146"/>
    <w:rsid w:val="00034028"/>
    <w:rsid w:val="00043FAC"/>
    <w:rsid w:val="000452F1"/>
    <w:rsid w:val="00073279"/>
    <w:rsid w:val="00074CE9"/>
    <w:rsid w:val="000A6B1C"/>
    <w:rsid w:val="000B015A"/>
    <w:rsid w:val="000C2346"/>
    <w:rsid w:val="000E5D06"/>
    <w:rsid w:val="001275FF"/>
    <w:rsid w:val="00131151"/>
    <w:rsid w:val="00131C99"/>
    <w:rsid w:val="0017335B"/>
    <w:rsid w:val="00192463"/>
    <w:rsid w:val="001A7D93"/>
    <w:rsid w:val="001B10A2"/>
    <w:rsid w:val="001B3436"/>
    <w:rsid w:val="001B710B"/>
    <w:rsid w:val="001E6C7A"/>
    <w:rsid w:val="001F3E28"/>
    <w:rsid w:val="0020144B"/>
    <w:rsid w:val="00205E67"/>
    <w:rsid w:val="00211D4D"/>
    <w:rsid w:val="0022046A"/>
    <w:rsid w:val="002319EE"/>
    <w:rsid w:val="00240F62"/>
    <w:rsid w:val="002420A5"/>
    <w:rsid w:val="00275F84"/>
    <w:rsid w:val="0027772E"/>
    <w:rsid w:val="002923D5"/>
    <w:rsid w:val="00294503"/>
    <w:rsid w:val="002A22AC"/>
    <w:rsid w:val="002B1B49"/>
    <w:rsid w:val="002D4847"/>
    <w:rsid w:val="002E2A9F"/>
    <w:rsid w:val="002F6DDC"/>
    <w:rsid w:val="00303B60"/>
    <w:rsid w:val="00320087"/>
    <w:rsid w:val="00332ABE"/>
    <w:rsid w:val="0035242D"/>
    <w:rsid w:val="00352C24"/>
    <w:rsid w:val="0038534A"/>
    <w:rsid w:val="003A0B12"/>
    <w:rsid w:val="003A1F61"/>
    <w:rsid w:val="003B457F"/>
    <w:rsid w:val="003C6F52"/>
    <w:rsid w:val="003F2EB3"/>
    <w:rsid w:val="0040217F"/>
    <w:rsid w:val="00430F99"/>
    <w:rsid w:val="00444154"/>
    <w:rsid w:val="00444C72"/>
    <w:rsid w:val="00451762"/>
    <w:rsid w:val="0045701D"/>
    <w:rsid w:val="00464475"/>
    <w:rsid w:val="00464B4C"/>
    <w:rsid w:val="00484195"/>
    <w:rsid w:val="00497B80"/>
    <w:rsid w:val="004B60E9"/>
    <w:rsid w:val="004C065E"/>
    <w:rsid w:val="004D36EC"/>
    <w:rsid w:val="004F0379"/>
    <w:rsid w:val="0050122D"/>
    <w:rsid w:val="00502650"/>
    <w:rsid w:val="00505AA9"/>
    <w:rsid w:val="0050603D"/>
    <w:rsid w:val="00506ED8"/>
    <w:rsid w:val="00514358"/>
    <w:rsid w:val="005151A1"/>
    <w:rsid w:val="00536E34"/>
    <w:rsid w:val="00552139"/>
    <w:rsid w:val="00555713"/>
    <w:rsid w:val="00557163"/>
    <w:rsid w:val="00573963"/>
    <w:rsid w:val="00582584"/>
    <w:rsid w:val="005A2854"/>
    <w:rsid w:val="005C040E"/>
    <w:rsid w:val="005C0D45"/>
    <w:rsid w:val="005D7CC8"/>
    <w:rsid w:val="005E3961"/>
    <w:rsid w:val="005E700C"/>
    <w:rsid w:val="005F3B7C"/>
    <w:rsid w:val="00611B80"/>
    <w:rsid w:val="00615C26"/>
    <w:rsid w:val="0062399B"/>
    <w:rsid w:val="006248CA"/>
    <w:rsid w:val="00633383"/>
    <w:rsid w:val="006361CE"/>
    <w:rsid w:val="006442F3"/>
    <w:rsid w:val="006657A8"/>
    <w:rsid w:val="006750B8"/>
    <w:rsid w:val="006816FD"/>
    <w:rsid w:val="0068366F"/>
    <w:rsid w:val="00696A37"/>
    <w:rsid w:val="00697507"/>
    <w:rsid w:val="006B0577"/>
    <w:rsid w:val="006C0803"/>
    <w:rsid w:val="006C169C"/>
    <w:rsid w:val="006C5525"/>
    <w:rsid w:val="006C5FC2"/>
    <w:rsid w:val="006E6439"/>
    <w:rsid w:val="007068C3"/>
    <w:rsid w:val="00711782"/>
    <w:rsid w:val="0072413C"/>
    <w:rsid w:val="0074733F"/>
    <w:rsid w:val="00752930"/>
    <w:rsid w:val="0079100C"/>
    <w:rsid w:val="007B0CA1"/>
    <w:rsid w:val="007C0144"/>
    <w:rsid w:val="007D3222"/>
    <w:rsid w:val="007D3F62"/>
    <w:rsid w:val="007D5177"/>
    <w:rsid w:val="007E28EF"/>
    <w:rsid w:val="007E3E93"/>
    <w:rsid w:val="00843ECA"/>
    <w:rsid w:val="00856803"/>
    <w:rsid w:val="0089451A"/>
    <w:rsid w:val="008A06BF"/>
    <w:rsid w:val="008B4867"/>
    <w:rsid w:val="008C5F29"/>
    <w:rsid w:val="008D11D4"/>
    <w:rsid w:val="008F728D"/>
    <w:rsid w:val="009034B3"/>
    <w:rsid w:val="00913C03"/>
    <w:rsid w:val="00923BD2"/>
    <w:rsid w:val="00926262"/>
    <w:rsid w:val="00932E30"/>
    <w:rsid w:val="009332E0"/>
    <w:rsid w:val="009361F7"/>
    <w:rsid w:val="00941EEE"/>
    <w:rsid w:val="00946A10"/>
    <w:rsid w:val="009636EC"/>
    <w:rsid w:val="00976A3D"/>
    <w:rsid w:val="00982F8C"/>
    <w:rsid w:val="00985164"/>
    <w:rsid w:val="009A005A"/>
    <w:rsid w:val="009C2A9A"/>
    <w:rsid w:val="009C582A"/>
    <w:rsid w:val="009D1210"/>
    <w:rsid w:val="009F0250"/>
    <w:rsid w:val="009F3F4D"/>
    <w:rsid w:val="009F404E"/>
    <w:rsid w:val="009F45EE"/>
    <w:rsid w:val="00A0236E"/>
    <w:rsid w:val="00A03E8D"/>
    <w:rsid w:val="00A1298D"/>
    <w:rsid w:val="00A13AA2"/>
    <w:rsid w:val="00A25439"/>
    <w:rsid w:val="00A31A61"/>
    <w:rsid w:val="00A800D8"/>
    <w:rsid w:val="00AA4F71"/>
    <w:rsid w:val="00AC76FC"/>
    <w:rsid w:val="00AD6364"/>
    <w:rsid w:val="00AE4C17"/>
    <w:rsid w:val="00B13D4C"/>
    <w:rsid w:val="00B83938"/>
    <w:rsid w:val="00B854B5"/>
    <w:rsid w:val="00BA689C"/>
    <w:rsid w:val="00BB049B"/>
    <w:rsid w:val="00BB0CA9"/>
    <w:rsid w:val="00BB1770"/>
    <w:rsid w:val="00BC01CF"/>
    <w:rsid w:val="00BC331E"/>
    <w:rsid w:val="00BC5F42"/>
    <w:rsid w:val="00C02B7B"/>
    <w:rsid w:val="00C06427"/>
    <w:rsid w:val="00C06C79"/>
    <w:rsid w:val="00C24A37"/>
    <w:rsid w:val="00C34BD9"/>
    <w:rsid w:val="00C35C93"/>
    <w:rsid w:val="00C4174C"/>
    <w:rsid w:val="00C60272"/>
    <w:rsid w:val="00C72490"/>
    <w:rsid w:val="00C73C91"/>
    <w:rsid w:val="00C82375"/>
    <w:rsid w:val="00C85619"/>
    <w:rsid w:val="00C8720A"/>
    <w:rsid w:val="00C94014"/>
    <w:rsid w:val="00CA3401"/>
    <w:rsid w:val="00CA7533"/>
    <w:rsid w:val="00CC4BE9"/>
    <w:rsid w:val="00CD56CB"/>
    <w:rsid w:val="00CE173B"/>
    <w:rsid w:val="00CE3E81"/>
    <w:rsid w:val="00CE5657"/>
    <w:rsid w:val="00D0128F"/>
    <w:rsid w:val="00D14CB7"/>
    <w:rsid w:val="00D16E88"/>
    <w:rsid w:val="00D2359D"/>
    <w:rsid w:val="00D43B66"/>
    <w:rsid w:val="00D44C23"/>
    <w:rsid w:val="00D51815"/>
    <w:rsid w:val="00D5404F"/>
    <w:rsid w:val="00D64721"/>
    <w:rsid w:val="00D72C55"/>
    <w:rsid w:val="00D73D5E"/>
    <w:rsid w:val="00D73E6A"/>
    <w:rsid w:val="00D747A7"/>
    <w:rsid w:val="00D82800"/>
    <w:rsid w:val="00D90534"/>
    <w:rsid w:val="00D93EC6"/>
    <w:rsid w:val="00D94858"/>
    <w:rsid w:val="00DA3272"/>
    <w:rsid w:val="00DA7378"/>
    <w:rsid w:val="00DA7F6B"/>
    <w:rsid w:val="00DD6730"/>
    <w:rsid w:val="00DE1484"/>
    <w:rsid w:val="00DE7BCA"/>
    <w:rsid w:val="00DF4061"/>
    <w:rsid w:val="00E204B5"/>
    <w:rsid w:val="00E20C64"/>
    <w:rsid w:val="00E20EC1"/>
    <w:rsid w:val="00E34372"/>
    <w:rsid w:val="00E36528"/>
    <w:rsid w:val="00E44098"/>
    <w:rsid w:val="00E6453A"/>
    <w:rsid w:val="00E646E9"/>
    <w:rsid w:val="00E704FC"/>
    <w:rsid w:val="00E77593"/>
    <w:rsid w:val="00E85B35"/>
    <w:rsid w:val="00E87D0A"/>
    <w:rsid w:val="00EB4BE2"/>
    <w:rsid w:val="00EC6762"/>
    <w:rsid w:val="00EE35BA"/>
    <w:rsid w:val="00F0497C"/>
    <w:rsid w:val="00F12CFA"/>
    <w:rsid w:val="00F2238D"/>
    <w:rsid w:val="00F304F6"/>
    <w:rsid w:val="00F343D8"/>
    <w:rsid w:val="00F378BA"/>
    <w:rsid w:val="00F4544D"/>
    <w:rsid w:val="00F77BBC"/>
    <w:rsid w:val="00F80054"/>
    <w:rsid w:val="00F83E29"/>
    <w:rsid w:val="00F86EB7"/>
    <w:rsid w:val="00F90CFE"/>
    <w:rsid w:val="00F95394"/>
    <w:rsid w:val="00FB5C3B"/>
    <w:rsid w:val="00FB78FE"/>
    <w:rsid w:val="00FC22B6"/>
    <w:rsid w:val="00FC4BBA"/>
    <w:rsid w:val="00FC538F"/>
    <w:rsid w:val="00FD31DE"/>
    <w:rsid w:val="00FE4665"/>
    <w:rsid w:val="00FF3C97"/>
    <w:rsid w:val="00FF4660"/>
  </w:rsids>
  <m:mathPr>
    <m:mathFont m:val="Cambria Math"/>
    <m:brkBin m:val="before"/>
    <m:brkBinSub m:val="--"/>
    <m:smallFrac m:val="0"/>
    <m:dispDef/>
    <m:lMargin m:val="0"/>
    <m:rMargin m:val="0"/>
    <m:defJc m:val="centerGroup"/>
    <m:wrapIndent m:val="1440"/>
    <m:intLim m:val="subSup"/>
    <m:naryLim m:val="undOvr"/>
  </m:mathPr>
  <w:themeFontLang w:val="de-DE"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4421D"/>
  <w15:chartTrackingRefBased/>
  <w15:docId w15:val="{7DE40D2F-FDEA-40C5-8D16-FBC472D0A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1CE"/>
    <w:pPr>
      <w:spacing w:line="360" w:lineRule="auto"/>
    </w:pPr>
    <w:rPr>
      <w:lang w:val="en-US"/>
    </w:rPr>
  </w:style>
  <w:style w:type="paragraph" w:styleId="berschrift1">
    <w:name w:val="heading 1"/>
    <w:basedOn w:val="Standard"/>
    <w:next w:val="Standard"/>
    <w:link w:val="berschrift1Zchn"/>
    <w:uiPriority w:val="9"/>
    <w:qFormat/>
    <w:rsid w:val="005825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25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825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825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82584"/>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2584"/>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8258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8258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258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5F3B7C"/>
    <w:rPr>
      <w:sz w:val="16"/>
      <w:szCs w:val="16"/>
    </w:rPr>
  </w:style>
  <w:style w:type="paragraph" w:styleId="Kommentartext">
    <w:name w:val="annotation text"/>
    <w:basedOn w:val="Standard"/>
    <w:link w:val="KommentartextZchn"/>
    <w:uiPriority w:val="99"/>
    <w:semiHidden/>
    <w:unhideWhenUsed/>
    <w:rsid w:val="005F3B7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F3B7C"/>
    <w:rPr>
      <w:sz w:val="20"/>
      <w:szCs w:val="20"/>
      <w:lang w:val="en-US"/>
    </w:rPr>
  </w:style>
  <w:style w:type="paragraph" w:styleId="Kommentarthema">
    <w:name w:val="annotation subject"/>
    <w:basedOn w:val="Kommentartext"/>
    <w:next w:val="Kommentartext"/>
    <w:link w:val="KommentarthemaZchn"/>
    <w:uiPriority w:val="99"/>
    <w:semiHidden/>
    <w:unhideWhenUsed/>
    <w:rsid w:val="005F3B7C"/>
    <w:rPr>
      <w:b/>
      <w:bCs/>
    </w:rPr>
  </w:style>
  <w:style w:type="character" w:customStyle="1" w:styleId="KommentarthemaZchn">
    <w:name w:val="Kommentarthema Zchn"/>
    <w:basedOn w:val="KommentartextZchn"/>
    <w:link w:val="Kommentarthema"/>
    <w:uiPriority w:val="99"/>
    <w:semiHidden/>
    <w:rsid w:val="005F3B7C"/>
    <w:rPr>
      <w:b/>
      <w:bCs/>
      <w:sz w:val="20"/>
      <w:szCs w:val="20"/>
      <w:lang w:val="en-US"/>
    </w:rPr>
  </w:style>
  <w:style w:type="paragraph" w:styleId="Sprechblasentext">
    <w:name w:val="Balloon Text"/>
    <w:basedOn w:val="Standard"/>
    <w:link w:val="SprechblasentextZchn"/>
    <w:uiPriority w:val="99"/>
    <w:semiHidden/>
    <w:unhideWhenUsed/>
    <w:rsid w:val="005F3B7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3B7C"/>
    <w:rPr>
      <w:rFonts w:ascii="Segoe UI" w:hAnsi="Segoe UI" w:cs="Segoe UI"/>
      <w:sz w:val="18"/>
      <w:szCs w:val="18"/>
      <w:lang w:val="en-US"/>
    </w:rPr>
  </w:style>
  <w:style w:type="character" w:styleId="Platzhaltertext">
    <w:name w:val="Placeholder Text"/>
    <w:basedOn w:val="Absatz-Standardschriftart"/>
    <w:uiPriority w:val="99"/>
    <w:semiHidden/>
    <w:rsid w:val="00582584"/>
    <w:rPr>
      <w:color w:val="808080"/>
    </w:rPr>
  </w:style>
  <w:style w:type="paragraph" w:customStyle="1" w:styleId="CitaviBibliographyEntry">
    <w:name w:val="Citavi Bibliography Entry"/>
    <w:basedOn w:val="Standard"/>
    <w:link w:val="CitaviBibliographyEntryZchn"/>
    <w:rsid w:val="00582584"/>
    <w:pPr>
      <w:spacing w:after="120"/>
    </w:pPr>
  </w:style>
  <w:style w:type="character" w:customStyle="1" w:styleId="CitaviBibliographyEntryZchn">
    <w:name w:val="Citavi Bibliography Entry Zchn"/>
    <w:basedOn w:val="Absatz-Standardschriftart"/>
    <w:link w:val="CitaviBibliographyEntry"/>
    <w:rsid w:val="00582584"/>
    <w:rPr>
      <w:lang w:val="en-US"/>
    </w:rPr>
  </w:style>
  <w:style w:type="paragraph" w:customStyle="1" w:styleId="CitaviBibliographyHeading">
    <w:name w:val="Citavi Bibliography Heading"/>
    <w:basedOn w:val="berschrift1"/>
    <w:link w:val="CitaviBibliographyHeadingZchn"/>
    <w:rsid w:val="00582584"/>
  </w:style>
  <w:style w:type="character" w:customStyle="1" w:styleId="CitaviBibliographyHeadingZchn">
    <w:name w:val="Citavi Bibliography Heading Zchn"/>
    <w:basedOn w:val="Absatz-Standardschriftart"/>
    <w:link w:val="CitaviBibliographyHeading"/>
    <w:rsid w:val="00582584"/>
    <w:rPr>
      <w:rFonts w:asciiTheme="majorHAnsi" w:eastAsiaTheme="majorEastAsia" w:hAnsiTheme="majorHAnsi" w:cstheme="majorBidi"/>
      <w:color w:val="2F5496" w:themeColor="accent1" w:themeShade="BF"/>
      <w:sz w:val="32"/>
      <w:szCs w:val="32"/>
      <w:lang w:val="en-US"/>
    </w:rPr>
  </w:style>
  <w:style w:type="character" w:customStyle="1" w:styleId="berschrift1Zchn">
    <w:name w:val="Überschrift 1 Zchn"/>
    <w:basedOn w:val="Absatz-Standardschriftart"/>
    <w:link w:val="berschrift1"/>
    <w:uiPriority w:val="9"/>
    <w:rsid w:val="00582584"/>
    <w:rPr>
      <w:rFonts w:asciiTheme="majorHAnsi" w:eastAsiaTheme="majorEastAsia" w:hAnsiTheme="majorHAnsi" w:cstheme="majorBidi"/>
      <w:color w:val="2F5496" w:themeColor="accent1" w:themeShade="BF"/>
      <w:sz w:val="32"/>
      <w:szCs w:val="32"/>
      <w:lang w:val="en-US"/>
    </w:rPr>
  </w:style>
  <w:style w:type="paragraph" w:customStyle="1" w:styleId="CitaviBibliographySubheading1">
    <w:name w:val="Citavi Bibliography Subheading 1"/>
    <w:basedOn w:val="berschrift2"/>
    <w:link w:val="CitaviBibliographySubheading1Zchn"/>
    <w:rsid w:val="00582584"/>
    <w:pPr>
      <w:outlineLvl w:val="9"/>
    </w:pPr>
  </w:style>
  <w:style w:type="character" w:customStyle="1" w:styleId="CitaviBibliographySubheading1Zchn">
    <w:name w:val="Citavi Bibliography Subheading 1 Zchn"/>
    <w:basedOn w:val="Absatz-Standardschriftart"/>
    <w:link w:val="CitaviBibliographySubheading1"/>
    <w:rsid w:val="00582584"/>
    <w:rPr>
      <w:rFonts w:asciiTheme="majorHAnsi" w:eastAsiaTheme="majorEastAsia" w:hAnsiTheme="majorHAnsi" w:cstheme="majorBidi"/>
      <w:color w:val="2F5496" w:themeColor="accent1" w:themeShade="BF"/>
      <w:sz w:val="26"/>
      <w:szCs w:val="26"/>
      <w:lang w:val="en-US"/>
    </w:rPr>
  </w:style>
  <w:style w:type="character" w:customStyle="1" w:styleId="berschrift2Zchn">
    <w:name w:val="Überschrift 2 Zchn"/>
    <w:basedOn w:val="Absatz-Standardschriftart"/>
    <w:link w:val="berschrift2"/>
    <w:uiPriority w:val="9"/>
    <w:semiHidden/>
    <w:rsid w:val="00582584"/>
    <w:rPr>
      <w:rFonts w:asciiTheme="majorHAnsi" w:eastAsiaTheme="majorEastAsia" w:hAnsiTheme="majorHAnsi" w:cstheme="majorBidi"/>
      <w:color w:val="2F5496" w:themeColor="accent1" w:themeShade="BF"/>
      <w:sz w:val="26"/>
      <w:szCs w:val="26"/>
      <w:lang w:val="en-US"/>
    </w:rPr>
  </w:style>
  <w:style w:type="paragraph" w:customStyle="1" w:styleId="CitaviBibliographySubheading2">
    <w:name w:val="Citavi Bibliography Subheading 2"/>
    <w:basedOn w:val="berschrift3"/>
    <w:link w:val="CitaviBibliographySubheading2Zchn"/>
    <w:rsid w:val="00582584"/>
    <w:pPr>
      <w:outlineLvl w:val="9"/>
    </w:pPr>
  </w:style>
  <w:style w:type="character" w:customStyle="1" w:styleId="CitaviBibliographySubheading2Zchn">
    <w:name w:val="Citavi Bibliography Subheading 2 Zchn"/>
    <w:basedOn w:val="Absatz-Standardschriftart"/>
    <w:link w:val="CitaviBibliographySubheading2"/>
    <w:rsid w:val="00582584"/>
    <w:rPr>
      <w:rFonts w:asciiTheme="majorHAnsi" w:eastAsiaTheme="majorEastAsia" w:hAnsiTheme="majorHAnsi" w:cstheme="majorBidi"/>
      <w:color w:val="1F3763" w:themeColor="accent1" w:themeShade="7F"/>
      <w:sz w:val="24"/>
      <w:szCs w:val="24"/>
      <w:lang w:val="en-US"/>
    </w:rPr>
  </w:style>
  <w:style w:type="character" w:customStyle="1" w:styleId="berschrift3Zchn">
    <w:name w:val="Überschrift 3 Zchn"/>
    <w:basedOn w:val="Absatz-Standardschriftart"/>
    <w:link w:val="berschrift3"/>
    <w:uiPriority w:val="9"/>
    <w:rsid w:val="00582584"/>
    <w:rPr>
      <w:rFonts w:asciiTheme="majorHAnsi" w:eastAsiaTheme="majorEastAsia" w:hAnsiTheme="majorHAnsi" w:cstheme="majorBidi"/>
      <w:color w:val="1F3763" w:themeColor="accent1" w:themeShade="7F"/>
      <w:sz w:val="24"/>
      <w:szCs w:val="24"/>
      <w:lang w:val="en-US"/>
    </w:rPr>
  </w:style>
  <w:style w:type="paragraph" w:customStyle="1" w:styleId="CitaviBibliographySubheading3">
    <w:name w:val="Citavi Bibliography Subheading 3"/>
    <w:basedOn w:val="berschrift4"/>
    <w:link w:val="CitaviBibliographySubheading3Zchn"/>
    <w:rsid w:val="00582584"/>
    <w:pPr>
      <w:outlineLvl w:val="9"/>
    </w:pPr>
  </w:style>
  <w:style w:type="character" w:customStyle="1" w:styleId="CitaviBibliographySubheading3Zchn">
    <w:name w:val="Citavi Bibliography Subheading 3 Zchn"/>
    <w:basedOn w:val="Absatz-Standardschriftart"/>
    <w:link w:val="CitaviBibliographySubheading3"/>
    <w:rsid w:val="00582584"/>
    <w:rPr>
      <w:rFonts w:asciiTheme="majorHAnsi" w:eastAsiaTheme="majorEastAsia" w:hAnsiTheme="majorHAnsi" w:cstheme="majorBidi"/>
      <w:i/>
      <w:iCs/>
      <w:color w:val="2F5496" w:themeColor="accent1" w:themeShade="BF"/>
      <w:lang w:val="en-US"/>
    </w:rPr>
  </w:style>
  <w:style w:type="character" w:customStyle="1" w:styleId="berschrift4Zchn">
    <w:name w:val="Überschrift 4 Zchn"/>
    <w:basedOn w:val="Absatz-Standardschriftart"/>
    <w:link w:val="berschrift4"/>
    <w:uiPriority w:val="9"/>
    <w:semiHidden/>
    <w:rsid w:val="00582584"/>
    <w:rPr>
      <w:rFonts w:asciiTheme="majorHAnsi" w:eastAsiaTheme="majorEastAsia" w:hAnsiTheme="majorHAnsi" w:cstheme="majorBidi"/>
      <w:i/>
      <w:iCs/>
      <w:color w:val="2F5496" w:themeColor="accent1" w:themeShade="BF"/>
      <w:lang w:val="en-US"/>
    </w:rPr>
  </w:style>
  <w:style w:type="paragraph" w:customStyle="1" w:styleId="CitaviBibliographySubheading4">
    <w:name w:val="Citavi Bibliography Subheading 4"/>
    <w:basedOn w:val="berschrift5"/>
    <w:link w:val="CitaviBibliographySubheading4Zchn"/>
    <w:rsid w:val="00582584"/>
    <w:pPr>
      <w:outlineLvl w:val="9"/>
    </w:pPr>
  </w:style>
  <w:style w:type="character" w:customStyle="1" w:styleId="CitaviBibliographySubheading4Zchn">
    <w:name w:val="Citavi Bibliography Subheading 4 Zchn"/>
    <w:basedOn w:val="Absatz-Standardschriftart"/>
    <w:link w:val="CitaviBibliographySubheading4"/>
    <w:rsid w:val="00582584"/>
    <w:rPr>
      <w:rFonts w:asciiTheme="majorHAnsi" w:eastAsiaTheme="majorEastAsia" w:hAnsiTheme="majorHAnsi" w:cstheme="majorBidi"/>
      <w:color w:val="2F5496" w:themeColor="accent1" w:themeShade="BF"/>
      <w:lang w:val="en-US"/>
    </w:rPr>
  </w:style>
  <w:style w:type="character" w:customStyle="1" w:styleId="berschrift5Zchn">
    <w:name w:val="Überschrift 5 Zchn"/>
    <w:basedOn w:val="Absatz-Standardschriftart"/>
    <w:link w:val="berschrift5"/>
    <w:uiPriority w:val="9"/>
    <w:semiHidden/>
    <w:rsid w:val="00582584"/>
    <w:rPr>
      <w:rFonts w:asciiTheme="majorHAnsi" w:eastAsiaTheme="majorEastAsia" w:hAnsiTheme="majorHAnsi" w:cstheme="majorBidi"/>
      <w:color w:val="2F5496" w:themeColor="accent1" w:themeShade="BF"/>
      <w:lang w:val="en-US"/>
    </w:rPr>
  </w:style>
  <w:style w:type="paragraph" w:customStyle="1" w:styleId="CitaviBibliographySubheading5">
    <w:name w:val="Citavi Bibliography Subheading 5"/>
    <w:basedOn w:val="berschrift6"/>
    <w:link w:val="CitaviBibliographySubheading5Zchn"/>
    <w:rsid w:val="00582584"/>
    <w:pPr>
      <w:outlineLvl w:val="9"/>
    </w:pPr>
  </w:style>
  <w:style w:type="character" w:customStyle="1" w:styleId="CitaviBibliographySubheading5Zchn">
    <w:name w:val="Citavi Bibliography Subheading 5 Zchn"/>
    <w:basedOn w:val="Absatz-Standardschriftart"/>
    <w:link w:val="CitaviBibliographySubheading5"/>
    <w:rsid w:val="00582584"/>
    <w:rPr>
      <w:rFonts w:asciiTheme="majorHAnsi" w:eastAsiaTheme="majorEastAsia" w:hAnsiTheme="majorHAnsi" w:cstheme="majorBidi"/>
      <w:color w:val="1F3763" w:themeColor="accent1" w:themeShade="7F"/>
      <w:lang w:val="en-US"/>
    </w:rPr>
  </w:style>
  <w:style w:type="character" w:customStyle="1" w:styleId="berschrift6Zchn">
    <w:name w:val="Überschrift 6 Zchn"/>
    <w:basedOn w:val="Absatz-Standardschriftart"/>
    <w:link w:val="berschrift6"/>
    <w:uiPriority w:val="9"/>
    <w:semiHidden/>
    <w:rsid w:val="00582584"/>
    <w:rPr>
      <w:rFonts w:asciiTheme="majorHAnsi" w:eastAsiaTheme="majorEastAsia" w:hAnsiTheme="majorHAnsi" w:cstheme="majorBidi"/>
      <w:color w:val="1F3763" w:themeColor="accent1" w:themeShade="7F"/>
      <w:lang w:val="en-US"/>
    </w:rPr>
  </w:style>
  <w:style w:type="paragraph" w:customStyle="1" w:styleId="CitaviBibliographySubheading6">
    <w:name w:val="Citavi Bibliography Subheading 6"/>
    <w:basedOn w:val="berschrift7"/>
    <w:link w:val="CitaviBibliographySubheading6Zchn"/>
    <w:rsid w:val="00582584"/>
    <w:pPr>
      <w:outlineLvl w:val="9"/>
    </w:pPr>
  </w:style>
  <w:style w:type="character" w:customStyle="1" w:styleId="CitaviBibliographySubheading6Zchn">
    <w:name w:val="Citavi Bibliography Subheading 6 Zchn"/>
    <w:basedOn w:val="Absatz-Standardschriftart"/>
    <w:link w:val="CitaviBibliographySubheading6"/>
    <w:rsid w:val="00582584"/>
    <w:rPr>
      <w:rFonts w:asciiTheme="majorHAnsi" w:eastAsiaTheme="majorEastAsia" w:hAnsiTheme="majorHAnsi" w:cstheme="majorBidi"/>
      <w:i/>
      <w:iCs/>
      <w:color w:val="1F3763" w:themeColor="accent1" w:themeShade="7F"/>
      <w:lang w:val="en-US"/>
    </w:rPr>
  </w:style>
  <w:style w:type="character" w:customStyle="1" w:styleId="berschrift7Zchn">
    <w:name w:val="Überschrift 7 Zchn"/>
    <w:basedOn w:val="Absatz-Standardschriftart"/>
    <w:link w:val="berschrift7"/>
    <w:uiPriority w:val="9"/>
    <w:semiHidden/>
    <w:rsid w:val="00582584"/>
    <w:rPr>
      <w:rFonts w:asciiTheme="majorHAnsi" w:eastAsiaTheme="majorEastAsia" w:hAnsiTheme="majorHAnsi" w:cstheme="majorBidi"/>
      <w:i/>
      <w:iCs/>
      <w:color w:val="1F3763" w:themeColor="accent1" w:themeShade="7F"/>
      <w:lang w:val="en-US"/>
    </w:rPr>
  </w:style>
  <w:style w:type="paragraph" w:customStyle="1" w:styleId="CitaviBibliographySubheading7">
    <w:name w:val="Citavi Bibliography Subheading 7"/>
    <w:basedOn w:val="berschrift8"/>
    <w:link w:val="CitaviBibliographySubheading7Zchn"/>
    <w:rsid w:val="00582584"/>
    <w:pPr>
      <w:outlineLvl w:val="9"/>
    </w:pPr>
  </w:style>
  <w:style w:type="character" w:customStyle="1" w:styleId="CitaviBibliographySubheading7Zchn">
    <w:name w:val="Citavi Bibliography Subheading 7 Zchn"/>
    <w:basedOn w:val="Absatz-Standardschriftart"/>
    <w:link w:val="CitaviBibliographySubheading7"/>
    <w:rsid w:val="00582584"/>
    <w:rPr>
      <w:rFonts w:asciiTheme="majorHAnsi" w:eastAsiaTheme="majorEastAsia" w:hAnsiTheme="majorHAnsi" w:cstheme="majorBidi"/>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582584"/>
    <w:rPr>
      <w:rFonts w:asciiTheme="majorHAnsi" w:eastAsiaTheme="majorEastAsia" w:hAnsiTheme="majorHAnsi" w:cstheme="majorBidi"/>
      <w:color w:val="272727" w:themeColor="text1" w:themeTint="D8"/>
      <w:sz w:val="21"/>
      <w:szCs w:val="21"/>
      <w:lang w:val="en-US"/>
    </w:rPr>
  </w:style>
  <w:style w:type="paragraph" w:customStyle="1" w:styleId="CitaviBibliographySubheading8">
    <w:name w:val="Citavi Bibliography Subheading 8"/>
    <w:basedOn w:val="berschrift9"/>
    <w:link w:val="CitaviBibliographySubheading8Zchn"/>
    <w:rsid w:val="00582584"/>
    <w:pPr>
      <w:outlineLvl w:val="9"/>
    </w:pPr>
  </w:style>
  <w:style w:type="character" w:customStyle="1" w:styleId="CitaviBibliographySubheading8Zchn">
    <w:name w:val="Citavi Bibliography Subheading 8 Zchn"/>
    <w:basedOn w:val="Absatz-Standardschriftart"/>
    <w:link w:val="CitaviBibliographySubheading8"/>
    <w:rsid w:val="00582584"/>
    <w:rPr>
      <w:rFonts w:asciiTheme="majorHAnsi" w:eastAsiaTheme="majorEastAsia" w:hAnsiTheme="majorHAnsi" w:cstheme="majorBidi"/>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582584"/>
    <w:rPr>
      <w:rFonts w:asciiTheme="majorHAnsi" w:eastAsiaTheme="majorEastAsia" w:hAnsiTheme="majorHAnsi" w:cstheme="majorBidi"/>
      <w:i/>
      <w:iCs/>
      <w:color w:val="272727" w:themeColor="text1" w:themeTint="D8"/>
      <w:sz w:val="21"/>
      <w:szCs w:val="21"/>
      <w:lang w:val="en-US"/>
    </w:rPr>
  </w:style>
  <w:style w:type="paragraph" w:styleId="Beschriftung">
    <w:name w:val="caption"/>
    <w:basedOn w:val="Standard"/>
    <w:next w:val="Standard"/>
    <w:uiPriority w:val="35"/>
    <w:unhideWhenUsed/>
    <w:qFormat/>
    <w:rsid w:val="00073279"/>
    <w:pPr>
      <w:spacing w:after="200" w:line="240" w:lineRule="auto"/>
    </w:pPr>
    <w:rPr>
      <w:iCs/>
      <w:color w:val="000000" w:themeColor="text1"/>
      <w:szCs w:val="18"/>
    </w:rPr>
  </w:style>
  <w:style w:type="paragraph" w:styleId="Inhaltsverzeichnisberschrift">
    <w:name w:val="TOC Heading"/>
    <w:basedOn w:val="berschrift1"/>
    <w:next w:val="Standard"/>
    <w:uiPriority w:val="39"/>
    <w:semiHidden/>
    <w:unhideWhenUsed/>
    <w:qFormat/>
    <w:rsid w:val="00A0236E"/>
    <w:pPr>
      <w:outlineLvl w:val="9"/>
    </w:pPr>
  </w:style>
  <w:style w:type="paragraph" w:styleId="Literaturverzeichnis">
    <w:name w:val="Bibliography"/>
    <w:basedOn w:val="Standard"/>
    <w:next w:val="Standard"/>
    <w:uiPriority w:val="37"/>
    <w:semiHidden/>
    <w:unhideWhenUsed/>
    <w:rsid w:val="00A0236E"/>
  </w:style>
  <w:style w:type="character" w:styleId="Buchtitel">
    <w:name w:val="Book Title"/>
    <w:basedOn w:val="Absatz-Standardschriftart"/>
    <w:uiPriority w:val="33"/>
    <w:qFormat/>
    <w:rsid w:val="00A0236E"/>
    <w:rPr>
      <w:b/>
      <w:bCs/>
      <w:i/>
      <w:iCs/>
      <w:spacing w:val="5"/>
    </w:rPr>
  </w:style>
  <w:style w:type="character" w:styleId="IntensiverVerweis">
    <w:name w:val="Intense Reference"/>
    <w:basedOn w:val="Absatz-Standardschriftart"/>
    <w:uiPriority w:val="32"/>
    <w:qFormat/>
    <w:rsid w:val="00A0236E"/>
    <w:rPr>
      <w:b/>
      <w:bCs/>
      <w:smallCaps/>
      <w:color w:val="4472C4" w:themeColor="accent1"/>
      <w:spacing w:val="5"/>
    </w:rPr>
  </w:style>
  <w:style w:type="character" w:styleId="SchwacherVerweis">
    <w:name w:val="Subtle Reference"/>
    <w:basedOn w:val="Absatz-Standardschriftart"/>
    <w:uiPriority w:val="31"/>
    <w:qFormat/>
    <w:rsid w:val="00A0236E"/>
    <w:rPr>
      <w:smallCaps/>
      <w:color w:val="5A5A5A" w:themeColor="text1" w:themeTint="A5"/>
    </w:rPr>
  </w:style>
  <w:style w:type="character" w:styleId="IntensiveHervorhebung">
    <w:name w:val="Intense Emphasis"/>
    <w:basedOn w:val="Absatz-Standardschriftart"/>
    <w:uiPriority w:val="21"/>
    <w:qFormat/>
    <w:rsid w:val="00A0236E"/>
    <w:rPr>
      <w:i/>
      <w:iCs/>
      <w:color w:val="4472C4" w:themeColor="accent1"/>
    </w:rPr>
  </w:style>
  <w:style w:type="character" w:styleId="SchwacheHervorhebung">
    <w:name w:val="Subtle Emphasis"/>
    <w:basedOn w:val="Absatz-Standardschriftart"/>
    <w:uiPriority w:val="19"/>
    <w:qFormat/>
    <w:rsid w:val="00A0236E"/>
    <w:rPr>
      <w:i/>
      <w:iCs/>
      <w:color w:val="404040" w:themeColor="text1" w:themeTint="BF"/>
    </w:rPr>
  </w:style>
  <w:style w:type="paragraph" w:styleId="IntensivesZitat">
    <w:name w:val="Intense Quote"/>
    <w:basedOn w:val="Standard"/>
    <w:next w:val="Standard"/>
    <w:link w:val="IntensivesZitatZchn"/>
    <w:uiPriority w:val="30"/>
    <w:qFormat/>
    <w:rsid w:val="00A0236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0236E"/>
    <w:rPr>
      <w:i/>
      <w:iCs/>
      <w:color w:val="4472C4" w:themeColor="accent1"/>
      <w:lang w:val="en-US"/>
    </w:rPr>
  </w:style>
  <w:style w:type="paragraph" w:styleId="Zitat">
    <w:name w:val="Quote"/>
    <w:basedOn w:val="Standard"/>
    <w:next w:val="Standard"/>
    <w:link w:val="ZitatZchn"/>
    <w:uiPriority w:val="29"/>
    <w:qFormat/>
    <w:rsid w:val="00A0236E"/>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0236E"/>
    <w:rPr>
      <w:i/>
      <w:iCs/>
      <w:color w:val="404040" w:themeColor="text1" w:themeTint="BF"/>
      <w:lang w:val="en-US"/>
    </w:rPr>
  </w:style>
  <w:style w:type="paragraph" w:styleId="Listenabsatz">
    <w:name w:val="List Paragraph"/>
    <w:basedOn w:val="Standard"/>
    <w:uiPriority w:val="34"/>
    <w:qFormat/>
    <w:rsid w:val="00A0236E"/>
    <w:pPr>
      <w:ind w:left="720"/>
      <w:contextualSpacing/>
    </w:pPr>
  </w:style>
  <w:style w:type="table" w:styleId="MittlereListe1-Akzent1">
    <w:name w:val="Medium List 1 Accent 1"/>
    <w:basedOn w:val="NormaleTabelle"/>
    <w:uiPriority w:val="65"/>
    <w:semiHidden/>
    <w:unhideWhenUsed/>
    <w:rsid w:val="00A0236E"/>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A0236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0236E"/>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0236E"/>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A0236E"/>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A0236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A0236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0236E"/>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0236E"/>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0236E"/>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0236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0236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0236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0236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0236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0236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0236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0236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0236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0236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0236E"/>
    <w:pPr>
      <w:spacing w:after="0" w:line="240" w:lineRule="auto"/>
    </w:pPr>
    <w:rPr>
      <w:lang w:val="en-US"/>
    </w:rPr>
  </w:style>
  <w:style w:type="character" w:styleId="HTMLVariable">
    <w:name w:val="HTML Variable"/>
    <w:basedOn w:val="Absatz-Standardschriftart"/>
    <w:uiPriority w:val="99"/>
    <w:semiHidden/>
    <w:unhideWhenUsed/>
    <w:rsid w:val="00A0236E"/>
    <w:rPr>
      <w:i/>
      <w:iCs/>
    </w:rPr>
  </w:style>
  <w:style w:type="character" w:styleId="HTMLSchreibmaschine">
    <w:name w:val="HTML Typewriter"/>
    <w:basedOn w:val="Absatz-Standardschriftart"/>
    <w:uiPriority w:val="99"/>
    <w:semiHidden/>
    <w:unhideWhenUsed/>
    <w:rsid w:val="00A0236E"/>
    <w:rPr>
      <w:rFonts w:ascii="Consolas" w:hAnsi="Consolas"/>
      <w:sz w:val="20"/>
      <w:szCs w:val="20"/>
    </w:rPr>
  </w:style>
  <w:style w:type="character" w:styleId="HTMLBeispiel">
    <w:name w:val="HTML Sample"/>
    <w:basedOn w:val="Absatz-Standardschriftart"/>
    <w:uiPriority w:val="99"/>
    <w:semiHidden/>
    <w:unhideWhenUsed/>
    <w:rsid w:val="00A0236E"/>
    <w:rPr>
      <w:rFonts w:ascii="Consolas" w:hAnsi="Consolas"/>
      <w:sz w:val="24"/>
      <w:szCs w:val="24"/>
    </w:rPr>
  </w:style>
  <w:style w:type="paragraph" w:styleId="HTMLVorformatiert">
    <w:name w:val="HTML Preformatted"/>
    <w:basedOn w:val="Standard"/>
    <w:link w:val="HTMLVorformatiertZchn"/>
    <w:uiPriority w:val="99"/>
    <w:semiHidden/>
    <w:unhideWhenUsed/>
    <w:rsid w:val="00A0236E"/>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A0236E"/>
    <w:rPr>
      <w:rFonts w:ascii="Consolas" w:hAnsi="Consolas"/>
      <w:sz w:val="20"/>
      <w:szCs w:val="20"/>
      <w:lang w:val="en-US"/>
    </w:rPr>
  </w:style>
  <w:style w:type="character" w:styleId="HTMLTastatur">
    <w:name w:val="HTML Keyboard"/>
    <w:basedOn w:val="Absatz-Standardschriftart"/>
    <w:uiPriority w:val="99"/>
    <w:semiHidden/>
    <w:unhideWhenUsed/>
    <w:rsid w:val="00A0236E"/>
    <w:rPr>
      <w:rFonts w:ascii="Consolas" w:hAnsi="Consolas"/>
      <w:sz w:val="20"/>
      <w:szCs w:val="20"/>
    </w:rPr>
  </w:style>
  <w:style w:type="character" w:styleId="HTMLDefinition">
    <w:name w:val="HTML Definition"/>
    <w:basedOn w:val="Absatz-Standardschriftart"/>
    <w:uiPriority w:val="99"/>
    <w:semiHidden/>
    <w:unhideWhenUsed/>
    <w:rsid w:val="00A0236E"/>
    <w:rPr>
      <w:i/>
      <w:iCs/>
    </w:rPr>
  </w:style>
  <w:style w:type="character" w:styleId="HTMLCode">
    <w:name w:val="HTML Code"/>
    <w:basedOn w:val="Absatz-Standardschriftart"/>
    <w:uiPriority w:val="99"/>
    <w:semiHidden/>
    <w:unhideWhenUsed/>
    <w:rsid w:val="00A0236E"/>
    <w:rPr>
      <w:rFonts w:ascii="Consolas" w:hAnsi="Consolas"/>
      <w:sz w:val="20"/>
      <w:szCs w:val="20"/>
    </w:rPr>
  </w:style>
  <w:style w:type="character" w:styleId="HTMLZitat">
    <w:name w:val="HTML Cite"/>
    <w:basedOn w:val="Absatz-Standardschriftart"/>
    <w:uiPriority w:val="99"/>
    <w:semiHidden/>
    <w:unhideWhenUsed/>
    <w:rsid w:val="00A0236E"/>
    <w:rPr>
      <w:i/>
      <w:iCs/>
    </w:rPr>
  </w:style>
  <w:style w:type="paragraph" w:styleId="HTMLAdresse">
    <w:name w:val="HTML Address"/>
    <w:basedOn w:val="Standard"/>
    <w:link w:val="HTMLAdresseZchn"/>
    <w:uiPriority w:val="99"/>
    <w:semiHidden/>
    <w:unhideWhenUsed/>
    <w:rsid w:val="00A0236E"/>
    <w:pPr>
      <w:spacing w:after="0" w:line="240" w:lineRule="auto"/>
    </w:pPr>
    <w:rPr>
      <w:i/>
      <w:iCs/>
    </w:rPr>
  </w:style>
  <w:style w:type="character" w:customStyle="1" w:styleId="HTMLAdresseZchn">
    <w:name w:val="HTML Adresse Zchn"/>
    <w:basedOn w:val="Absatz-Standardschriftart"/>
    <w:link w:val="HTMLAdresse"/>
    <w:uiPriority w:val="99"/>
    <w:semiHidden/>
    <w:rsid w:val="00A0236E"/>
    <w:rPr>
      <w:i/>
      <w:iCs/>
      <w:lang w:val="en-US"/>
    </w:rPr>
  </w:style>
  <w:style w:type="character" w:styleId="HTMLAkronym">
    <w:name w:val="HTML Acronym"/>
    <w:basedOn w:val="Absatz-Standardschriftart"/>
    <w:uiPriority w:val="99"/>
    <w:semiHidden/>
    <w:unhideWhenUsed/>
    <w:rsid w:val="00A0236E"/>
  </w:style>
  <w:style w:type="paragraph" w:styleId="StandardWeb">
    <w:name w:val="Normal (Web)"/>
    <w:basedOn w:val="Standard"/>
    <w:uiPriority w:val="99"/>
    <w:semiHidden/>
    <w:unhideWhenUsed/>
    <w:rsid w:val="00A0236E"/>
    <w:rPr>
      <w:rFonts w:ascii="Times New Roman" w:hAnsi="Times New Roman" w:cs="Times New Roman"/>
      <w:sz w:val="24"/>
      <w:szCs w:val="24"/>
    </w:rPr>
  </w:style>
  <w:style w:type="paragraph" w:styleId="NurText">
    <w:name w:val="Plain Text"/>
    <w:basedOn w:val="Standard"/>
    <w:link w:val="NurTextZchn"/>
    <w:uiPriority w:val="99"/>
    <w:semiHidden/>
    <w:unhideWhenUsed/>
    <w:rsid w:val="00A0236E"/>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A0236E"/>
    <w:rPr>
      <w:rFonts w:ascii="Consolas" w:hAnsi="Consolas"/>
      <w:sz w:val="21"/>
      <w:szCs w:val="21"/>
      <w:lang w:val="en-US"/>
    </w:rPr>
  </w:style>
  <w:style w:type="paragraph" w:styleId="Dokumentstruktur">
    <w:name w:val="Document Map"/>
    <w:basedOn w:val="Standard"/>
    <w:link w:val="DokumentstrukturZchn"/>
    <w:uiPriority w:val="99"/>
    <w:semiHidden/>
    <w:unhideWhenUsed/>
    <w:rsid w:val="00A0236E"/>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0236E"/>
    <w:rPr>
      <w:rFonts w:ascii="Segoe UI" w:hAnsi="Segoe UI" w:cs="Segoe UI"/>
      <w:sz w:val="16"/>
      <w:szCs w:val="16"/>
      <w:lang w:val="en-US"/>
    </w:rPr>
  </w:style>
  <w:style w:type="character" w:styleId="Hervorhebung">
    <w:name w:val="Emphasis"/>
    <w:basedOn w:val="Absatz-Standardschriftart"/>
    <w:uiPriority w:val="20"/>
    <w:qFormat/>
    <w:rsid w:val="00A0236E"/>
    <w:rPr>
      <w:i/>
      <w:iCs/>
    </w:rPr>
  </w:style>
  <w:style w:type="character" w:styleId="Fett">
    <w:name w:val="Strong"/>
    <w:basedOn w:val="Absatz-Standardschriftart"/>
    <w:uiPriority w:val="22"/>
    <w:qFormat/>
    <w:rsid w:val="00A0236E"/>
    <w:rPr>
      <w:b/>
      <w:bCs/>
    </w:rPr>
  </w:style>
  <w:style w:type="character" w:styleId="BesuchterLink">
    <w:name w:val="FollowedHyperlink"/>
    <w:basedOn w:val="Absatz-Standardschriftart"/>
    <w:uiPriority w:val="99"/>
    <w:semiHidden/>
    <w:unhideWhenUsed/>
    <w:rsid w:val="00A0236E"/>
    <w:rPr>
      <w:color w:val="954F72" w:themeColor="followedHyperlink"/>
      <w:u w:val="single"/>
    </w:rPr>
  </w:style>
  <w:style w:type="character" w:styleId="Hyperlink">
    <w:name w:val="Hyperlink"/>
    <w:basedOn w:val="Absatz-Standardschriftart"/>
    <w:uiPriority w:val="99"/>
    <w:semiHidden/>
    <w:unhideWhenUsed/>
    <w:rsid w:val="00A0236E"/>
    <w:rPr>
      <w:color w:val="0563C1" w:themeColor="hyperlink"/>
      <w:u w:val="single"/>
    </w:rPr>
  </w:style>
  <w:style w:type="paragraph" w:styleId="Blocktext">
    <w:name w:val="Block Text"/>
    <w:basedOn w:val="Standard"/>
    <w:uiPriority w:val="99"/>
    <w:semiHidden/>
    <w:unhideWhenUsed/>
    <w:rsid w:val="00A0236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A0236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0236E"/>
    <w:rPr>
      <w:sz w:val="16"/>
      <w:szCs w:val="16"/>
      <w:lang w:val="en-US"/>
    </w:rPr>
  </w:style>
  <w:style w:type="paragraph" w:styleId="Textkrper-Einzug2">
    <w:name w:val="Body Text Indent 2"/>
    <w:basedOn w:val="Standard"/>
    <w:link w:val="Textkrper-Einzug2Zchn"/>
    <w:uiPriority w:val="99"/>
    <w:semiHidden/>
    <w:unhideWhenUsed/>
    <w:rsid w:val="00A0236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0236E"/>
    <w:rPr>
      <w:lang w:val="en-US"/>
    </w:rPr>
  </w:style>
  <w:style w:type="paragraph" w:styleId="Textkrper3">
    <w:name w:val="Body Text 3"/>
    <w:basedOn w:val="Standard"/>
    <w:link w:val="Textkrper3Zchn"/>
    <w:uiPriority w:val="99"/>
    <w:semiHidden/>
    <w:unhideWhenUsed/>
    <w:rsid w:val="00A0236E"/>
    <w:pPr>
      <w:spacing w:after="120"/>
    </w:pPr>
    <w:rPr>
      <w:sz w:val="16"/>
      <w:szCs w:val="16"/>
    </w:rPr>
  </w:style>
  <w:style w:type="character" w:customStyle="1" w:styleId="Textkrper3Zchn">
    <w:name w:val="Textkörper 3 Zchn"/>
    <w:basedOn w:val="Absatz-Standardschriftart"/>
    <w:link w:val="Textkrper3"/>
    <w:uiPriority w:val="99"/>
    <w:semiHidden/>
    <w:rsid w:val="00A0236E"/>
    <w:rPr>
      <w:sz w:val="16"/>
      <w:szCs w:val="16"/>
      <w:lang w:val="en-US"/>
    </w:rPr>
  </w:style>
  <w:style w:type="paragraph" w:styleId="Textkrper2">
    <w:name w:val="Body Text 2"/>
    <w:basedOn w:val="Standard"/>
    <w:link w:val="Textkrper2Zchn"/>
    <w:uiPriority w:val="99"/>
    <w:semiHidden/>
    <w:unhideWhenUsed/>
    <w:rsid w:val="00A0236E"/>
    <w:pPr>
      <w:spacing w:after="120" w:line="480" w:lineRule="auto"/>
    </w:pPr>
  </w:style>
  <w:style w:type="character" w:customStyle="1" w:styleId="Textkrper2Zchn">
    <w:name w:val="Textkörper 2 Zchn"/>
    <w:basedOn w:val="Absatz-Standardschriftart"/>
    <w:link w:val="Textkrper2"/>
    <w:uiPriority w:val="99"/>
    <w:semiHidden/>
    <w:rsid w:val="00A0236E"/>
    <w:rPr>
      <w:lang w:val="en-US"/>
    </w:rPr>
  </w:style>
  <w:style w:type="paragraph" w:styleId="Fu-Endnotenberschrift">
    <w:name w:val="Note Heading"/>
    <w:basedOn w:val="Standard"/>
    <w:next w:val="Standard"/>
    <w:link w:val="Fu-EndnotenberschriftZchn"/>
    <w:uiPriority w:val="99"/>
    <w:semiHidden/>
    <w:unhideWhenUsed/>
    <w:rsid w:val="00A0236E"/>
    <w:pPr>
      <w:spacing w:after="0" w:line="240" w:lineRule="auto"/>
    </w:pPr>
  </w:style>
  <w:style w:type="character" w:customStyle="1" w:styleId="Fu-EndnotenberschriftZchn">
    <w:name w:val="Fuß/-Endnotenüberschrift Zchn"/>
    <w:basedOn w:val="Absatz-Standardschriftart"/>
    <w:link w:val="Fu-Endnotenberschrift"/>
    <w:uiPriority w:val="99"/>
    <w:semiHidden/>
    <w:rsid w:val="00A0236E"/>
    <w:rPr>
      <w:lang w:val="en-US"/>
    </w:rPr>
  </w:style>
  <w:style w:type="paragraph" w:styleId="Textkrper-Zeileneinzug">
    <w:name w:val="Body Text Indent"/>
    <w:basedOn w:val="Standard"/>
    <w:link w:val="Textkrper-ZeileneinzugZchn"/>
    <w:uiPriority w:val="99"/>
    <w:semiHidden/>
    <w:unhideWhenUsed/>
    <w:rsid w:val="00A0236E"/>
    <w:pPr>
      <w:spacing w:after="120"/>
      <w:ind w:left="283"/>
    </w:pPr>
  </w:style>
  <w:style w:type="character" w:customStyle="1" w:styleId="Textkrper-ZeileneinzugZchn">
    <w:name w:val="Textkörper-Zeileneinzug Zchn"/>
    <w:basedOn w:val="Absatz-Standardschriftart"/>
    <w:link w:val="Textkrper-Zeileneinzug"/>
    <w:uiPriority w:val="99"/>
    <w:semiHidden/>
    <w:rsid w:val="00A0236E"/>
    <w:rPr>
      <w:lang w:val="en-US"/>
    </w:rPr>
  </w:style>
  <w:style w:type="paragraph" w:styleId="Textkrper-Erstzeileneinzug2">
    <w:name w:val="Body Text First Indent 2"/>
    <w:basedOn w:val="Textkrper-Zeileneinzug"/>
    <w:link w:val="Textkrper-Erstzeileneinzug2Zchn"/>
    <w:uiPriority w:val="99"/>
    <w:semiHidden/>
    <w:unhideWhenUsed/>
    <w:rsid w:val="00A0236E"/>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0236E"/>
    <w:rPr>
      <w:lang w:val="en-US"/>
    </w:rPr>
  </w:style>
  <w:style w:type="paragraph" w:styleId="Textkrper">
    <w:name w:val="Body Text"/>
    <w:basedOn w:val="Standard"/>
    <w:link w:val="TextkrperZchn"/>
    <w:uiPriority w:val="99"/>
    <w:semiHidden/>
    <w:unhideWhenUsed/>
    <w:rsid w:val="00A0236E"/>
    <w:pPr>
      <w:spacing w:after="120"/>
    </w:pPr>
  </w:style>
  <w:style w:type="character" w:customStyle="1" w:styleId="TextkrperZchn">
    <w:name w:val="Textkörper Zchn"/>
    <w:basedOn w:val="Absatz-Standardschriftart"/>
    <w:link w:val="Textkrper"/>
    <w:uiPriority w:val="99"/>
    <w:semiHidden/>
    <w:rsid w:val="00A0236E"/>
    <w:rPr>
      <w:lang w:val="en-US"/>
    </w:rPr>
  </w:style>
  <w:style w:type="paragraph" w:styleId="Textkrper-Erstzeileneinzug">
    <w:name w:val="Body Text First Indent"/>
    <w:basedOn w:val="Textkrper"/>
    <w:link w:val="Textkrper-ErstzeileneinzugZchn"/>
    <w:uiPriority w:val="99"/>
    <w:semiHidden/>
    <w:unhideWhenUsed/>
    <w:rsid w:val="00A0236E"/>
    <w:pPr>
      <w:spacing w:after="160"/>
      <w:ind w:firstLine="360"/>
    </w:pPr>
  </w:style>
  <w:style w:type="character" w:customStyle="1" w:styleId="Textkrper-ErstzeileneinzugZchn">
    <w:name w:val="Textkörper-Erstzeileneinzug Zchn"/>
    <w:basedOn w:val="TextkrperZchn"/>
    <w:link w:val="Textkrper-Erstzeileneinzug"/>
    <w:uiPriority w:val="99"/>
    <w:semiHidden/>
    <w:rsid w:val="00A0236E"/>
    <w:rPr>
      <w:lang w:val="en-US"/>
    </w:rPr>
  </w:style>
  <w:style w:type="paragraph" w:styleId="Datum">
    <w:name w:val="Date"/>
    <w:basedOn w:val="Standard"/>
    <w:next w:val="Standard"/>
    <w:link w:val="DatumZchn"/>
    <w:uiPriority w:val="99"/>
    <w:semiHidden/>
    <w:unhideWhenUsed/>
    <w:rsid w:val="00A0236E"/>
  </w:style>
  <w:style w:type="character" w:customStyle="1" w:styleId="DatumZchn">
    <w:name w:val="Datum Zchn"/>
    <w:basedOn w:val="Absatz-Standardschriftart"/>
    <w:link w:val="Datum"/>
    <w:uiPriority w:val="99"/>
    <w:semiHidden/>
    <w:rsid w:val="00A0236E"/>
    <w:rPr>
      <w:lang w:val="en-US"/>
    </w:rPr>
  </w:style>
  <w:style w:type="paragraph" w:styleId="Anrede">
    <w:name w:val="Salutation"/>
    <w:basedOn w:val="Standard"/>
    <w:next w:val="Standard"/>
    <w:link w:val="AnredeZchn"/>
    <w:uiPriority w:val="99"/>
    <w:semiHidden/>
    <w:unhideWhenUsed/>
    <w:rsid w:val="00A0236E"/>
  </w:style>
  <w:style w:type="character" w:customStyle="1" w:styleId="AnredeZchn">
    <w:name w:val="Anrede Zchn"/>
    <w:basedOn w:val="Absatz-Standardschriftart"/>
    <w:link w:val="Anrede"/>
    <w:uiPriority w:val="99"/>
    <w:semiHidden/>
    <w:rsid w:val="00A0236E"/>
    <w:rPr>
      <w:lang w:val="en-US"/>
    </w:rPr>
  </w:style>
  <w:style w:type="paragraph" w:styleId="Untertitel">
    <w:name w:val="Subtitle"/>
    <w:basedOn w:val="Standard"/>
    <w:next w:val="Standard"/>
    <w:link w:val="UntertitelZchn"/>
    <w:uiPriority w:val="11"/>
    <w:qFormat/>
    <w:rsid w:val="00A0236E"/>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0236E"/>
    <w:rPr>
      <w:rFonts w:eastAsiaTheme="minorEastAsia"/>
      <w:color w:val="5A5A5A" w:themeColor="text1" w:themeTint="A5"/>
      <w:spacing w:val="15"/>
      <w:lang w:val="en-US"/>
    </w:rPr>
  </w:style>
  <w:style w:type="paragraph" w:styleId="Nachrichtenkopf">
    <w:name w:val="Message Header"/>
    <w:basedOn w:val="Standard"/>
    <w:link w:val="NachrichtenkopfZchn"/>
    <w:uiPriority w:val="99"/>
    <w:semiHidden/>
    <w:unhideWhenUsed/>
    <w:rsid w:val="00A0236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A0236E"/>
    <w:rPr>
      <w:rFonts w:asciiTheme="majorHAnsi" w:eastAsiaTheme="majorEastAsia" w:hAnsiTheme="majorHAnsi" w:cstheme="majorBidi"/>
      <w:sz w:val="24"/>
      <w:szCs w:val="24"/>
      <w:shd w:val="pct20" w:color="auto" w:fill="auto"/>
      <w:lang w:val="en-US"/>
    </w:rPr>
  </w:style>
  <w:style w:type="paragraph" w:styleId="Listenfortsetzung5">
    <w:name w:val="List Continue 5"/>
    <w:basedOn w:val="Standard"/>
    <w:uiPriority w:val="99"/>
    <w:semiHidden/>
    <w:unhideWhenUsed/>
    <w:rsid w:val="00A0236E"/>
    <w:pPr>
      <w:spacing w:after="120"/>
      <w:ind w:left="1415"/>
      <w:contextualSpacing/>
    </w:pPr>
  </w:style>
  <w:style w:type="paragraph" w:styleId="Listenfortsetzung4">
    <w:name w:val="List Continue 4"/>
    <w:basedOn w:val="Standard"/>
    <w:uiPriority w:val="99"/>
    <w:semiHidden/>
    <w:unhideWhenUsed/>
    <w:rsid w:val="00A0236E"/>
    <w:pPr>
      <w:spacing w:after="120"/>
      <w:ind w:left="1132"/>
      <w:contextualSpacing/>
    </w:pPr>
  </w:style>
  <w:style w:type="paragraph" w:styleId="Listenfortsetzung3">
    <w:name w:val="List Continue 3"/>
    <w:basedOn w:val="Standard"/>
    <w:uiPriority w:val="99"/>
    <w:semiHidden/>
    <w:unhideWhenUsed/>
    <w:rsid w:val="00A0236E"/>
    <w:pPr>
      <w:spacing w:after="120"/>
      <w:ind w:left="849"/>
      <w:contextualSpacing/>
    </w:pPr>
  </w:style>
  <w:style w:type="paragraph" w:styleId="Listenfortsetzung2">
    <w:name w:val="List Continue 2"/>
    <w:basedOn w:val="Standard"/>
    <w:uiPriority w:val="99"/>
    <w:semiHidden/>
    <w:unhideWhenUsed/>
    <w:rsid w:val="00A0236E"/>
    <w:pPr>
      <w:spacing w:after="120"/>
      <w:ind w:left="566"/>
      <w:contextualSpacing/>
    </w:pPr>
  </w:style>
  <w:style w:type="paragraph" w:styleId="Listenfortsetzung">
    <w:name w:val="List Continue"/>
    <w:basedOn w:val="Standard"/>
    <w:uiPriority w:val="99"/>
    <w:semiHidden/>
    <w:unhideWhenUsed/>
    <w:rsid w:val="00A0236E"/>
    <w:pPr>
      <w:spacing w:after="120"/>
      <w:ind w:left="283"/>
      <w:contextualSpacing/>
    </w:pPr>
  </w:style>
  <w:style w:type="paragraph" w:styleId="Unterschrift">
    <w:name w:val="Signature"/>
    <w:basedOn w:val="Standard"/>
    <w:link w:val="UnterschriftZchn"/>
    <w:uiPriority w:val="99"/>
    <w:semiHidden/>
    <w:unhideWhenUsed/>
    <w:rsid w:val="00A0236E"/>
    <w:pPr>
      <w:spacing w:after="0" w:line="240" w:lineRule="auto"/>
      <w:ind w:left="4252"/>
    </w:pPr>
  </w:style>
  <w:style w:type="character" w:customStyle="1" w:styleId="UnterschriftZchn">
    <w:name w:val="Unterschrift Zchn"/>
    <w:basedOn w:val="Absatz-Standardschriftart"/>
    <w:link w:val="Unterschrift"/>
    <w:uiPriority w:val="99"/>
    <w:semiHidden/>
    <w:rsid w:val="00A0236E"/>
    <w:rPr>
      <w:lang w:val="en-US"/>
    </w:rPr>
  </w:style>
  <w:style w:type="paragraph" w:styleId="Gruformel">
    <w:name w:val="Closing"/>
    <w:basedOn w:val="Standard"/>
    <w:link w:val="GruformelZchn"/>
    <w:uiPriority w:val="99"/>
    <w:semiHidden/>
    <w:unhideWhenUsed/>
    <w:rsid w:val="00A0236E"/>
    <w:pPr>
      <w:spacing w:after="0" w:line="240" w:lineRule="auto"/>
      <w:ind w:left="4252"/>
    </w:pPr>
  </w:style>
  <w:style w:type="character" w:customStyle="1" w:styleId="GruformelZchn">
    <w:name w:val="Grußformel Zchn"/>
    <w:basedOn w:val="Absatz-Standardschriftart"/>
    <w:link w:val="Gruformel"/>
    <w:uiPriority w:val="99"/>
    <w:semiHidden/>
    <w:rsid w:val="00A0236E"/>
    <w:rPr>
      <w:lang w:val="en-US"/>
    </w:rPr>
  </w:style>
  <w:style w:type="paragraph" w:styleId="Titel">
    <w:name w:val="Title"/>
    <w:basedOn w:val="Standard"/>
    <w:next w:val="Standard"/>
    <w:link w:val="TitelZchn"/>
    <w:uiPriority w:val="10"/>
    <w:qFormat/>
    <w:rsid w:val="00A023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0236E"/>
    <w:rPr>
      <w:rFonts w:asciiTheme="majorHAnsi" w:eastAsiaTheme="majorEastAsia" w:hAnsiTheme="majorHAnsi" w:cstheme="majorBidi"/>
      <w:spacing w:val="-10"/>
      <w:kern w:val="28"/>
      <w:sz w:val="56"/>
      <w:szCs w:val="56"/>
      <w:lang w:val="en-US"/>
    </w:rPr>
  </w:style>
  <w:style w:type="paragraph" w:styleId="Listennummer5">
    <w:name w:val="List Number 5"/>
    <w:basedOn w:val="Standard"/>
    <w:uiPriority w:val="99"/>
    <w:semiHidden/>
    <w:unhideWhenUsed/>
    <w:rsid w:val="00A0236E"/>
    <w:pPr>
      <w:numPr>
        <w:numId w:val="1"/>
      </w:numPr>
      <w:contextualSpacing/>
    </w:pPr>
  </w:style>
  <w:style w:type="paragraph" w:styleId="Listennummer4">
    <w:name w:val="List Number 4"/>
    <w:basedOn w:val="Standard"/>
    <w:uiPriority w:val="99"/>
    <w:semiHidden/>
    <w:unhideWhenUsed/>
    <w:rsid w:val="00A0236E"/>
    <w:pPr>
      <w:numPr>
        <w:numId w:val="2"/>
      </w:numPr>
      <w:contextualSpacing/>
    </w:pPr>
  </w:style>
  <w:style w:type="paragraph" w:styleId="Listennummer3">
    <w:name w:val="List Number 3"/>
    <w:basedOn w:val="Standard"/>
    <w:uiPriority w:val="99"/>
    <w:semiHidden/>
    <w:unhideWhenUsed/>
    <w:rsid w:val="00A0236E"/>
    <w:pPr>
      <w:numPr>
        <w:numId w:val="3"/>
      </w:numPr>
      <w:contextualSpacing/>
    </w:pPr>
  </w:style>
  <w:style w:type="paragraph" w:styleId="Listennummer2">
    <w:name w:val="List Number 2"/>
    <w:basedOn w:val="Standard"/>
    <w:uiPriority w:val="99"/>
    <w:semiHidden/>
    <w:unhideWhenUsed/>
    <w:rsid w:val="00A0236E"/>
    <w:pPr>
      <w:numPr>
        <w:numId w:val="4"/>
      </w:numPr>
      <w:contextualSpacing/>
    </w:pPr>
  </w:style>
  <w:style w:type="paragraph" w:styleId="Aufzhlungszeichen5">
    <w:name w:val="List Bullet 5"/>
    <w:basedOn w:val="Standard"/>
    <w:uiPriority w:val="99"/>
    <w:semiHidden/>
    <w:unhideWhenUsed/>
    <w:rsid w:val="00A0236E"/>
    <w:pPr>
      <w:numPr>
        <w:numId w:val="5"/>
      </w:numPr>
      <w:contextualSpacing/>
    </w:pPr>
  </w:style>
  <w:style w:type="paragraph" w:styleId="Aufzhlungszeichen4">
    <w:name w:val="List Bullet 4"/>
    <w:basedOn w:val="Standard"/>
    <w:uiPriority w:val="99"/>
    <w:semiHidden/>
    <w:unhideWhenUsed/>
    <w:rsid w:val="00A0236E"/>
    <w:pPr>
      <w:numPr>
        <w:numId w:val="6"/>
      </w:numPr>
      <w:contextualSpacing/>
    </w:pPr>
  </w:style>
  <w:style w:type="paragraph" w:styleId="Aufzhlungszeichen3">
    <w:name w:val="List Bullet 3"/>
    <w:basedOn w:val="Standard"/>
    <w:uiPriority w:val="99"/>
    <w:semiHidden/>
    <w:unhideWhenUsed/>
    <w:rsid w:val="00A0236E"/>
    <w:pPr>
      <w:numPr>
        <w:numId w:val="7"/>
      </w:numPr>
      <w:contextualSpacing/>
    </w:pPr>
  </w:style>
  <w:style w:type="paragraph" w:styleId="Aufzhlungszeichen2">
    <w:name w:val="List Bullet 2"/>
    <w:basedOn w:val="Standard"/>
    <w:uiPriority w:val="99"/>
    <w:semiHidden/>
    <w:unhideWhenUsed/>
    <w:rsid w:val="00A0236E"/>
    <w:pPr>
      <w:numPr>
        <w:numId w:val="8"/>
      </w:numPr>
      <w:contextualSpacing/>
    </w:pPr>
  </w:style>
  <w:style w:type="paragraph" w:styleId="Liste5">
    <w:name w:val="List 5"/>
    <w:basedOn w:val="Standard"/>
    <w:uiPriority w:val="99"/>
    <w:semiHidden/>
    <w:unhideWhenUsed/>
    <w:rsid w:val="00A0236E"/>
    <w:pPr>
      <w:ind w:left="1415" w:hanging="283"/>
      <w:contextualSpacing/>
    </w:pPr>
  </w:style>
  <w:style w:type="paragraph" w:styleId="Liste4">
    <w:name w:val="List 4"/>
    <w:basedOn w:val="Standard"/>
    <w:uiPriority w:val="99"/>
    <w:semiHidden/>
    <w:unhideWhenUsed/>
    <w:rsid w:val="00A0236E"/>
    <w:pPr>
      <w:ind w:left="1132" w:hanging="283"/>
      <w:contextualSpacing/>
    </w:pPr>
  </w:style>
  <w:style w:type="paragraph" w:styleId="Liste3">
    <w:name w:val="List 3"/>
    <w:basedOn w:val="Standard"/>
    <w:uiPriority w:val="99"/>
    <w:semiHidden/>
    <w:unhideWhenUsed/>
    <w:rsid w:val="00A0236E"/>
    <w:pPr>
      <w:ind w:left="849" w:hanging="283"/>
      <w:contextualSpacing/>
    </w:pPr>
  </w:style>
  <w:style w:type="paragraph" w:styleId="Liste2">
    <w:name w:val="List 2"/>
    <w:basedOn w:val="Standard"/>
    <w:uiPriority w:val="99"/>
    <w:semiHidden/>
    <w:unhideWhenUsed/>
    <w:rsid w:val="00A0236E"/>
    <w:pPr>
      <w:ind w:left="566" w:hanging="283"/>
      <w:contextualSpacing/>
    </w:pPr>
  </w:style>
  <w:style w:type="paragraph" w:styleId="Listennummer">
    <w:name w:val="List Number"/>
    <w:basedOn w:val="Standard"/>
    <w:uiPriority w:val="99"/>
    <w:semiHidden/>
    <w:unhideWhenUsed/>
    <w:rsid w:val="00A0236E"/>
    <w:pPr>
      <w:numPr>
        <w:numId w:val="9"/>
      </w:numPr>
      <w:contextualSpacing/>
    </w:pPr>
  </w:style>
  <w:style w:type="paragraph" w:styleId="Aufzhlungszeichen">
    <w:name w:val="List Bullet"/>
    <w:basedOn w:val="Standard"/>
    <w:uiPriority w:val="99"/>
    <w:semiHidden/>
    <w:unhideWhenUsed/>
    <w:rsid w:val="00A0236E"/>
    <w:pPr>
      <w:numPr>
        <w:numId w:val="10"/>
      </w:numPr>
      <w:contextualSpacing/>
    </w:pPr>
  </w:style>
  <w:style w:type="paragraph" w:styleId="Liste">
    <w:name w:val="List"/>
    <w:basedOn w:val="Standard"/>
    <w:uiPriority w:val="99"/>
    <w:semiHidden/>
    <w:unhideWhenUsed/>
    <w:rsid w:val="00A0236E"/>
    <w:pPr>
      <w:ind w:left="283" w:hanging="283"/>
      <w:contextualSpacing/>
    </w:pPr>
  </w:style>
  <w:style w:type="paragraph" w:styleId="RGV-berschrift">
    <w:name w:val="toa heading"/>
    <w:basedOn w:val="Standard"/>
    <w:next w:val="Standard"/>
    <w:uiPriority w:val="99"/>
    <w:semiHidden/>
    <w:unhideWhenUsed/>
    <w:rsid w:val="00A0236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A0236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krotextZchn">
    <w:name w:val="Makrotext Zchn"/>
    <w:basedOn w:val="Absatz-Standardschriftart"/>
    <w:link w:val="Makrotext"/>
    <w:uiPriority w:val="99"/>
    <w:semiHidden/>
    <w:rsid w:val="00A0236E"/>
    <w:rPr>
      <w:rFonts w:ascii="Consolas" w:hAnsi="Consolas"/>
      <w:sz w:val="20"/>
      <w:szCs w:val="20"/>
      <w:lang w:val="en-US"/>
    </w:rPr>
  </w:style>
  <w:style w:type="paragraph" w:styleId="Rechtsgrundlagenverzeichnis">
    <w:name w:val="table of authorities"/>
    <w:basedOn w:val="Standard"/>
    <w:next w:val="Standard"/>
    <w:uiPriority w:val="99"/>
    <w:semiHidden/>
    <w:unhideWhenUsed/>
    <w:rsid w:val="00A0236E"/>
    <w:pPr>
      <w:spacing w:after="0"/>
      <w:ind w:left="220" w:hanging="220"/>
    </w:pPr>
  </w:style>
  <w:style w:type="paragraph" w:styleId="Endnotentext">
    <w:name w:val="endnote text"/>
    <w:basedOn w:val="Standard"/>
    <w:link w:val="EndnotentextZchn"/>
    <w:uiPriority w:val="99"/>
    <w:semiHidden/>
    <w:unhideWhenUsed/>
    <w:rsid w:val="00A0236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0236E"/>
    <w:rPr>
      <w:sz w:val="20"/>
      <w:szCs w:val="20"/>
      <w:lang w:val="en-US"/>
    </w:rPr>
  </w:style>
  <w:style w:type="character" w:styleId="Endnotenzeichen">
    <w:name w:val="endnote reference"/>
    <w:basedOn w:val="Absatz-Standardschriftart"/>
    <w:uiPriority w:val="99"/>
    <w:semiHidden/>
    <w:unhideWhenUsed/>
    <w:rsid w:val="00A0236E"/>
    <w:rPr>
      <w:vertAlign w:val="superscript"/>
    </w:rPr>
  </w:style>
  <w:style w:type="character" w:styleId="Seitenzahl">
    <w:name w:val="page number"/>
    <w:basedOn w:val="Absatz-Standardschriftart"/>
    <w:uiPriority w:val="99"/>
    <w:semiHidden/>
    <w:unhideWhenUsed/>
    <w:rsid w:val="00A0236E"/>
  </w:style>
  <w:style w:type="character" w:styleId="Zeilennummer">
    <w:name w:val="line number"/>
    <w:basedOn w:val="Absatz-Standardschriftart"/>
    <w:uiPriority w:val="99"/>
    <w:semiHidden/>
    <w:unhideWhenUsed/>
    <w:rsid w:val="00A0236E"/>
  </w:style>
  <w:style w:type="character" w:styleId="Funotenzeichen">
    <w:name w:val="footnote reference"/>
    <w:basedOn w:val="Absatz-Standardschriftart"/>
    <w:uiPriority w:val="99"/>
    <w:semiHidden/>
    <w:unhideWhenUsed/>
    <w:rsid w:val="00A0236E"/>
    <w:rPr>
      <w:vertAlign w:val="superscript"/>
    </w:rPr>
  </w:style>
  <w:style w:type="paragraph" w:styleId="Umschlagabsenderadresse">
    <w:name w:val="envelope return"/>
    <w:basedOn w:val="Standard"/>
    <w:uiPriority w:val="99"/>
    <w:semiHidden/>
    <w:unhideWhenUsed/>
    <w:rsid w:val="00A0236E"/>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0236E"/>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A0236E"/>
    <w:pPr>
      <w:spacing w:after="0"/>
    </w:pPr>
  </w:style>
  <w:style w:type="paragraph" w:styleId="Index1">
    <w:name w:val="index 1"/>
    <w:basedOn w:val="Standard"/>
    <w:next w:val="Standard"/>
    <w:autoRedefine/>
    <w:uiPriority w:val="99"/>
    <w:semiHidden/>
    <w:unhideWhenUsed/>
    <w:rsid w:val="00A0236E"/>
    <w:pPr>
      <w:spacing w:after="0" w:line="240" w:lineRule="auto"/>
      <w:ind w:left="220" w:hanging="220"/>
    </w:pPr>
  </w:style>
  <w:style w:type="paragraph" w:styleId="Indexberschrift">
    <w:name w:val="index heading"/>
    <w:basedOn w:val="Standard"/>
    <w:next w:val="Index1"/>
    <w:uiPriority w:val="99"/>
    <w:semiHidden/>
    <w:unhideWhenUsed/>
    <w:rsid w:val="00A0236E"/>
    <w:rPr>
      <w:rFonts w:asciiTheme="majorHAnsi" w:eastAsiaTheme="majorEastAsia" w:hAnsiTheme="majorHAnsi" w:cstheme="majorBidi"/>
      <w:b/>
      <w:bCs/>
    </w:rPr>
  </w:style>
  <w:style w:type="paragraph" w:styleId="Fuzeile">
    <w:name w:val="footer"/>
    <w:basedOn w:val="Standard"/>
    <w:link w:val="FuzeileZchn"/>
    <w:uiPriority w:val="99"/>
    <w:semiHidden/>
    <w:unhideWhenUsed/>
    <w:rsid w:val="00A0236E"/>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0236E"/>
    <w:rPr>
      <w:lang w:val="en-US"/>
    </w:rPr>
  </w:style>
  <w:style w:type="paragraph" w:styleId="Kopfzeile">
    <w:name w:val="header"/>
    <w:basedOn w:val="Standard"/>
    <w:link w:val="KopfzeileZchn"/>
    <w:uiPriority w:val="99"/>
    <w:semiHidden/>
    <w:unhideWhenUsed/>
    <w:rsid w:val="00A0236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0236E"/>
    <w:rPr>
      <w:lang w:val="en-US"/>
    </w:rPr>
  </w:style>
  <w:style w:type="paragraph" w:styleId="Funotentext">
    <w:name w:val="footnote text"/>
    <w:basedOn w:val="Standard"/>
    <w:link w:val="FunotentextZchn"/>
    <w:uiPriority w:val="99"/>
    <w:semiHidden/>
    <w:unhideWhenUsed/>
    <w:rsid w:val="00A023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0236E"/>
    <w:rPr>
      <w:sz w:val="20"/>
      <w:szCs w:val="20"/>
      <w:lang w:val="en-US"/>
    </w:rPr>
  </w:style>
  <w:style w:type="paragraph" w:styleId="Standardeinzug">
    <w:name w:val="Normal Indent"/>
    <w:basedOn w:val="Standard"/>
    <w:uiPriority w:val="99"/>
    <w:semiHidden/>
    <w:unhideWhenUsed/>
    <w:rsid w:val="00A0236E"/>
    <w:pPr>
      <w:ind w:left="720"/>
    </w:pPr>
  </w:style>
  <w:style w:type="paragraph" w:styleId="Verzeichnis9">
    <w:name w:val="toc 9"/>
    <w:basedOn w:val="Standard"/>
    <w:next w:val="Standard"/>
    <w:autoRedefine/>
    <w:uiPriority w:val="39"/>
    <w:semiHidden/>
    <w:unhideWhenUsed/>
    <w:rsid w:val="00A0236E"/>
    <w:pPr>
      <w:spacing w:after="100"/>
      <w:ind w:left="1760"/>
    </w:pPr>
  </w:style>
  <w:style w:type="paragraph" w:styleId="Verzeichnis8">
    <w:name w:val="toc 8"/>
    <w:basedOn w:val="Standard"/>
    <w:next w:val="Standard"/>
    <w:autoRedefine/>
    <w:uiPriority w:val="39"/>
    <w:semiHidden/>
    <w:unhideWhenUsed/>
    <w:rsid w:val="00A0236E"/>
    <w:pPr>
      <w:spacing w:after="100"/>
      <w:ind w:left="1540"/>
    </w:pPr>
  </w:style>
  <w:style w:type="paragraph" w:styleId="Verzeichnis7">
    <w:name w:val="toc 7"/>
    <w:basedOn w:val="Standard"/>
    <w:next w:val="Standard"/>
    <w:autoRedefine/>
    <w:uiPriority w:val="39"/>
    <w:semiHidden/>
    <w:unhideWhenUsed/>
    <w:rsid w:val="00A0236E"/>
    <w:pPr>
      <w:spacing w:after="100"/>
      <w:ind w:left="1320"/>
    </w:pPr>
  </w:style>
  <w:style w:type="paragraph" w:styleId="Verzeichnis6">
    <w:name w:val="toc 6"/>
    <w:basedOn w:val="Standard"/>
    <w:next w:val="Standard"/>
    <w:autoRedefine/>
    <w:uiPriority w:val="39"/>
    <w:semiHidden/>
    <w:unhideWhenUsed/>
    <w:rsid w:val="00A0236E"/>
    <w:pPr>
      <w:spacing w:after="100"/>
      <w:ind w:left="1100"/>
    </w:pPr>
  </w:style>
  <w:style w:type="paragraph" w:styleId="Verzeichnis5">
    <w:name w:val="toc 5"/>
    <w:basedOn w:val="Standard"/>
    <w:next w:val="Standard"/>
    <w:autoRedefine/>
    <w:uiPriority w:val="39"/>
    <w:semiHidden/>
    <w:unhideWhenUsed/>
    <w:rsid w:val="00A0236E"/>
    <w:pPr>
      <w:spacing w:after="100"/>
      <w:ind w:left="880"/>
    </w:pPr>
  </w:style>
  <w:style w:type="paragraph" w:styleId="Verzeichnis4">
    <w:name w:val="toc 4"/>
    <w:basedOn w:val="Standard"/>
    <w:next w:val="Standard"/>
    <w:autoRedefine/>
    <w:uiPriority w:val="39"/>
    <w:semiHidden/>
    <w:unhideWhenUsed/>
    <w:rsid w:val="00A0236E"/>
    <w:pPr>
      <w:spacing w:after="100"/>
      <w:ind w:left="660"/>
    </w:pPr>
  </w:style>
  <w:style w:type="paragraph" w:styleId="Verzeichnis3">
    <w:name w:val="toc 3"/>
    <w:basedOn w:val="Standard"/>
    <w:next w:val="Standard"/>
    <w:autoRedefine/>
    <w:uiPriority w:val="39"/>
    <w:semiHidden/>
    <w:unhideWhenUsed/>
    <w:rsid w:val="00A0236E"/>
    <w:pPr>
      <w:spacing w:after="100"/>
      <w:ind w:left="440"/>
    </w:pPr>
  </w:style>
  <w:style w:type="paragraph" w:styleId="Verzeichnis2">
    <w:name w:val="toc 2"/>
    <w:basedOn w:val="Standard"/>
    <w:next w:val="Standard"/>
    <w:autoRedefine/>
    <w:uiPriority w:val="39"/>
    <w:semiHidden/>
    <w:unhideWhenUsed/>
    <w:rsid w:val="00A0236E"/>
    <w:pPr>
      <w:spacing w:after="100"/>
      <w:ind w:left="220"/>
    </w:pPr>
  </w:style>
  <w:style w:type="paragraph" w:styleId="Verzeichnis1">
    <w:name w:val="toc 1"/>
    <w:basedOn w:val="Standard"/>
    <w:next w:val="Standard"/>
    <w:autoRedefine/>
    <w:uiPriority w:val="39"/>
    <w:semiHidden/>
    <w:unhideWhenUsed/>
    <w:rsid w:val="00A0236E"/>
    <w:pPr>
      <w:spacing w:after="100"/>
    </w:pPr>
  </w:style>
  <w:style w:type="paragraph" w:styleId="Index9">
    <w:name w:val="index 9"/>
    <w:basedOn w:val="Standard"/>
    <w:next w:val="Standard"/>
    <w:autoRedefine/>
    <w:uiPriority w:val="99"/>
    <w:semiHidden/>
    <w:unhideWhenUsed/>
    <w:rsid w:val="00A0236E"/>
    <w:pPr>
      <w:spacing w:after="0" w:line="240" w:lineRule="auto"/>
      <w:ind w:left="1980" w:hanging="220"/>
    </w:pPr>
  </w:style>
  <w:style w:type="paragraph" w:styleId="Index8">
    <w:name w:val="index 8"/>
    <w:basedOn w:val="Standard"/>
    <w:next w:val="Standard"/>
    <w:autoRedefine/>
    <w:uiPriority w:val="99"/>
    <w:semiHidden/>
    <w:unhideWhenUsed/>
    <w:rsid w:val="00A0236E"/>
    <w:pPr>
      <w:spacing w:after="0" w:line="240" w:lineRule="auto"/>
      <w:ind w:left="1760" w:hanging="220"/>
    </w:pPr>
  </w:style>
  <w:style w:type="paragraph" w:styleId="Index7">
    <w:name w:val="index 7"/>
    <w:basedOn w:val="Standard"/>
    <w:next w:val="Standard"/>
    <w:autoRedefine/>
    <w:uiPriority w:val="99"/>
    <w:semiHidden/>
    <w:unhideWhenUsed/>
    <w:rsid w:val="00A0236E"/>
    <w:pPr>
      <w:spacing w:after="0" w:line="240" w:lineRule="auto"/>
      <w:ind w:left="1540" w:hanging="220"/>
    </w:pPr>
  </w:style>
  <w:style w:type="paragraph" w:styleId="Index6">
    <w:name w:val="index 6"/>
    <w:basedOn w:val="Standard"/>
    <w:next w:val="Standard"/>
    <w:autoRedefine/>
    <w:uiPriority w:val="99"/>
    <w:semiHidden/>
    <w:unhideWhenUsed/>
    <w:rsid w:val="00A0236E"/>
    <w:pPr>
      <w:spacing w:after="0" w:line="240" w:lineRule="auto"/>
      <w:ind w:left="1320" w:hanging="220"/>
    </w:pPr>
  </w:style>
  <w:style w:type="paragraph" w:styleId="Index5">
    <w:name w:val="index 5"/>
    <w:basedOn w:val="Standard"/>
    <w:next w:val="Standard"/>
    <w:autoRedefine/>
    <w:uiPriority w:val="99"/>
    <w:semiHidden/>
    <w:unhideWhenUsed/>
    <w:rsid w:val="00A0236E"/>
    <w:pPr>
      <w:spacing w:after="0" w:line="240" w:lineRule="auto"/>
      <w:ind w:left="1100" w:hanging="220"/>
    </w:pPr>
  </w:style>
  <w:style w:type="paragraph" w:styleId="Index4">
    <w:name w:val="index 4"/>
    <w:basedOn w:val="Standard"/>
    <w:next w:val="Standard"/>
    <w:autoRedefine/>
    <w:uiPriority w:val="99"/>
    <w:semiHidden/>
    <w:unhideWhenUsed/>
    <w:rsid w:val="00A0236E"/>
    <w:pPr>
      <w:spacing w:after="0" w:line="240" w:lineRule="auto"/>
      <w:ind w:left="880" w:hanging="220"/>
    </w:pPr>
  </w:style>
  <w:style w:type="paragraph" w:styleId="Index3">
    <w:name w:val="index 3"/>
    <w:basedOn w:val="Standard"/>
    <w:next w:val="Standard"/>
    <w:autoRedefine/>
    <w:uiPriority w:val="99"/>
    <w:semiHidden/>
    <w:unhideWhenUsed/>
    <w:rsid w:val="00A0236E"/>
    <w:pPr>
      <w:spacing w:after="0" w:line="240" w:lineRule="auto"/>
      <w:ind w:left="660" w:hanging="220"/>
    </w:pPr>
  </w:style>
  <w:style w:type="paragraph" w:styleId="Index2">
    <w:name w:val="index 2"/>
    <w:basedOn w:val="Standard"/>
    <w:next w:val="Standard"/>
    <w:autoRedefine/>
    <w:uiPriority w:val="99"/>
    <w:semiHidden/>
    <w:unhideWhenUsed/>
    <w:rsid w:val="00A0236E"/>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640095">
      <w:bodyDiv w:val="1"/>
      <w:marLeft w:val="0"/>
      <w:marRight w:val="0"/>
      <w:marTop w:val="0"/>
      <w:marBottom w:val="0"/>
      <w:divBdr>
        <w:top w:val="none" w:sz="0" w:space="0" w:color="auto"/>
        <w:left w:val="none" w:sz="0" w:space="0" w:color="auto"/>
        <w:bottom w:val="none" w:sz="0" w:space="0" w:color="auto"/>
        <w:right w:val="none" w:sz="0" w:space="0" w:color="auto"/>
      </w:divBdr>
    </w:div>
    <w:div w:id="681782009">
      <w:bodyDiv w:val="1"/>
      <w:marLeft w:val="0"/>
      <w:marRight w:val="0"/>
      <w:marTop w:val="0"/>
      <w:marBottom w:val="0"/>
      <w:divBdr>
        <w:top w:val="none" w:sz="0" w:space="0" w:color="auto"/>
        <w:left w:val="none" w:sz="0" w:space="0" w:color="auto"/>
        <w:bottom w:val="none" w:sz="0" w:space="0" w:color="auto"/>
        <w:right w:val="none" w:sz="0" w:space="0" w:color="auto"/>
      </w:divBdr>
    </w:div>
    <w:div w:id="1073315282">
      <w:bodyDiv w:val="1"/>
      <w:marLeft w:val="0"/>
      <w:marRight w:val="0"/>
      <w:marTop w:val="0"/>
      <w:marBottom w:val="0"/>
      <w:divBdr>
        <w:top w:val="none" w:sz="0" w:space="0" w:color="auto"/>
        <w:left w:val="none" w:sz="0" w:space="0" w:color="auto"/>
        <w:bottom w:val="none" w:sz="0" w:space="0" w:color="auto"/>
        <w:right w:val="none" w:sz="0" w:space="0" w:color="auto"/>
      </w:divBdr>
    </w:div>
    <w:div w:id="1170483862">
      <w:bodyDiv w:val="1"/>
      <w:marLeft w:val="0"/>
      <w:marRight w:val="0"/>
      <w:marTop w:val="0"/>
      <w:marBottom w:val="0"/>
      <w:divBdr>
        <w:top w:val="none" w:sz="0" w:space="0" w:color="auto"/>
        <w:left w:val="none" w:sz="0" w:space="0" w:color="auto"/>
        <w:bottom w:val="none" w:sz="0" w:space="0" w:color="auto"/>
        <w:right w:val="none" w:sz="0" w:space="0" w:color="auto"/>
      </w:divBdr>
    </w:div>
    <w:div w:id="157673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Allgemein"/>
          <w:gallery w:val="placeholder"/>
        </w:category>
        <w:types>
          <w:type w:val="bbPlcHdr"/>
        </w:types>
        <w:behaviors>
          <w:behavior w:val="content"/>
        </w:behaviors>
        <w:guid w:val="{D5D55B71-AF2E-48E7-9692-5761252E76EC}"/>
      </w:docPartPr>
      <w:docPartBody>
        <w:p w:rsidR="00FA0449" w:rsidRDefault="00FA0449">
          <w:r w:rsidRPr="00FD44BD">
            <w:rPr>
              <w:rStyle w:val="Platzhaltertext"/>
            </w:rPr>
            <w:t>Klicken oder tippen Sie hier, um Text einzugeben.</w:t>
          </w:r>
        </w:p>
      </w:docPartBody>
    </w:docPart>
    <w:docPart>
      <w:docPartPr>
        <w:name w:val="8077607A4F3D41E1A266EFFA095C4AC2"/>
        <w:category>
          <w:name w:val="Allgemein"/>
          <w:gallery w:val="placeholder"/>
        </w:category>
        <w:types>
          <w:type w:val="bbPlcHdr"/>
        </w:types>
        <w:behaviors>
          <w:behavior w:val="content"/>
        </w:behaviors>
        <w:guid w:val="{6B026E89-7F0F-47FA-A922-F81D0BAC7E02}"/>
      </w:docPartPr>
      <w:docPartBody>
        <w:p w:rsidR="00F641EB" w:rsidRDefault="0057388A" w:rsidP="0057388A">
          <w:pPr>
            <w:pStyle w:val="8077607A4F3D41E1A266EFFA095C4AC2"/>
          </w:pPr>
          <w:r w:rsidRPr="00FD44BD">
            <w:rPr>
              <w:rStyle w:val="Platzhaltertext"/>
            </w:rPr>
            <w:t>Klicken oder tippen Sie hier, um Text einzugeben.</w:t>
          </w:r>
        </w:p>
      </w:docPartBody>
    </w:docPart>
    <w:docPart>
      <w:docPartPr>
        <w:name w:val="395E0E6FBAA941B0935E8947C2E7703E"/>
        <w:category>
          <w:name w:val="Allgemein"/>
          <w:gallery w:val="placeholder"/>
        </w:category>
        <w:types>
          <w:type w:val="bbPlcHdr"/>
        </w:types>
        <w:behaviors>
          <w:behavior w:val="content"/>
        </w:behaviors>
        <w:guid w:val="{D4216A60-1601-4377-BFEF-8C708C4DE060}"/>
      </w:docPartPr>
      <w:docPartBody>
        <w:p w:rsidR="00F641EB" w:rsidRDefault="00F641EB" w:rsidP="00F641EB">
          <w:pPr>
            <w:pStyle w:val="395E0E6FBAA941B0935E8947C2E7703E"/>
          </w:pPr>
          <w:r w:rsidRPr="00FD44BD">
            <w:rPr>
              <w:rStyle w:val="Platzhaltertext"/>
            </w:rPr>
            <w:t>Klicken oder tippen Sie hier, um Text einzugeben.</w:t>
          </w:r>
        </w:p>
      </w:docPartBody>
    </w:docPart>
    <w:docPart>
      <w:docPartPr>
        <w:name w:val="C93806ECF13E4447BDDF52F6B87FB1D6"/>
        <w:category>
          <w:name w:val="Allgemein"/>
          <w:gallery w:val="placeholder"/>
        </w:category>
        <w:types>
          <w:type w:val="bbPlcHdr"/>
        </w:types>
        <w:behaviors>
          <w:behavior w:val="content"/>
        </w:behaviors>
        <w:guid w:val="{7AA1EA3A-BA7B-4E75-A66B-378D3BD079CF}"/>
      </w:docPartPr>
      <w:docPartBody>
        <w:p w:rsidR="00891254" w:rsidRDefault="00891254" w:rsidP="00891254">
          <w:pPr>
            <w:pStyle w:val="C93806ECF13E4447BDDF52F6B87FB1D6"/>
          </w:pPr>
          <w:r w:rsidRPr="00FD44BD">
            <w:rPr>
              <w:rStyle w:val="Platzhaltertext"/>
            </w:rPr>
            <w:t>Klicken oder tippen Sie hier, um Text einzugeben.</w:t>
          </w:r>
        </w:p>
      </w:docPartBody>
    </w:docPart>
    <w:docPart>
      <w:docPartPr>
        <w:name w:val="20BEB574B3234D4CA8E973BBCA8E89BA"/>
        <w:category>
          <w:name w:val="Allgemein"/>
          <w:gallery w:val="placeholder"/>
        </w:category>
        <w:types>
          <w:type w:val="bbPlcHdr"/>
        </w:types>
        <w:behaviors>
          <w:behavior w:val="content"/>
        </w:behaviors>
        <w:guid w:val="{7F665910-F4B2-46D1-BB9C-C27E7799C9DA}"/>
      </w:docPartPr>
      <w:docPartBody>
        <w:p w:rsidR="008F70EB" w:rsidRDefault="00891254" w:rsidP="00891254">
          <w:pPr>
            <w:pStyle w:val="20BEB574B3234D4CA8E973BBCA8E89BA"/>
          </w:pPr>
          <w:r w:rsidRPr="00450F39">
            <w:rPr>
              <w:rStyle w:val="Platzhaltertext"/>
            </w:rPr>
            <w:t>Klicken oder tippen Sie hier, um Text einzugeben.</w:t>
          </w:r>
        </w:p>
      </w:docPartBody>
    </w:docPart>
    <w:docPart>
      <w:docPartPr>
        <w:name w:val="8E411E0B6BCC4472BE5401AF5A804FEB"/>
        <w:category>
          <w:name w:val="Allgemein"/>
          <w:gallery w:val="placeholder"/>
        </w:category>
        <w:types>
          <w:type w:val="bbPlcHdr"/>
        </w:types>
        <w:behaviors>
          <w:behavior w:val="content"/>
        </w:behaviors>
        <w:guid w:val="{5FB38519-8DF4-4DFB-8298-634ACF3EBED3}"/>
      </w:docPartPr>
      <w:docPartBody>
        <w:p w:rsidR="000C6353" w:rsidRDefault="000C6353" w:rsidP="000C6353">
          <w:pPr>
            <w:pStyle w:val="8E411E0B6BCC4472BE5401AF5A804FEB"/>
          </w:pPr>
          <w:r w:rsidRPr="00FD44BD">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00000001"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449"/>
    <w:rsid w:val="00014AA8"/>
    <w:rsid w:val="000C6353"/>
    <w:rsid w:val="002104F5"/>
    <w:rsid w:val="003A6924"/>
    <w:rsid w:val="005158EE"/>
    <w:rsid w:val="00534F8D"/>
    <w:rsid w:val="0057388A"/>
    <w:rsid w:val="00891254"/>
    <w:rsid w:val="008A1687"/>
    <w:rsid w:val="008C774B"/>
    <w:rsid w:val="008F70EB"/>
    <w:rsid w:val="00A6081E"/>
    <w:rsid w:val="00BC5BC8"/>
    <w:rsid w:val="00F641EB"/>
    <w:rsid w:val="00FA04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C6353"/>
    <w:rPr>
      <w:color w:val="808080"/>
    </w:rPr>
  </w:style>
  <w:style w:type="paragraph" w:customStyle="1" w:styleId="8077607A4F3D41E1A266EFFA095C4AC2">
    <w:name w:val="8077607A4F3D41E1A266EFFA095C4AC2"/>
    <w:rsid w:val="0057388A"/>
  </w:style>
  <w:style w:type="paragraph" w:customStyle="1" w:styleId="395E0E6FBAA941B0935E8947C2E7703E">
    <w:name w:val="395E0E6FBAA941B0935E8947C2E7703E"/>
    <w:rsid w:val="00F641EB"/>
  </w:style>
  <w:style w:type="paragraph" w:customStyle="1" w:styleId="C93806ECF13E4447BDDF52F6B87FB1D6">
    <w:name w:val="C93806ECF13E4447BDDF52F6B87FB1D6"/>
    <w:rsid w:val="00891254"/>
  </w:style>
  <w:style w:type="paragraph" w:customStyle="1" w:styleId="20BEB574B3234D4CA8E973BBCA8E89BA">
    <w:name w:val="20BEB574B3234D4CA8E973BBCA8E89BA"/>
    <w:rsid w:val="00891254"/>
  </w:style>
  <w:style w:type="paragraph" w:customStyle="1" w:styleId="823812BE871E4B67B4038FE116103B81">
    <w:name w:val="823812BE871E4B67B4038FE116103B81"/>
    <w:rsid w:val="00891254"/>
  </w:style>
  <w:style w:type="paragraph" w:customStyle="1" w:styleId="7863448E6AC2494D93AC929781B211A3">
    <w:name w:val="7863448E6AC2494D93AC929781B211A3"/>
    <w:rsid w:val="00891254"/>
  </w:style>
  <w:style w:type="paragraph" w:customStyle="1" w:styleId="8E411E0B6BCC4472BE5401AF5A804FEB">
    <w:name w:val="8E411E0B6BCC4472BE5401AF5A804FEB"/>
    <w:rsid w:val="000C63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82C9-8901-4862-B8D0-4AB3E9B8B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42369</Words>
  <Characters>266927</Characters>
  <Application>Microsoft Office Word</Application>
  <DocSecurity>0</DocSecurity>
  <Lines>2224</Lines>
  <Paragraphs>617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 Mathes</dc:creator>
  <cp:keywords/>
  <dc:description/>
  <cp:lastModifiedBy>Wolfgang Kiessling</cp:lastModifiedBy>
  <cp:revision>8</cp:revision>
  <dcterms:created xsi:type="dcterms:W3CDTF">2020-05-13T18:12:00Z</dcterms:created>
  <dcterms:modified xsi:type="dcterms:W3CDTF">2020-05-16T21:19:00Z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Origination</vt:lpwstr>
  </property>
  <property fmtid="{D5CDD505-2E9C-101B-9397-08002B2CF9AE}" pid="3" name="CitaviDocumentProperty_0">
    <vt:lpwstr>f1ed8f7d-1c65-4f06-ad48-3e96e725bea1</vt:lpwstr>
  </property>
  <property fmtid="{D5CDD505-2E9C-101B-9397-08002B2CF9AE}" pid="4" name="CitaviDocumentProperty_8">
    <vt:lpwstr>C:\Users\gmath\Documents\Master\Citavi 6\Projects\Citavi 6\Projects\Projects\Origination\Origination.ctv6</vt:lpwstr>
  </property>
  <property fmtid="{D5CDD505-2E9C-101B-9397-08002B2CF9AE}" pid="5" name="CitaviDocumentProperty_27">
    <vt:lpwstr>True</vt:lpwstr>
  </property>
  <property fmtid="{D5CDD505-2E9C-101B-9397-08002B2CF9AE}" pid="6" name="CitaviDocumentProperty_26">
    <vt:lpwstr>References</vt:lpwstr>
  </property>
  <property fmtid="{D5CDD505-2E9C-101B-9397-08002B2CF9AE}" pid="7" name="CitaviDocumentProperty_11">
    <vt:lpwstr>Überschrift 1</vt:lpwstr>
  </property>
  <property fmtid="{D5CDD505-2E9C-101B-9397-08002B2CF9AE}" pid="8" name="CitaviDocumentProperty_12">
    <vt:lpwstr>Standard</vt:lpwstr>
  </property>
  <property fmtid="{D5CDD505-2E9C-101B-9397-08002B2CF9AE}" pid="9" name="CitaviDocumentProperty_16">
    <vt:lpwstr>Untertitel</vt:lpwstr>
  </property>
  <property fmtid="{D5CDD505-2E9C-101B-9397-08002B2CF9AE}" pid="10" name="CitaviDocumentProperty_13">
    <vt:lpwstr>Standard</vt:lpwstr>
  </property>
  <property fmtid="{D5CDD505-2E9C-101B-9397-08002B2CF9AE}" pid="11" name="CitaviDocumentProperty_15">
    <vt:lpwstr>Standard</vt:lpwstr>
  </property>
  <property fmtid="{D5CDD505-2E9C-101B-9397-08002B2CF9AE}" pid="12" name="CitaviDocumentProperty_17">
    <vt:lpwstr>Standard</vt:lpwstr>
  </property>
  <property fmtid="{D5CDD505-2E9C-101B-9397-08002B2CF9AE}" pid="13" name="CitaviDocumentProperty_6">
    <vt:lpwstr>True</vt:lpwstr>
  </property>
  <property fmtid="{D5CDD505-2E9C-101B-9397-08002B2CF9AE}" pid="14" name="CitaviDocumentProperty_1">
    <vt:lpwstr>6.1.0.0</vt:lpwstr>
  </property>
</Properties>
</file>